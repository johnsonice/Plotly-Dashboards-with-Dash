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000830"/>
    <w:bookmarkEnd w:id="0"/>
    <w:p w14:paraId="4B67C75E" w14:textId="62B1236D" w:rsidR="0035196B" w:rsidRPr="005812B2" w:rsidDel="0055501D" w:rsidRDefault="006376BD">
      <w:pPr>
        <w:pStyle w:val="Title"/>
        <w:spacing w:before="120" w:after="240" w:line="720" w:lineRule="exact"/>
        <w:ind w:left="1080" w:right="662"/>
        <w:rPr>
          <w:del w:id="1" w:author="Huang, Chengyu" w:date="2019-05-28T10:52:00Z"/>
        </w:rPr>
      </w:pPr>
      <w:del w:id="2" w:author="Huang, Chengyu" w:date="2019-05-28T10:52:00Z">
        <w:r w:rsidDel="0055501D">
          <w:rPr>
            <w:b w:val="0"/>
            <w:bCs w:val="0"/>
            <w:caps w:val="0"/>
            <w:noProof/>
          </w:rPr>
          <mc:AlternateContent>
            <mc:Choice Requires="wps">
              <w:drawing>
                <wp:anchor distT="0" distB="0" distL="114300" distR="114300" simplePos="0" relativeHeight="252184576" behindDoc="0" locked="0" layoutInCell="1" allowOverlap="1" wp14:anchorId="710FEDFF" wp14:editId="0B2A4FD8">
                  <wp:simplePos x="0" y="0"/>
                  <wp:positionH relativeFrom="column">
                    <wp:posOffset>8509000</wp:posOffset>
                  </wp:positionH>
                  <wp:positionV relativeFrom="paragraph">
                    <wp:posOffset>-244475</wp:posOffset>
                  </wp:positionV>
                  <wp:extent cx="330200" cy="6517640"/>
                  <wp:effectExtent l="2540" t="3175" r="635" b="381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6517640"/>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4F6C3F2E" w14:textId="77777777" w:rsidR="009B57E0" w:rsidRPr="008745EA" w:rsidRDefault="009B57E0" w:rsidP="008C0B7B">
                              <w:pPr>
                                <w:pStyle w:val="Header"/>
                                <w:spacing w:after="120" w:line="240" w:lineRule="auto"/>
                                <w:ind w:left="-1440"/>
                              </w:pPr>
                              <w:r w:rsidRPr="00310954">
                                <w:rPr>
                                  <w:noProof/>
                                </w:rPr>
                                <w:drawing>
                                  <wp:inline distT="0" distB="0" distL="0" distR="0" wp14:anchorId="35B39BE7" wp14:editId="4670BBD1">
                                    <wp:extent cx="6867525" cy="1029193"/>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867525" cy="1029193"/>
                                            </a:xfrm>
                                            <a:prstGeom prst="rect">
                                              <a:avLst/>
                                            </a:prstGeom>
                                            <a:noFill/>
                                            <a:ln w="9525">
                                              <a:noFill/>
                                              <a:miter lim="800000"/>
                                              <a:headEnd/>
                                              <a:tailEnd/>
                                            </a:ln>
                                          </pic:spPr>
                                        </pic:pic>
                                      </a:graphicData>
                                    </a:graphic>
                                  </wp:inline>
                                </w:drawing>
                              </w:r>
                            </w:p>
                            <w:p w14:paraId="06C0A779" w14:textId="77777777" w:rsidR="009B57E0" w:rsidRDefault="009B57E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FEDFF" id="_x0000_t202" coordsize="21600,21600" o:spt="202" path="m,l,21600r21600,l21600,xe">
                  <v:stroke joinstyle="miter"/>
                  <v:path gradientshapeok="t" o:connecttype="rect"/>
                </v:shapetype>
                <v:shape id="Text Box 16" o:spid="_x0000_s1026" type="#_x0000_t202" style="position:absolute;left:0;text-align:left;margin-left:670pt;margin-top:-19.25pt;width:26pt;height:513.2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" stroked="f" strokecolor="#1f497d [3215]">
                  <v:textbox style="layout-flow:vertical" inset="5.85pt,.7pt,5.85pt,.7pt">
                    <w:txbxContent>
                      <w:p w14:paraId="4F6C3F2E" w14:textId="77777777" w:rsidR="009B57E0" w:rsidRPr="008745EA" w:rsidRDefault="009B57E0" w:rsidP="008C0B7B">
                        <w:pPr>
                          <w:pStyle w:val="Header"/>
                          <w:spacing w:after="120" w:line="240" w:lineRule="auto"/>
                          <w:ind w:left="-1440"/>
                        </w:pPr>
                        <w:r w:rsidRPr="00310954">
                          <w:rPr>
                            <w:noProof/>
                          </w:rPr>
                          <w:drawing>
                            <wp:inline distT="0" distB="0" distL="0" distR="0" wp14:anchorId="35B39BE7" wp14:editId="4670BBD1">
                              <wp:extent cx="6867525" cy="1029193"/>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867525" cy="1029193"/>
                                      </a:xfrm>
                                      <a:prstGeom prst="rect">
                                        <a:avLst/>
                                      </a:prstGeom>
                                      <a:noFill/>
                                      <a:ln w="9525">
                                        <a:noFill/>
                                        <a:miter lim="800000"/>
                                        <a:headEnd/>
                                        <a:tailEnd/>
                                      </a:ln>
                                    </pic:spPr>
                                  </pic:pic>
                                </a:graphicData>
                              </a:graphic>
                            </wp:inline>
                          </w:drawing>
                        </w:r>
                      </w:p>
                      <w:p w14:paraId="06C0A779" w14:textId="77777777" w:rsidR="009B57E0" w:rsidRDefault="009B57E0"/>
                    </w:txbxContent>
                  </v:textbox>
                </v:shape>
              </w:pict>
            </mc:Fallback>
          </mc:AlternateContent>
        </w:r>
        <w:r w:rsidR="005812B2" w:rsidDel="0055501D">
          <w:delText>CANADA</w:delText>
        </w:r>
      </w:del>
    </w:p>
    <w:p w14:paraId="67584F24" w14:textId="23CD11D3" w:rsidR="00D527F6" w:rsidRPr="00B6203D" w:rsidDel="0055501D" w:rsidRDefault="006376BD">
      <w:pPr>
        <w:pStyle w:val="SubTitle"/>
        <w:spacing w:after="240" w:line="400" w:lineRule="exact"/>
        <w:ind w:left="1080"/>
        <w:rPr>
          <w:del w:id="3" w:author="Huang, Chengyu" w:date="2019-05-28T10:52:00Z"/>
        </w:rPr>
      </w:pPr>
      <w:del w:id="4" w:author="Huang, Chengyu" w:date="2019-05-28T10:52:00Z">
        <w:r w:rsidDel="0055501D">
          <w:rPr>
            <w:b w:val="0"/>
            <w:bCs w:val="0"/>
            <w:noProof/>
          </w:rPr>
          <mc:AlternateContent>
            <mc:Choice Requires="wps">
              <w:drawing>
                <wp:anchor distT="0" distB="0" distL="114300" distR="114300" simplePos="0" relativeHeight="251612672" behindDoc="0" locked="0" layoutInCell="1" allowOverlap="1" wp14:anchorId="7145BCD9" wp14:editId="1B6AD78E">
                  <wp:simplePos x="0" y="0"/>
                  <wp:positionH relativeFrom="column">
                    <wp:posOffset>-847090</wp:posOffset>
                  </wp:positionH>
                  <wp:positionV relativeFrom="paragraph">
                    <wp:posOffset>370840</wp:posOffset>
                  </wp:positionV>
                  <wp:extent cx="1071245" cy="208280"/>
                  <wp:effectExtent l="0" t="0" r="0" b="0"/>
                  <wp:wrapNone/>
                  <wp:docPr id="5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20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62AF2" w14:textId="77777777" w:rsidR="009B57E0" w:rsidRDefault="009B57E0" w:rsidP="005812B2">
                              <w:pPr>
                                <w:tabs>
                                  <w:tab w:val="left" w:pos="216"/>
                                </w:tabs>
                                <w:jc w:val="right"/>
                              </w:pPr>
                              <w:r>
                                <w:tab/>
                                <w:t xml:space="preserve">July </w:t>
                              </w:r>
                              <w:proofErr w:type="gramStart"/>
                              <w:r>
                                <w:t>[  ]</w:t>
                              </w:r>
                              <w:proofErr w:type="gramEnd"/>
                              <w:r>
                                <w:t>, 2018</w:t>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45BCD9" id="Text Box 8" o:spid="_x0000_s1027" type="#_x0000_t202" style="position:absolute;left:0;text-align:left;margin-left:-66.7pt;margin-top:29.2pt;width:84.35pt;height:16.4pt;z-index:251612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" stroked="f">
                  <v:textbox style="mso-fit-shape-to-text:t" inset="5.85pt,.7pt,5.85pt,.7pt">
                    <w:txbxContent>
                      <w:p w14:paraId="2B462AF2" w14:textId="77777777" w:rsidR="009B57E0" w:rsidRDefault="009B57E0" w:rsidP="005812B2">
                        <w:pPr>
                          <w:tabs>
                            <w:tab w:val="left" w:pos="216"/>
                          </w:tabs>
                          <w:jc w:val="right"/>
                        </w:pPr>
                        <w:r>
                          <w:tab/>
                          <w:t>July [  ], 2018</w:t>
                        </w:r>
                      </w:p>
                    </w:txbxContent>
                  </v:textbox>
                </v:shape>
              </w:pict>
            </mc:Fallback>
          </mc:AlternateContent>
        </w:r>
        <w:r w:rsidDel="0055501D">
          <w:rPr>
            <w:b w:val="0"/>
            <w:bCs w:val="0"/>
            <w:noProof/>
          </w:rPr>
          <mc:AlternateContent>
            <mc:Choice Requires="wps">
              <w:drawing>
                <wp:anchor distT="0" distB="0" distL="114300" distR="114300" simplePos="0" relativeHeight="251610624" behindDoc="0" locked="0" layoutInCell="1" allowOverlap="1" wp14:anchorId="6CDC2CD6" wp14:editId="55B10E2B">
                  <wp:simplePos x="0" y="0"/>
                  <wp:positionH relativeFrom="column">
                    <wp:posOffset>-1796415</wp:posOffset>
                  </wp:positionH>
                  <wp:positionV relativeFrom="paragraph">
                    <wp:posOffset>93345</wp:posOffset>
                  </wp:positionV>
                  <wp:extent cx="2216150" cy="95250"/>
                  <wp:effectExtent l="0" t="0" r="0" b="0"/>
                  <wp:wrapNone/>
                  <wp:docPr id="5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95250"/>
                          </a:xfrm>
                          <a:prstGeom prst="rect">
                            <a:avLst/>
                          </a:prstGeom>
                          <a:solidFill>
                            <a:srgbClr val="4B82AD"/>
                          </a:solidFill>
                          <a:ln>
                            <a:noFill/>
                          </a:ln>
                          <a:effectLst/>
                          <a:extLst>
                            <a:ext uri="{91240B29-F687-4F45-9708-019B960494DF}">
                              <a14:hiddenLine xmlns:a14="http://schemas.microsoft.com/office/drawing/2010/main" w="38100">
                                <a:solidFill>
                                  <a:srgbClr val="4982AD"/>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14:paraId="605A63F6" w14:textId="77777777" w:rsidR="009B57E0" w:rsidRDefault="009B57E0" w:rsidP="006B1604"/>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C2CD6" id="Text Box 6" o:spid="_x0000_s1028" type="#_x0000_t202" style="position:absolute;left:0;text-align:left;margin-left:-141.45pt;margin-top:7.35pt;width:174.5pt;height: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" fillcolor="#4b82ad" stroked="f" strokecolor="#4982ad" strokeweight="3pt">
                  <v:shadow color="#243f60 [1604]" opacity=".5" offset="1pt"/>
                  <v:textbox inset="5.85pt,.7pt,5.85pt,.7pt">
                    <w:txbxContent>
                      <w:p w14:paraId="605A63F6" w14:textId="77777777" w:rsidR="009B57E0" w:rsidRDefault="009B57E0" w:rsidP="006B1604"/>
                    </w:txbxContent>
                  </v:textbox>
                </v:shape>
              </w:pict>
            </mc:Fallback>
          </mc:AlternateContent>
        </w:r>
        <w:r w:rsidR="00E07690" w:rsidDel="0055501D">
          <w:delText>STAFF REPORT</w:delText>
        </w:r>
        <w:r w:rsidR="00D13D97" w:rsidRPr="003E4056" w:rsidDel="0055501D">
          <w:delText xml:space="preserve"> FOR THE </w:delText>
        </w:r>
        <w:r w:rsidR="005812B2" w:rsidDel="0055501D">
          <w:delText>201</w:delText>
        </w:r>
        <w:r w:rsidR="00C431E9" w:rsidDel="0055501D">
          <w:delText>8</w:delText>
        </w:r>
        <w:r w:rsidR="006B1604" w:rsidRPr="003E4056" w:rsidDel="0055501D">
          <w:delText xml:space="preserve"> ARTICLE IV CONSULTATION</w:delText>
        </w:r>
        <w:bookmarkStart w:id="5" w:name="TodaysDate"/>
        <w:bookmarkEnd w:id="5"/>
      </w:del>
    </w:p>
    <w:p w14:paraId="22E56F86" w14:textId="3FE0FB69" w:rsidR="00CA077E" w:rsidRPr="00F01E2C" w:rsidDel="0055501D" w:rsidRDefault="00CA077E">
      <w:pPr>
        <w:spacing w:after="240" w:line="380" w:lineRule="exact"/>
        <w:ind w:left="1080"/>
        <w:rPr>
          <w:del w:id="6" w:author="Huang, Chengyu" w:date="2019-05-28T10:52:00Z"/>
          <w:b/>
          <w:sz w:val="36"/>
          <w:szCs w:val="36"/>
        </w:rPr>
      </w:pPr>
      <w:bookmarkStart w:id="7" w:name="_Hlk516161850"/>
      <w:del w:id="8" w:author="Huang, Chengyu" w:date="2019-05-28T10:52:00Z">
        <w:r w:rsidRPr="00F01E2C" w:rsidDel="0055501D">
          <w:rPr>
            <w:b/>
            <w:sz w:val="36"/>
            <w:szCs w:val="36"/>
          </w:rPr>
          <w:delText>KEY ISSUES</w:delText>
        </w:r>
      </w:del>
    </w:p>
    <w:p w14:paraId="56F4275E" w14:textId="5D4AD312" w:rsidR="00CA077E" w:rsidRPr="00995B9C" w:rsidDel="0055501D" w:rsidRDefault="00CA077E">
      <w:pPr>
        <w:spacing w:after="240"/>
        <w:ind w:left="1080"/>
        <w:rPr>
          <w:del w:id="9" w:author="Huang, Chengyu" w:date="2019-05-28T10:52:00Z"/>
          <w:rFonts w:cs="Segoe UI"/>
        </w:rPr>
      </w:pPr>
      <w:del w:id="10" w:author="Huang, Chengyu" w:date="2019-05-28T10:52:00Z">
        <w:r w:rsidDel="0055501D">
          <w:rPr>
            <w:b/>
          </w:rPr>
          <w:delText>Context</w:delText>
        </w:r>
        <w:r w:rsidRPr="003F7778" w:rsidDel="0055501D">
          <w:rPr>
            <w:b/>
          </w:rPr>
          <w:delText>.</w:delText>
        </w:r>
        <w:r w:rsidRPr="003F7778" w:rsidDel="0055501D">
          <w:delText xml:space="preserve"> </w:delText>
        </w:r>
        <w:r w:rsidRPr="00995B9C" w:rsidDel="0055501D">
          <w:rPr>
            <w:rFonts w:cs="Segoe UI"/>
            <w:bCs/>
            <w:color w:val="2C2825"/>
            <w:shd w:val="clear" w:color="auto" w:fill="FFFFFF"/>
          </w:rPr>
          <w:delText>The economy has continued to perform well</w:delText>
        </w:r>
        <w:r w:rsidRPr="00995B9C" w:rsidDel="0055501D">
          <w:rPr>
            <w:rFonts w:cs="Segoe UI"/>
            <w:color w:val="2C2825"/>
            <w:shd w:val="clear" w:color="auto" w:fill="FFFFFF"/>
          </w:rPr>
          <w:delText xml:space="preserve">, </w:delText>
        </w:r>
        <w:r w:rsidR="00684DC0" w:rsidDel="0055501D">
          <w:rPr>
            <w:rFonts w:cs="Segoe UI"/>
            <w:color w:val="2C2825"/>
            <w:shd w:val="clear" w:color="auto" w:fill="FFFFFF"/>
          </w:rPr>
          <w:delText xml:space="preserve">but </w:delText>
        </w:r>
        <w:r w:rsidRPr="00995B9C" w:rsidDel="0055501D">
          <w:rPr>
            <w:rFonts w:cs="Segoe UI"/>
            <w:color w:val="2C2825"/>
            <w:shd w:val="clear" w:color="auto" w:fill="FFFFFF"/>
          </w:rPr>
          <w:delText>trade tensions, uncertainty about the outcome of NAFTA negotiations</w:delText>
        </w:r>
        <w:r w:rsidR="000B3091" w:rsidDel="0055501D">
          <w:rPr>
            <w:rFonts w:cs="Segoe UI"/>
            <w:color w:val="2C2825"/>
            <w:shd w:val="clear" w:color="auto" w:fill="FFFFFF"/>
          </w:rPr>
          <w:delText xml:space="preserve"> and</w:delText>
        </w:r>
        <w:r w:rsidR="00042110" w:rsidDel="0055501D">
          <w:rPr>
            <w:rFonts w:cs="Segoe UI"/>
            <w:color w:val="2C2825"/>
            <w:shd w:val="clear" w:color="auto" w:fill="FFFFFF"/>
          </w:rPr>
          <w:delText xml:space="preserve"> the</w:delText>
        </w:r>
        <w:r w:rsidR="009C6DE3" w:rsidDel="0055501D">
          <w:rPr>
            <w:rFonts w:cs="Segoe UI"/>
            <w:color w:val="2C2825"/>
            <w:shd w:val="clear" w:color="auto" w:fill="FFFFFF"/>
          </w:rPr>
          <w:delText xml:space="preserve"> </w:delText>
        </w:r>
        <w:r w:rsidR="00684DC0" w:rsidDel="0055501D">
          <w:rPr>
            <w:rFonts w:cs="Segoe UI"/>
            <w:color w:val="2C2825"/>
            <w:shd w:val="clear" w:color="auto" w:fill="FFFFFF"/>
          </w:rPr>
          <w:delText>impact</w:delText>
        </w:r>
        <w:r w:rsidRPr="00995B9C" w:rsidDel="0055501D">
          <w:rPr>
            <w:rFonts w:cs="Segoe UI"/>
            <w:color w:val="2C2825"/>
            <w:shd w:val="clear" w:color="auto" w:fill="FFFFFF"/>
          </w:rPr>
          <w:delText xml:space="preserve"> of </w:delText>
        </w:r>
        <w:r w:rsidR="00684DC0" w:rsidDel="0055501D">
          <w:rPr>
            <w:rFonts w:cs="Segoe UI"/>
            <w:color w:val="2C2825"/>
            <w:shd w:val="clear" w:color="auto" w:fill="FFFFFF"/>
          </w:rPr>
          <w:delText xml:space="preserve">the </w:delText>
        </w:r>
        <w:r w:rsidRPr="00995B9C" w:rsidDel="0055501D">
          <w:rPr>
            <w:rFonts w:cs="Segoe UI"/>
            <w:color w:val="2C2825"/>
            <w:shd w:val="clear" w:color="auto" w:fill="FFFFFF"/>
          </w:rPr>
          <w:delText>U.S</w:delText>
        </w:r>
        <w:r w:rsidR="00042110" w:rsidDel="0055501D">
          <w:rPr>
            <w:rFonts w:cs="Segoe UI"/>
            <w:color w:val="2C2825"/>
            <w:shd w:val="clear" w:color="auto" w:fill="FFFFFF"/>
          </w:rPr>
          <w:delText>.</w:delText>
        </w:r>
        <w:r w:rsidRPr="00995B9C" w:rsidDel="0055501D">
          <w:rPr>
            <w:rFonts w:cs="Segoe UI"/>
            <w:color w:val="2C2825"/>
            <w:shd w:val="clear" w:color="auto" w:fill="FFFFFF"/>
          </w:rPr>
          <w:delText xml:space="preserve"> Tax Cuts and Jobs Act </w:delText>
        </w:r>
        <w:r w:rsidR="00684DC0" w:rsidDel="0055501D">
          <w:rPr>
            <w:rFonts w:cs="Segoe UI"/>
            <w:color w:val="2C2825"/>
            <w:shd w:val="clear" w:color="auto" w:fill="FFFFFF"/>
          </w:rPr>
          <w:delText xml:space="preserve">on </w:delText>
        </w:r>
        <w:r w:rsidRPr="00995B9C" w:rsidDel="0055501D">
          <w:rPr>
            <w:rFonts w:cs="Segoe UI"/>
            <w:color w:val="2C2825"/>
            <w:shd w:val="clear" w:color="auto" w:fill="FFFFFF"/>
          </w:rPr>
          <w:delText>Canada</w:delText>
        </w:r>
        <w:r w:rsidR="009C6DE3" w:rsidDel="0055501D">
          <w:rPr>
            <w:rFonts w:cs="Segoe UI"/>
            <w:color w:val="2C2825"/>
            <w:shd w:val="clear" w:color="auto" w:fill="FFFFFF"/>
          </w:rPr>
          <w:delText>’s competitiveness</w:delText>
        </w:r>
        <w:r w:rsidR="0089410A" w:rsidDel="0055501D">
          <w:rPr>
            <w:rFonts w:cs="Segoe UI"/>
            <w:color w:val="2C2825"/>
            <w:shd w:val="clear" w:color="auto" w:fill="FFFFFF"/>
          </w:rPr>
          <w:delText xml:space="preserve"> </w:delText>
        </w:r>
        <w:r w:rsidR="00684DC0" w:rsidDel="0055501D">
          <w:rPr>
            <w:rFonts w:cs="Segoe UI"/>
            <w:color w:val="2C2825"/>
            <w:shd w:val="clear" w:color="auto" w:fill="FFFFFF"/>
          </w:rPr>
          <w:delText xml:space="preserve">are </w:delText>
        </w:r>
        <w:r w:rsidR="00F24060" w:rsidDel="0055501D">
          <w:rPr>
            <w:rFonts w:cs="Segoe UI"/>
            <w:color w:val="2C2825"/>
            <w:shd w:val="clear" w:color="auto" w:fill="FFFFFF"/>
          </w:rPr>
          <w:delText xml:space="preserve">casting a shadow over the outlook. </w:delText>
        </w:r>
        <w:r w:rsidRPr="00995B9C" w:rsidDel="0055501D">
          <w:rPr>
            <w:rFonts w:cs="Segoe UI"/>
            <w:color w:val="2C2825"/>
            <w:shd w:val="clear" w:color="auto" w:fill="FFFFFF"/>
          </w:rPr>
          <w:delText xml:space="preserve"> </w:delText>
        </w:r>
      </w:del>
    </w:p>
    <w:p w14:paraId="7F3DD7CD" w14:textId="4656A22E" w:rsidR="00684DC0" w:rsidRPr="00684DC0" w:rsidDel="0055501D" w:rsidRDefault="00CA077E">
      <w:pPr>
        <w:spacing w:after="240"/>
        <w:ind w:left="1080"/>
        <w:rPr>
          <w:del w:id="11" w:author="Huang, Chengyu" w:date="2019-05-28T10:52:00Z"/>
          <w:b/>
        </w:rPr>
      </w:pPr>
      <w:del w:id="12" w:author="Huang, Chengyu" w:date="2019-05-28T10:52:00Z">
        <w:r w:rsidRPr="00E67AFA" w:rsidDel="0055501D">
          <w:rPr>
            <w:b/>
          </w:rPr>
          <w:delText>Focus of consultation</w:delText>
        </w:r>
        <w:r w:rsidDel="0055501D">
          <w:delText xml:space="preserve">. </w:delText>
        </w:r>
        <w:r w:rsidR="00684DC0" w:rsidRPr="00684DC0" w:rsidDel="0055501D">
          <w:rPr>
            <w:rStyle w:val="Strong"/>
            <w:b w:val="0"/>
          </w:rPr>
          <w:delText xml:space="preserve">Against this backdrop, the 2018 Article IV consultation </w:delText>
        </w:r>
        <w:r w:rsidR="00DC2ADE" w:rsidDel="0055501D">
          <w:rPr>
            <w:rStyle w:val="Strong"/>
            <w:b w:val="0"/>
          </w:rPr>
          <w:delText>focused</w:delText>
        </w:r>
        <w:r w:rsidR="00684DC0" w:rsidRPr="00684DC0" w:rsidDel="0055501D">
          <w:rPr>
            <w:rStyle w:val="Strong"/>
            <w:b w:val="0"/>
          </w:rPr>
          <w:delText xml:space="preserve"> on policies to secure stronger, more inclusive, and sustainable growth. The consultation assessed the growth and risk outlook; policies and reforms to sustain the recent recovery</w:delText>
        </w:r>
        <w:r w:rsidR="00684DC0" w:rsidRPr="00684DC0" w:rsidDel="0055501D">
          <w:rPr>
            <w:b/>
          </w:rPr>
          <w:delText xml:space="preserve"> </w:delText>
        </w:r>
        <w:r w:rsidR="00684DC0" w:rsidRPr="00684DC0" w:rsidDel="0055501D">
          <w:delText xml:space="preserve">and </w:delText>
        </w:r>
        <w:r w:rsidR="00684DC0" w:rsidRPr="00684DC0" w:rsidDel="0055501D">
          <w:rPr>
            <w:rStyle w:val="Strong"/>
            <w:b w:val="0"/>
          </w:rPr>
          <w:delText xml:space="preserve">raise long-term potential growth; </w:delText>
        </w:r>
        <w:r w:rsidR="00684DC0" w:rsidRPr="00684DC0" w:rsidDel="0055501D">
          <w:delText xml:space="preserve">the implications of the U.S. tax reform for Canada; </w:delText>
        </w:r>
        <w:r w:rsidR="00684DC0" w:rsidRPr="00684DC0" w:rsidDel="0055501D">
          <w:rPr>
            <w:rStyle w:val="Strong"/>
            <w:b w:val="0"/>
          </w:rPr>
          <w:delText>housing market imbalances and affordability issues; and policies to strengthen financial system resilience as household and corporate debt climbed to historic highs.</w:delText>
        </w:r>
      </w:del>
    </w:p>
    <w:p w14:paraId="1537D376" w14:textId="6E7FDB1D" w:rsidR="00CA077E" w:rsidDel="0055501D" w:rsidRDefault="00CA077E">
      <w:pPr>
        <w:spacing w:after="240"/>
        <w:ind w:left="1080"/>
        <w:rPr>
          <w:del w:id="13" w:author="Huang, Chengyu" w:date="2019-05-28T10:52:00Z"/>
          <w:rStyle w:val="Strong"/>
        </w:rPr>
      </w:pPr>
      <w:del w:id="14" w:author="Huang, Chengyu" w:date="2019-05-28T10:52:00Z">
        <w:r w:rsidDel="0055501D">
          <w:rPr>
            <w:rStyle w:val="Strong"/>
          </w:rPr>
          <w:delText xml:space="preserve">Key Policy Messages: </w:delText>
        </w:r>
      </w:del>
    </w:p>
    <w:p w14:paraId="11F257FC" w14:textId="631D6122" w:rsidR="00F44DD7" w:rsidDel="0055501D" w:rsidRDefault="00F44DD7">
      <w:pPr>
        <w:pStyle w:val="ListBullet"/>
        <w:numPr>
          <w:ilvl w:val="0"/>
          <w:numId w:val="0"/>
        </w:numPr>
        <w:ind w:left="1080"/>
        <w:rPr>
          <w:del w:id="15" w:author="Huang, Chengyu" w:date="2019-05-28T10:52:00Z"/>
        </w:rPr>
      </w:pPr>
      <w:del w:id="16" w:author="Huang, Chengyu" w:date="2019-05-28T10:52:00Z">
        <w:r w:rsidRPr="00F44DD7" w:rsidDel="0055501D">
          <w:rPr>
            <w:shd w:val="clear" w:color="auto" w:fill="FFFFFF"/>
          </w:rPr>
          <w:delText>The current favorable economic environment presents an opportunity to rebuild policy buffers, and forge ahead with structural reforms to boost Canada’s global competitiveness</w:delText>
        </w:r>
        <w:r w:rsidR="00DB6482" w:rsidDel="0055501D">
          <w:rPr>
            <w:shd w:val="clear" w:color="auto" w:fill="FFFFFF"/>
          </w:rPr>
          <w:delText>:</w:delText>
        </w:r>
        <w:r w:rsidRPr="00995B9C" w:rsidDel="0055501D">
          <w:delText xml:space="preserve"> </w:delText>
        </w:r>
      </w:del>
    </w:p>
    <w:p w14:paraId="3CFA9F0A" w14:textId="113C0FB5" w:rsidR="00F44DD7" w:rsidRPr="00F44DD7" w:rsidDel="0055501D" w:rsidRDefault="00F44DD7">
      <w:pPr>
        <w:pStyle w:val="ListBullet"/>
        <w:numPr>
          <w:ilvl w:val="0"/>
          <w:numId w:val="0"/>
        </w:numPr>
        <w:spacing w:after="180"/>
        <w:ind w:left="1080"/>
        <w:rPr>
          <w:del w:id="17" w:author="Huang, Chengyu" w:date="2019-05-28T10:52:00Z"/>
        </w:rPr>
        <w:pPrChange w:id="18" w:author="Huang, Chengyu" w:date="2019-05-28T10:52:00Z">
          <w:pPr>
            <w:pStyle w:val="ListBullet"/>
            <w:spacing w:after="180"/>
            <w:ind w:left="1080"/>
          </w:pPr>
        </w:pPrChange>
      </w:pPr>
      <w:del w:id="19" w:author="Huang, Chengyu" w:date="2019-05-28T10:52:00Z">
        <w:r w:rsidDel="0055501D">
          <w:delText>F</w:delText>
        </w:r>
        <w:r w:rsidR="00CA077E" w:rsidRPr="00F44DD7" w:rsidDel="0055501D">
          <w:delText>iscal policy should focus on rebuilding policy buffers</w:delText>
        </w:r>
        <w:r w:rsidR="00DC2ADE" w:rsidRPr="00F44DD7" w:rsidDel="0055501D">
          <w:delText>, with the burden of adjustment falling on p</w:delText>
        </w:r>
        <w:r w:rsidR="00CA077E" w:rsidRPr="00F44DD7" w:rsidDel="0055501D">
          <w:delText>rovincial governments</w:delText>
        </w:r>
        <w:r w:rsidR="00DC2ADE" w:rsidRPr="00F44DD7" w:rsidDel="0055501D">
          <w:delText>.</w:delText>
        </w:r>
        <w:r w:rsidR="00CA077E" w:rsidRPr="00F44DD7" w:rsidDel="0055501D">
          <w:delText xml:space="preserve"> T</w:delText>
        </w:r>
        <w:r w:rsidR="00CA077E" w:rsidRPr="00F44DD7" w:rsidDel="0055501D">
          <w:rPr>
            <w:shd w:val="clear" w:color="auto" w:fill="FFFFFF"/>
          </w:rPr>
          <w:delText>he fiscal framework could also explicitly incorporate fiscal rules at both the federal and provincial levels to better demonstrate a commitment to well-managed public finances.</w:delText>
        </w:r>
        <w:r w:rsidRPr="00F44DD7" w:rsidDel="0055501D">
          <w:rPr>
            <w:shd w:val="clear" w:color="auto" w:fill="FFFFFF"/>
          </w:rPr>
          <w:delText xml:space="preserve"> The current balance of risks around the outlook supports the Bank of Canada’s cautious approach to monetary policy normalization. </w:delText>
        </w:r>
      </w:del>
    </w:p>
    <w:p w14:paraId="1752DA28" w14:textId="73247F9C" w:rsidR="00CA077E" w:rsidRPr="004D6727" w:rsidDel="0055501D" w:rsidRDefault="00CA077E">
      <w:pPr>
        <w:pStyle w:val="ListBullet"/>
        <w:numPr>
          <w:ilvl w:val="0"/>
          <w:numId w:val="0"/>
        </w:numPr>
        <w:spacing w:after="180"/>
        <w:ind w:left="1080"/>
        <w:rPr>
          <w:del w:id="20" w:author="Huang, Chengyu" w:date="2019-05-28T10:52:00Z"/>
          <w:rFonts w:cs="Segoe UI"/>
        </w:rPr>
        <w:pPrChange w:id="21" w:author="Huang, Chengyu" w:date="2019-05-28T10:52:00Z">
          <w:pPr>
            <w:pStyle w:val="ListBullet"/>
            <w:spacing w:after="180"/>
            <w:ind w:left="1080"/>
          </w:pPr>
        </w:pPrChange>
      </w:pPr>
      <w:del w:id="22" w:author="Huang, Chengyu" w:date="2019-05-28T10:52:00Z">
        <w:r w:rsidRPr="004D6727" w:rsidDel="0055501D">
          <w:rPr>
            <w:rFonts w:cs="Segoe UI"/>
          </w:rPr>
          <w:delText xml:space="preserve">Macroprudential policy </w:delText>
        </w:r>
        <w:r w:rsidR="008A0AEC" w:rsidRPr="004D6727" w:rsidDel="0055501D">
          <w:rPr>
            <w:rFonts w:cs="Segoe UI"/>
          </w:rPr>
          <w:delText>is</w:delText>
        </w:r>
        <w:r w:rsidRPr="004D6727" w:rsidDel="0055501D">
          <w:rPr>
            <w:rFonts w:cs="Segoe UI"/>
          </w:rPr>
          <w:delText xml:space="preserve"> broadly appropriate</w:delText>
        </w:r>
        <w:r w:rsidR="00F44DD7" w:rsidRPr="004D6727" w:rsidDel="0055501D">
          <w:rPr>
            <w:rFonts w:cs="Segoe UI"/>
            <w:shd w:val="clear" w:color="auto" w:fill="FFFFFF"/>
          </w:rPr>
          <w:delText xml:space="preserve"> and should be complemented by </w:delText>
        </w:r>
        <w:r w:rsidR="009C6DE3" w:rsidRPr="004D6727" w:rsidDel="0055501D">
          <w:rPr>
            <w:rFonts w:cs="Segoe UI"/>
            <w:shd w:val="clear" w:color="auto" w:fill="FFFFFF"/>
          </w:rPr>
          <w:delText xml:space="preserve">a broad set of </w:delText>
        </w:r>
        <w:r w:rsidRPr="004D6727" w:rsidDel="0055501D">
          <w:rPr>
            <w:rFonts w:cs="Segoe UI"/>
            <w:bCs/>
            <w:shd w:val="clear" w:color="auto" w:fill="FFFFFF"/>
          </w:rPr>
          <w:delText xml:space="preserve">supply-side policies </w:delText>
        </w:r>
        <w:r w:rsidR="000C5847" w:rsidRPr="004D6727" w:rsidDel="0055501D">
          <w:rPr>
            <w:rFonts w:cs="Segoe UI"/>
            <w:bCs/>
            <w:shd w:val="clear" w:color="auto" w:fill="FFFFFF"/>
          </w:rPr>
          <w:delText xml:space="preserve">at the provincial </w:delText>
        </w:r>
        <w:r w:rsidR="0089410A" w:rsidRPr="004D6727" w:rsidDel="0055501D">
          <w:rPr>
            <w:rFonts w:cs="Segoe UI"/>
            <w:bCs/>
            <w:shd w:val="clear" w:color="auto" w:fill="FFFFFF"/>
          </w:rPr>
          <w:delText xml:space="preserve">and municipal </w:delText>
        </w:r>
        <w:r w:rsidR="000C5847" w:rsidRPr="004D6727" w:rsidDel="0055501D">
          <w:rPr>
            <w:rFonts w:cs="Segoe UI"/>
            <w:bCs/>
            <w:shd w:val="clear" w:color="auto" w:fill="FFFFFF"/>
          </w:rPr>
          <w:delText>level</w:delText>
        </w:r>
        <w:r w:rsidR="0089410A" w:rsidRPr="004D6727" w:rsidDel="0055501D">
          <w:rPr>
            <w:rFonts w:cs="Segoe UI"/>
            <w:bCs/>
            <w:shd w:val="clear" w:color="auto" w:fill="FFFFFF"/>
          </w:rPr>
          <w:delText>s</w:delText>
        </w:r>
        <w:r w:rsidR="000C5847" w:rsidRPr="004D6727" w:rsidDel="0055501D">
          <w:rPr>
            <w:rFonts w:cs="Segoe UI"/>
            <w:bCs/>
            <w:shd w:val="clear" w:color="auto" w:fill="FFFFFF"/>
          </w:rPr>
          <w:delText xml:space="preserve"> </w:delText>
        </w:r>
        <w:r w:rsidRPr="004D6727" w:rsidDel="0055501D">
          <w:rPr>
            <w:rFonts w:cs="Segoe UI"/>
            <w:bCs/>
            <w:shd w:val="clear" w:color="auto" w:fill="FFFFFF"/>
          </w:rPr>
          <w:delText xml:space="preserve">to </w:delText>
        </w:r>
        <w:r w:rsidR="00F44DD7" w:rsidRPr="004D6727" w:rsidDel="0055501D">
          <w:rPr>
            <w:rFonts w:cs="Segoe UI"/>
            <w:bCs/>
            <w:shd w:val="clear" w:color="auto" w:fill="FFFFFF"/>
          </w:rPr>
          <w:delText xml:space="preserve">address affordability concerns and reduce </w:delText>
        </w:r>
        <w:r w:rsidR="00DB6482" w:rsidRPr="004D6727" w:rsidDel="0055501D">
          <w:rPr>
            <w:rFonts w:cs="Segoe UI"/>
            <w:bCs/>
            <w:shd w:val="clear" w:color="auto" w:fill="FFFFFF"/>
          </w:rPr>
          <w:delText>demand pressures</w:delText>
        </w:r>
        <w:r w:rsidR="009C6DE3" w:rsidRPr="004D6727" w:rsidDel="0055501D">
          <w:rPr>
            <w:rFonts w:cs="Segoe UI"/>
            <w:bCs/>
            <w:shd w:val="clear" w:color="auto" w:fill="FFFFFF"/>
          </w:rPr>
          <w:delText xml:space="preserve"> more permanently</w:delText>
        </w:r>
        <w:r w:rsidR="00F44DD7" w:rsidRPr="004D6727" w:rsidDel="0055501D">
          <w:rPr>
            <w:rFonts w:cs="Segoe UI"/>
            <w:bCs/>
            <w:shd w:val="clear" w:color="auto" w:fill="FFFFFF"/>
          </w:rPr>
          <w:delText xml:space="preserve">. </w:delText>
        </w:r>
        <w:r w:rsidR="008A0AEC" w:rsidRPr="004D6727" w:rsidDel="0055501D">
          <w:rPr>
            <w:rFonts w:cs="Segoe UI"/>
            <w:bCs/>
            <w:shd w:val="clear" w:color="auto" w:fill="FFFFFF"/>
          </w:rPr>
          <w:delText>Federal and provincial c</w:delText>
        </w:r>
        <w:r w:rsidR="000C5847" w:rsidRPr="004D6727" w:rsidDel="0055501D">
          <w:rPr>
            <w:rFonts w:cs="Segoe UI"/>
            <w:bCs/>
            <w:shd w:val="clear" w:color="auto" w:fill="FFFFFF"/>
          </w:rPr>
          <w:delText xml:space="preserve">ooperation </w:delText>
        </w:r>
        <w:r w:rsidR="00042110" w:rsidRPr="004D6727" w:rsidDel="0055501D">
          <w:rPr>
            <w:rFonts w:cs="Segoe UI"/>
            <w:shd w:val="clear" w:color="auto" w:fill="FFFFFF"/>
          </w:rPr>
          <w:delText xml:space="preserve">is required to </w:delText>
        </w:r>
        <w:r w:rsidR="00F44DD7" w:rsidRPr="004D6727" w:rsidDel="0055501D">
          <w:rPr>
            <w:rFonts w:cs="Segoe UI"/>
            <w:shd w:val="clear" w:color="auto" w:fill="FFFFFF"/>
          </w:rPr>
          <w:delText>mitigate other potential and emerging risks to financial stability</w:delText>
        </w:r>
        <w:r w:rsidR="009C6DE3" w:rsidRPr="004D6727" w:rsidDel="0055501D">
          <w:rPr>
            <w:rFonts w:cs="Segoe UI"/>
            <w:shd w:val="clear" w:color="auto" w:fill="FFFFFF"/>
          </w:rPr>
          <w:delText>.</w:delText>
        </w:r>
      </w:del>
    </w:p>
    <w:p w14:paraId="74A61BAD" w14:textId="3AF2DDEA" w:rsidR="00E470C1" w:rsidRPr="00B70F82" w:rsidDel="0055501D" w:rsidRDefault="00042110">
      <w:pPr>
        <w:pStyle w:val="ListBullet"/>
        <w:numPr>
          <w:ilvl w:val="0"/>
          <w:numId w:val="0"/>
        </w:numPr>
        <w:spacing w:after="180"/>
        <w:ind w:left="1080"/>
        <w:rPr>
          <w:del w:id="23" w:author="Huang, Chengyu" w:date="2019-05-28T10:54:00Z"/>
        </w:rPr>
        <w:sectPr w:rsidR="00E470C1" w:rsidRPr="00B70F82" w:rsidDel="0055501D" w:rsidSect="00310954">
          <w:headerReference w:type="even" r:id="rId15"/>
          <w:headerReference w:type="default" r:id="rId16"/>
          <w:footerReference w:type="even" r:id="rId17"/>
          <w:footerReference w:type="default" r:id="rId18"/>
          <w:headerReference w:type="first" r:id="rId19"/>
          <w:footerReference w:type="first" r:id="rId20"/>
          <w:pgSz w:w="12240" w:h="15840" w:code="1"/>
          <w:pgMar w:top="1656" w:right="1469" w:bottom="1440" w:left="1469" w:header="0" w:footer="720" w:gutter="0"/>
          <w:cols w:space="720"/>
          <w:titlePg/>
          <w:docGrid w:type="lines" w:linePitch="360"/>
        </w:sectPr>
        <w:pPrChange w:id="24" w:author="Huang, Chengyu" w:date="2019-05-28T10:52:00Z">
          <w:pPr>
            <w:pStyle w:val="ListBullet"/>
            <w:spacing w:after="180"/>
            <w:ind w:left="1080"/>
          </w:pPr>
        </w:pPrChange>
      </w:pPr>
      <w:del w:id="25" w:author="Huang, Chengyu" w:date="2019-05-28T10:52:00Z">
        <w:r w:rsidRPr="00F94BDF" w:rsidDel="0055501D">
          <w:delText xml:space="preserve">A well-articulated strategy to improve competitiveness is critical for </w:delText>
        </w:r>
        <w:r w:rsidDel="0055501D">
          <w:delText xml:space="preserve">medium-term growth. </w:delText>
        </w:r>
        <w:r w:rsidR="00BB4CA0" w:rsidDel="0055501D">
          <w:delText xml:space="preserve">A review of the </w:delText>
        </w:r>
        <w:r w:rsidR="00B3598E" w:rsidDel="0055501D">
          <w:delText xml:space="preserve">Canadian </w:delText>
        </w:r>
        <w:r w:rsidR="00E61467" w:rsidDel="0055501D">
          <w:delText xml:space="preserve">tax system is necessary to assess the scope for improving efficiency and preserving </w:delText>
        </w:r>
        <w:r w:rsidR="00E61467" w:rsidRPr="00E61467" w:rsidDel="0055501D">
          <w:rPr>
            <w:iCs/>
          </w:rPr>
          <w:delText>Canada’s tax position globally</w:delText>
        </w:r>
        <w:r w:rsidR="00E61467" w:rsidDel="0055501D">
          <w:rPr>
            <w:iCs/>
          </w:rPr>
          <w:delText>.</w:delText>
        </w:r>
        <w:r w:rsidRPr="00F94BDF" w:rsidDel="0055501D">
          <w:delText xml:space="preserve"> </w:delText>
        </w:r>
        <w:r w:rsidDel="0055501D">
          <w:delText xml:space="preserve">More can </w:delText>
        </w:r>
        <w:r w:rsidR="00E61467" w:rsidDel="0055501D">
          <w:delText xml:space="preserve">also </w:delText>
        </w:r>
        <w:r w:rsidDel="0055501D">
          <w:delText>be done to</w:delText>
        </w:r>
        <w:r w:rsidR="001E7EBB" w:rsidRPr="00F94BDF" w:rsidDel="0055501D">
          <w:delText xml:space="preserve"> reduce</w:delText>
        </w:r>
        <w:r w:rsidDel="0055501D">
          <w:delText xml:space="preserve"> </w:delText>
        </w:r>
        <w:r w:rsidR="000B3091" w:rsidDel="0055501D">
          <w:delText>domestic</w:delText>
        </w:r>
        <w:r w:rsidDel="0055501D">
          <w:delText xml:space="preserve"> </w:delText>
        </w:r>
        <w:r w:rsidR="001E7EBB" w:rsidRPr="00F94BDF" w:rsidDel="0055501D">
          <w:delText>barriers to trade</w:delText>
        </w:r>
        <w:r w:rsidDel="0055501D">
          <w:delText>, regulatory red-tape,</w:delText>
        </w:r>
        <w:r w:rsidR="001E7EBB" w:rsidRPr="00F94BDF" w:rsidDel="0055501D">
          <w:delText xml:space="preserve"> and </w:delText>
        </w:r>
        <w:r w:rsidDel="0055501D">
          <w:delText xml:space="preserve">restrictions to </w:delText>
        </w:r>
        <w:r w:rsidR="001E7EBB" w:rsidRPr="00F94BDF" w:rsidDel="0055501D">
          <w:delText>foreign direct investment</w:delText>
        </w:r>
        <w:r w:rsidR="00E61467" w:rsidDel="0055501D">
          <w:delText xml:space="preserve">. </w:delText>
        </w:r>
        <w:r w:rsidR="000B3091" w:rsidDel="0055501D">
          <w:delText>I</w:delText>
        </w:r>
        <w:r w:rsidR="00E61467" w:rsidDel="0055501D">
          <w:delText>nvestment</w:delText>
        </w:r>
        <w:r w:rsidR="000B3091" w:rsidDel="0055501D">
          <w:delText xml:space="preserve"> </w:delText>
        </w:r>
        <w:r w:rsidR="008A0AEC" w:rsidDel="0055501D">
          <w:delText xml:space="preserve">in </w:delText>
        </w:r>
        <w:r w:rsidR="000B3091" w:rsidDel="0055501D">
          <w:delText>infrastructure</w:delText>
        </w:r>
        <w:r w:rsidR="00993D6D" w:rsidDel="0055501D">
          <w:delText xml:space="preserve"> and immigration, a</w:delText>
        </w:r>
        <w:r w:rsidR="000B3091" w:rsidDel="0055501D">
          <w:delText xml:space="preserve"> successful NAFTA agreement</w:delText>
        </w:r>
        <w:r w:rsidR="00993D6D" w:rsidDel="0055501D">
          <w:delText>,</w:delText>
        </w:r>
        <w:r w:rsidR="000B3091" w:rsidDel="0055501D">
          <w:delText xml:space="preserve"> and </w:delText>
        </w:r>
        <w:r w:rsidR="00993D6D" w:rsidDel="0055501D">
          <w:delText xml:space="preserve">rapid </w:delText>
        </w:r>
        <w:r w:rsidR="000B3091" w:rsidDel="0055501D">
          <w:delText xml:space="preserve">CPTPP </w:delText>
        </w:r>
        <w:r w:rsidR="00993D6D" w:rsidDel="0055501D">
          <w:delText xml:space="preserve">ratification </w:delText>
        </w:r>
        <w:r w:rsidR="000B3091" w:rsidDel="0055501D">
          <w:delText xml:space="preserve">would </w:delText>
        </w:r>
        <w:r w:rsidR="000B3091" w:rsidRPr="000B3091" w:rsidDel="0055501D">
          <w:delText>enhance Canada’s ability to seize the potential benefits offered by greater market access and export diversification</w:delText>
        </w:r>
        <w:r w:rsidR="000B3091" w:rsidDel="0055501D">
          <w:delText xml:space="preserve">. </w:delText>
        </w:r>
      </w:del>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8"/>
        <w:gridCol w:w="6582"/>
      </w:tblGrid>
      <w:tr w:rsidR="00E470C1" w:rsidRPr="00B70F82" w:rsidDel="0055501D" w14:paraId="1E96BA7C" w14:textId="6988FBC1" w:rsidTr="00E470C1">
        <w:trPr>
          <w:del w:id="26" w:author="Huang, Chengyu" w:date="2019-05-28T10:54:00Z"/>
        </w:trPr>
        <w:tc>
          <w:tcPr>
            <w:tcW w:w="2453" w:type="dxa"/>
          </w:tcPr>
          <w:p w14:paraId="2380A4AD" w14:textId="12774E81" w:rsidR="00E470C1" w:rsidRPr="00B70F82" w:rsidDel="0055501D" w:rsidRDefault="00E470C1" w:rsidP="00E470C1">
            <w:pPr>
              <w:spacing w:line="240" w:lineRule="auto"/>
              <w:rPr>
                <w:del w:id="27" w:author="Huang, Chengyu" w:date="2019-05-28T10:54:00Z"/>
                <w:rFonts w:cs="Segoe UI"/>
                <w:sz w:val="28"/>
                <w:szCs w:val="28"/>
              </w:rPr>
            </w:pPr>
            <w:del w:id="28" w:author="Huang, Chengyu" w:date="2019-05-28T10:54:00Z">
              <w:r w:rsidRPr="00B70F82" w:rsidDel="0055501D">
                <w:rPr>
                  <w:rFonts w:cs="Segoe UI"/>
                  <w:sz w:val="28"/>
                  <w:szCs w:val="28"/>
                </w:rPr>
                <w:delText>Approved By</w:delText>
              </w:r>
            </w:del>
          </w:p>
          <w:p w14:paraId="193A38D2" w14:textId="264BA20D" w:rsidR="00E470C1" w:rsidRPr="00B70F82" w:rsidDel="0055501D" w:rsidRDefault="000403E8" w:rsidP="003839F6">
            <w:pPr>
              <w:spacing w:line="240" w:lineRule="auto"/>
              <w:rPr>
                <w:del w:id="29" w:author="Huang, Chengyu" w:date="2019-05-28T10:54:00Z"/>
                <w:rFonts w:cs="Segoe UI"/>
                <w:b/>
                <w:color w:val="4982AD"/>
              </w:rPr>
            </w:pPr>
            <w:bookmarkStart w:id="30" w:name="ApproversName"/>
            <w:bookmarkEnd w:id="30"/>
            <w:del w:id="31" w:author="Huang, Chengyu" w:date="2019-05-28T10:54:00Z">
              <w:r w:rsidDel="0055501D">
                <w:rPr>
                  <w:rFonts w:cs="Segoe UI"/>
                  <w:b/>
                  <w:color w:val="4982AD"/>
                </w:rPr>
                <w:delText xml:space="preserve">Krishna Srinivasan (WHD) and </w:delText>
              </w:r>
              <w:r w:rsidR="00CC52EC" w:rsidDel="0055501D">
                <w:rPr>
                  <w:rFonts w:cs="Segoe UI"/>
                  <w:b/>
                  <w:color w:val="4982AD"/>
                </w:rPr>
                <w:delText>Vitaliy Kramarenko</w:delText>
              </w:r>
              <w:r w:rsidR="00024564" w:rsidDel="0055501D">
                <w:rPr>
                  <w:rFonts w:cs="Segoe UI"/>
                  <w:b/>
                  <w:color w:val="4982AD"/>
                </w:rPr>
                <w:delText xml:space="preserve"> (SPR)</w:delText>
              </w:r>
            </w:del>
          </w:p>
        </w:tc>
        <w:tc>
          <w:tcPr>
            <w:tcW w:w="6745" w:type="dxa"/>
            <w:shd w:val="clear" w:color="auto" w:fill="DBE5F1" w:themeFill="accent1" w:themeFillTint="33"/>
          </w:tcPr>
          <w:p w14:paraId="69A29E10" w14:textId="33193813" w:rsidR="00C3232A" w:rsidRPr="00FB3376" w:rsidDel="0055501D" w:rsidRDefault="00024564" w:rsidP="003839F6">
            <w:pPr>
              <w:spacing w:after="120" w:line="240" w:lineRule="auto"/>
              <w:rPr>
                <w:del w:id="32" w:author="Huang, Chengyu" w:date="2019-05-28T10:54:00Z"/>
                <w:rFonts w:cs="Segoe UI"/>
                <w:color w:val="000000"/>
                <w:szCs w:val="20"/>
              </w:rPr>
            </w:pPr>
            <w:bookmarkStart w:id="33" w:name="Details"/>
            <w:bookmarkEnd w:id="33"/>
            <w:del w:id="34" w:author="Huang, Chengyu" w:date="2019-05-28T10:54:00Z">
              <w:r w:rsidRPr="003839F6" w:rsidDel="0055501D">
                <w:rPr>
                  <w:rFonts w:cs="Segoe UI"/>
                  <w:color w:val="000000"/>
                  <w:szCs w:val="20"/>
                </w:rPr>
                <w:delText xml:space="preserve">Discussions took place in </w:delText>
              </w:r>
              <w:r w:rsidR="00B0727C" w:rsidDel="0055501D">
                <w:rPr>
                  <w:rFonts w:cs="Segoe UI"/>
                  <w:color w:val="000000"/>
                  <w:szCs w:val="20"/>
                </w:rPr>
                <w:delText xml:space="preserve">Vancouver and Montreal during April 30-May; and </w:delText>
              </w:r>
              <w:r w:rsidR="005D728D" w:rsidRPr="003839F6" w:rsidDel="0055501D">
                <w:rPr>
                  <w:rFonts w:cs="Segoe UI"/>
                  <w:szCs w:val="21"/>
                </w:rPr>
                <w:delText xml:space="preserve">Toronto and Ottawa during </w:delText>
              </w:r>
              <w:r w:rsidR="00746188" w:rsidDel="0055501D">
                <w:rPr>
                  <w:rFonts w:cs="Segoe UI"/>
                  <w:szCs w:val="21"/>
                </w:rPr>
                <w:delText>May</w:delText>
              </w:r>
              <w:r w:rsidR="00CF735E" w:rsidDel="0055501D">
                <w:rPr>
                  <w:rFonts w:cs="Segoe UI"/>
                  <w:szCs w:val="21"/>
                </w:rPr>
                <w:delText xml:space="preserve"> 15</w:delText>
              </w:r>
              <w:r w:rsidR="00CF735E" w:rsidDel="0055501D">
                <w:rPr>
                  <w:rFonts w:cs="Segoe UI"/>
                  <w:color w:val="000000"/>
                  <w:szCs w:val="20"/>
                </w:rPr>
                <w:delText>-</w:delText>
              </w:r>
              <w:r w:rsidR="0052750E" w:rsidDel="0055501D">
                <w:rPr>
                  <w:rFonts w:cs="Segoe UI"/>
                  <w:szCs w:val="21"/>
                </w:rPr>
                <w:delText>25</w:delText>
              </w:r>
              <w:r w:rsidR="00746188" w:rsidDel="0055501D">
                <w:rPr>
                  <w:rFonts w:cs="Segoe UI"/>
                  <w:szCs w:val="21"/>
                </w:rPr>
                <w:delText xml:space="preserve"> and </w:delText>
              </w:r>
              <w:r w:rsidR="00B0727C" w:rsidDel="0055501D">
                <w:rPr>
                  <w:rFonts w:cs="Segoe UI"/>
                  <w:szCs w:val="21"/>
                </w:rPr>
                <w:delText>June</w:delText>
              </w:r>
              <w:r w:rsidR="005D728D" w:rsidRPr="003839F6" w:rsidDel="0055501D">
                <w:rPr>
                  <w:rFonts w:cs="Segoe UI"/>
                  <w:szCs w:val="21"/>
                </w:rPr>
                <w:delText xml:space="preserve"> </w:delText>
              </w:r>
              <w:r w:rsidR="00B0727C" w:rsidDel="0055501D">
                <w:rPr>
                  <w:rFonts w:cs="Segoe UI"/>
                  <w:szCs w:val="21"/>
                </w:rPr>
                <w:delText>4,</w:delText>
              </w:r>
              <w:r w:rsidR="003839F6" w:rsidRPr="003839F6" w:rsidDel="0055501D">
                <w:rPr>
                  <w:rFonts w:cs="Segoe UI"/>
                  <w:szCs w:val="21"/>
                </w:rPr>
                <w:delText xml:space="preserve"> </w:delText>
              </w:r>
              <w:r w:rsidR="005D728D" w:rsidRPr="003839F6" w:rsidDel="0055501D">
                <w:rPr>
                  <w:rFonts w:cs="Segoe UI"/>
                  <w:szCs w:val="21"/>
                </w:rPr>
                <w:delText>201</w:delText>
              </w:r>
              <w:r w:rsidR="00B0727C" w:rsidDel="0055501D">
                <w:rPr>
                  <w:rFonts w:cs="Segoe UI"/>
                  <w:szCs w:val="21"/>
                </w:rPr>
                <w:delText>8</w:delText>
              </w:r>
              <w:r w:rsidRPr="003839F6" w:rsidDel="0055501D">
                <w:rPr>
                  <w:rFonts w:cs="Segoe UI"/>
                  <w:color w:val="000000"/>
                  <w:szCs w:val="20"/>
                </w:rPr>
                <w:delText xml:space="preserve">. The team comprised </w:delText>
              </w:r>
              <w:r w:rsidR="00AA7D8D" w:rsidDel="0055501D">
                <w:rPr>
                  <w:rFonts w:cs="Segoe UI"/>
                  <w:color w:val="000000"/>
                  <w:szCs w:val="20"/>
                </w:rPr>
                <w:delText xml:space="preserve">Ms. </w:delText>
              </w:r>
              <w:r w:rsidRPr="003839F6" w:rsidDel="0055501D">
                <w:rPr>
                  <w:rFonts w:cs="Segoe UI"/>
                  <w:color w:val="000000"/>
                  <w:szCs w:val="20"/>
                </w:rPr>
                <w:delText xml:space="preserve">Lim (head), </w:delText>
              </w:r>
              <w:r w:rsidR="00AA7D8D" w:rsidDel="0055501D">
                <w:rPr>
                  <w:rFonts w:cs="Segoe UI"/>
                  <w:color w:val="000000"/>
                  <w:szCs w:val="20"/>
                </w:rPr>
                <w:delText xml:space="preserve">Messrs. </w:delText>
              </w:r>
              <w:r w:rsidRPr="003839F6" w:rsidDel="0055501D">
                <w:rPr>
                  <w:rFonts w:cs="Segoe UI"/>
                  <w:color w:val="000000"/>
                  <w:szCs w:val="20"/>
                </w:rPr>
                <w:delText xml:space="preserve">Ishi, </w:delText>
              </w:r>
              <w:r w:rsidR="00B0727C" w:rsidDel="0055501D">
                <w:rPr>
                  <w:rFonts w:cs="Segoe UI"/>
                  <w:color w:val="000000"/>
                  <w:szCs w:val="20"/>
                </w:rPr>
                <w:delText>Matheson, and Alvarez</w:delText>
              </w:r>
              <w:r w:rsidR="003839F6" w:rsidRPr="003839F6" w:rsidDel="0055501D">
                <w:rPr>
                  <w:rFonts w:cs="Segoe UI"/>
                  <w:color w:val="000000"/>
                  <w:szCs w:val="20"/>
                </w:rPr>
                <w:delText xml:space="preserve"> </w:delText>
              </w:r>
              <w:r w:rsidRPr="003839F6" w:rsidDel="0055501D">
                <w:rPr>
                  <w:rFonts w:cs="Segoe UI"/>
                  <w:color w:val="000000"/>
                  <w:szCs w:val="20"/>
                </w:rPr>
                <w:delText>(all WHD),</w:delText>
              </w:r>
              <w:r w:rsidR="005D728D" w:rsidRPr="003839F6" w:rsidDel="0055501D">
                <w:rPr>
                  <w:rFonts w:cs="Segoe UI"/>
                  <w:color w:val="000000"/>
                  <w:szCs w:val="20"/>
                </w:rPr>
                <w:delText xml:space="preserve"> </w:delText>
              </w:r>
              <w:r w:rsidR="00AA7D8D" w:rsidDel="0055501D">
                <w:rPr>
                  <w:rFonts w:cs="Segoe UI"/>
                  <w:color w:val="000000"/>
                  <w:szCs w:val="20"/>
                </w:rPr>
                <w:delText>Ms.</w:delText>
              </w:r>
              <w:r w:rsidR="003839F6" w:rsidRPr="003839F6" w:rsidDel="0055501D">
                <w:rPr>
                  <w:rFonts w:cs="Segoe UI"/>
                  <w:color w:val="000000"/>
                  <w:szCs w:val="20"/>
                </w:rPr>
                <w:delText xml:space="preserve"> Arvai</w:delText>
              </w:r>
              <w:r w:rsidR="005D728D" w:rsidRPr="003839F6" w:rsidDel="0055501D">
                <w:rPr>
                  <w:rFonts w:cs="Segoe UI"/>
                  <w:szCs w:val="21"/>
                </w:rPr>
                <w:delText xml:space="preserve"> (</w:delText>
              </w:r>
              <w:r w:rsidR="003839F6" w:rsidRPr="003839F6" w:rsidDel="0055501D">
                <w:rPr>
                  <w:rFonts w:cs="Segoe UI"/>
                  <w:szCs w:val="21"/>
                </w:rPr>
                <w:delText>MCM</w:delText>
              </w:r>
              <w:r w:rsidR="005D728D" w:rsidRPr="003839F6" w:rsidDel="0055501D">
                <w:rPr>
                  <w:rFonts w:cs="Segoe UI"/>
                  <w:szCs w:val="21"/>
                </w:rPr>
                <w:delText xml:space="preserve">), </w:delText>
              </w:r>
              <w:r w:rsidR="00AA7D8D" w:rsidDel="0055501D">
                <w:rPr>
                  <w:rFonts w:cs="Segoe UI"/>
                  <w:szCs w:val="21"/>
                </w:rPr>
                <w:delText>Mr.</w:delText>
              </w:r>
              <w:r w:rsidR="00B0727C" w:rsidDel="0055501D">
                <w:rPr>
                  <w:rFonts w:cs="Segoe UI"/>
                  <w:szCs w:val="21"/>
                </w:rPr>
                <w:delText xml:space="preserve"> Keen and </w:delText>
              </w:r>
              <w:r w:rsidR="00162183" w:rsidDel="0055501D">
                <w:rPr>
                  <w:rFonts w:cs="Segoe UI"/>
                  <w:szCs w:val="21"/>
                </w:rPr>
                <w:delText>Ms.</w:delText>
              </w:r>
              <w:r w:rsidR="00750532" w:rsidDel="0055501D">
                <w:rPr>
                  <w:rFonts w:cs="Segoe UI"/>
                  <w:szCs w:val="21"/>
                </w:rPr>
                <w:delText xml:space="preserve"> </w:delText>
              </w:r>
              <w:r w:rsidR="00B0727C" w:rsidDel="0055501D">
                <w:rPr>
                  <w:rFonts w:cs="Segoe UI"/>
                  <w:szCs w:val="21"/>
                </w:rPr>
                <w:delText>Liu</w:delText>
              </w:r>
              <w:r w:rsidR="003839F6" w:rsidRPr="003839F6" w:rsidDel="0055501D">
                <w:rPr>
                  <w:rFonts w:cs="Segoe UI"/>
                  <w:szCs w:val="21"/>
                </w:rPr>
                <w:delText xml:space="preserve"> </w:delText>
              </w:r>
              <w:r w:rsidR="005D728D" w:rsidRPr="003839F6" w:rsidDel="0055501D">
                <w:rPr>
                  <w:rFonts w:cs="Segoe UI"/>
                  <w:szCs w:val="21"/>
                </w:rPr>
                <w:delText xml:space="preserve">(FAD). </w:delText>
              </w:r>
              <w:r w:rsidR="00750532" w:rsidDel="0055501D">
                <w:rPr>
                  <w:rFonts w:cs="Segoe UI"/>
                  <w:szCs w:val="21"/>
                </w:rPr>
                <w:br/>
              </w:r>
              <w:r w:rsidR="00AA7D8D" w:rsidDel="0055501D">
                <w:rPr>
                  <w:rFonts w:cs="Segoe UI"/>
                  <w:szCs w:val="21"/>
                </w:rPr>
                <w:delText>Ms.</w:delText>
              </w:r>
              <w:r w:rsidR="005B2414" w:rsidDel="0055501D">
                <w:rPr>
                  <w:rFonts w:cs="Segoe UI"/>
                  <w:szCs w:val="21"/>
                </w:rPr>
                <w:delText xml:space="preserve"> Arias </w:delText>
              </w:r>
              <w:r w:rsidR="00927B25" w:rsidDel="0055501D">
                <w:rPr>
                  <w:rFonts w:cs="Segoe UI"/>
                  <w:szCs w:val="21"/>
                </w:rPr>
                <w:delText xml:space="preserve">Granada </w:delText>
              </w:r>
              <w:r w:rsidR="005B2414" w:rsidDel="0055501D">
                <w:rPr>
                  <w:rFonts w:cs="Segoe UI"/>
                  <w:szCs w:val="21"/>
                </w:rPr>
                <w:delText xml:space="preserve">and </w:delText>
              </w:r>
              <w:r w:rsidR="00AA7D8D" w:rsidDel="0055501D">
                <w:rPr>
                  <w:rFonts w:cs="Segoe UI"/>
                  <w:szCs w:val="21"/>
                </w:rPr>
                <w:delText>Mr.</w:delText>
              </w:r>
              <w:r w:rsidR="005B2414" w:rsidDel="0055501D">
                <w:rPr>
                  <w:rFonts w:cs="Segoe UI"/>
                  <w:szCs w:val="21"/>
                </w:rPr>
                <w:delText xml:space="preserve"> Ochoa (WHD) provided valuable assistance. </w:delText>
              </w:r>
              <w:r w:rsidR="005D728D" w:rsidRPr="003839F6" w:rsidDel="0055501D">
                <w:rPr>
                  <w:rFonts w:cs="Segoe UI"/>
                  <w:szCs w:val="21"/>
                </w:rPr>
                <w:delText xml:space="preserve">Messrs. Werner and Srinivasan (both WHD) joined the mission for </w:delText>
              </w:r>
              <w:r w:rsidR="00B0727C" w:rsidDel="0055501D">
                <w:rPr>
                  <w:rFonts w:cs="Segoe UI"/>
                  <w:szCs w:val="21"/>
                </w:rPr>
                <w:delText xml:space="preserve">the </w:delText>
              </w:r>
              <w:r w:rsidR="005D728D" w:rsidRPr="003839F6" w:rsidDel="0055501D">
                <w:rPr>
                  <w:rFonts w:cs="Segoe UI"/>
                  <w:szCs w:val="21"/>
                </w:rPr>
                <w:delText>concluding meeting in Ottawa.</w:delText>
              </w:r>
              <w:r w:rsidR="00CF735E" w:rsidDel="0055501D">
                <w:rPr>
                  <w:rFonts w:cs="Segoe UI"/>
                  <w:szCs w:val="21"/>
                </w:rPr>
                <w:delText xml:space="preserve"> Ms.</w:delText>
              </w:r>
              <w:r w:rsidR="00CF735E" w:rsidDel="0055501D">
                <w:delText> </w:delText>
              </w:r>
              <w:r w:rsidR="003D1890" w:rsidDel="0055501D">
                <w:delText xml:space="preserve">Young </w:delText>
              </w:r>
              <w:r w:rsidR="0052750E" w:rsidDel="0055501D">
                <w:rPr>
                  <w:rFonts w:cs="Segoe UI"/>
                  <w:szCs w:val="21"/>
                </w:rPr>
                <w:delText>(</w:delText>
              </w:r>
              <w:r w:rsidR="003D1890" w:rsidDel="0055501D">
                <w:rPr>
                  <w:rFonts w:cs="Segoe UI"/>
                  <w:szCs w:val="21"/>
                </w:rPr>
                <w:delText>OED</w:delText>
              </w:r>
              <w:r w:rsidR="0052750E" w:rsidDel="0055501D">
                <w:rPr>
                  <w:rFonts w:cs="Segoe UI"/>
                  <w:szCs w:val="21"/>
                </w:rPr>
                <w:delText>) and Ms.</w:delText>
              </w:r>
              <w:r w:rsidR="003D1890" w:rsidDel="0055501D">
                <w:rPr>
                  <w:rFonts w:cs="Segoe UI"/>
                  <w:szCs w:val="21"/>
                </w:rPr>
                <w:delText xml:space="preserve"> Zorn</w:delText>
              </w:r>
              <w:r w:rsidR="00A22B88" w:rsidRPr="003839F6" w:rsidDel="0055501D">
                <w:rPr>
                  <w:rFonts w:cs="Segoe UI"/>
                  <w:szCs w:val="21"/>
                </w:rPr>
                <w:delText xml:space="preserve"> (OED) accompanied the mission</w:delText>
              </w:r>
              <w:r w:rsidR="0052750E" w:rsidDel="0055501D">
                <w:rPr>
                  <w:rFonts w:cs="Segoe UI"/>
                  <w:szCs w:val="21"/>
                </w:rPr>
                <w:delText xml:space="preserve"> for parts of the trip</w:delText>
              </w:r>
              <w:r w:rsidR="00A22B88" w:rsidRPr="003839F6" w:rsidDel="0055501D">
                <w:rPr>
                  <w:rFonts w:cs="Segoe UI"/>
                  <w:szCs w:val="21"/>
                </w:rPr>
                <w:delText>, and M</w:delText>
              </w:r>
              <w:r w:rsidR="003839F6" w:rsidRPr="003839F6" w:rsidDel="0055501D">
                <w:rPr>
                  <w:rFonts w:cs="Segoe UI"/>
                  <w:szCs w:val="21"/>
                </w:rPr>
                <w:delText>s</w:delText>
              </w:r>
              <w:r w:rsidR="00A22B88" w:rsidRPr="003839F6" w:rsidDel="0055501D">
                <w:rPr>
                  <w:rFonts w:cs="Segoe UI"/>
                  <w:szCs w:val="21"/>
                </w:rPr>
                <w:delText xml:space="preserve">. </w:delText>
              </w:r>
              <w:r w:rsidR="00CF735E" w:rsidDel="0055501D">
                <w:rPr>
                  <w:rFonts w:cs="Segoe UI"/>
                  <w:szCs w:val="21"/>
                </w:rPr>
                <w:delText>Hors</w:delText>
              </w:r>
              <w:r w:rsidR="003839F6" w:rsidRPr="003839F6" w:rsidDel="0055501D">
                <w:rPr>
                  <w:rFonts w:cs="Segoe UI"/>
                  <w:szCs w:val="21"/>
                </w:rPr>
                <w:delText>man</w:delText>
              </w:r>
              <w:r w:rsidR="0052750E" w:rsidDel="0055501D">
                <w:rPr>
                  <w:rFonts w:cs="Segoe UI"/>
                  <w:szCs w:val="21"/>
                </w:rPr>
                <w:delText xml:space="preserve"> </w:delText>
              </w:r>
              <w:r w:rsidR="00A22B88" w:rsidRPr="003839F6" w:rsidDel="0055501D">
                <w:rPr>
                  <w:rFonts w:cs="Segoe UI"/>
                  <w:szCs w:val="21"/>
                </w:rPr>
                <w:delText xml:space="preserve">(ED) attended the </w:delText>
              </w:r>
              <w:r w:rsidR="0052750E" w:rsidDel="0055501D">
                <w:rPr>
                  <w:rFonts w:cs="Segoe UI"/>
                  <w:szCs w:val="21"/>
                </w:rPr>
                <w:delText>concluding meeting</w:delText>
              </w:r>
              <w:r w:rsidR="00A22B88" w:rsidRPr="003839F6" w:rsidDel="0055501D">
                <w:rPr>
                  <w:rFonts w:cs="Segoe UI"/>
                  <w:szCs w:val="21"/>
                </w:rPr>
                <w:delText>. The mission met with Finance Minister Morneau, Governor Poloz, Superintendent Rudin, Deputy Minister Rochon</w:delText>
              </w:r>
              <w:r w:rsidR="00931B6B" w:rsidRPr="003839F6" w:rsidDel="0055501D">
                <w:rPr>
                  <w:rFonts w:cs="Segoe UI"/>
                  <w:szCs w:val="21"/>
                </w:rPr>
                <w:delText>,</w:delText>
              </w:r>
              <w:r w:rsidR="00A22B88" w:rsidRPr="003839F6" w:rsidDel="0055501D">
                <w:rPr>
                  <w:rFonts w:cs="Segoe UI"/>
                  <w:szCs w:val="21"/>
                </w:rPr>
                <w:delText xml:space="preserve"> </w:delText>
              </w:r>
              <w:r w:rsidR="0052750E" w:rsidDel="0055501D">
                <w:rPr>
                  <w:rFonts w:cs="Segoe UI"/>
                  <w:szCs w:val="21"/>
                </w:rPr>
                <w:delText xml:space="preserve">Deputy Governors Lane, Leduc, </w:delText>
              </w:r>
              <w:r w:rsidR="003D1890" w:rsidDel="0055501D">
                <w:rPr>
                  <w:rFonts w:cs="Segoe UI"/>
                  <w:szCs w:val="21"/>
                </w:rPr>
                <w:delText xml:space="preserve">and </w:delText>
              </w:r>
              <w:r w:rsidR="0052750E" w:rsidDel="0055501D">
                <w:rPr>
                  <w:rFonts w:cs="Segoe UI"/>
                  <w:szCs w:val="21"/>
                </w:rPr>
                <w:delText xml:space="preserve">Patterson, </w:delText>
              </w:r>
              <w:r w:rsidR="00A22B88" w:rsidRPr="003839F6" w:rsidDel="0055501D">
                <w:rPr>
                  <w:rFonts w:cs="Segoe UI"/>
                  <w:szCs w:val="21"/>
                </w:rPr>
                <w:delText>other senior officials, regulators, provincial governments, representatives from the financial and business sector, academics, and think tanks. The p</w:delText>
              </w:r>
              <w:r w:rsidR="0052750E" w:rsidDel="0055501D">
                <w:rPr>
                  <w:rFonts w:cs="Segoe UI"/>
                  <w:szCs w:val="21"/>
                </w:rPr>
                <w:delText>ress conference was held on June</w:delText>
              </w:r>
              <w:r w:rsidR="00C01276" w:rsidDel="0055501D">
                <w:delText> </w:delText>
              </w:r>
              <w:r w:rsidR="0052750E" w:rsidDel="0055501D">
                <w:rPr>
                  <w:rFonts w:cs="Segoe UI"/>
                  <w:szCs w:val="21"/>
                </w:rPr>
                <w:delText>4</w:delText>
              </w:r>
              <w:r w:rsidR="00A22B88" w:rsidRPr="003839F6" w:rsidDel="0055501D">
                <w:rPr>
                  <w:rFonts w:cs="Segoe UI"/>
                  <w:szCs w:val="21"/>
                </w:rPr>
                <w:delText>, 201</w:delText>
              </w:r>
              <w:r w:rsidR="0052750E" w:rsidDel="0055501D">
                <w:rPr>
                  <w:rFonts w:cs="Segoe UI"/>
                  <w:szCs w:val="21"/>
                </w:rPr>
                <w:delText xml:space="preserve">8 </w:delText>
              </w:r>
              <w:r w:rsidR="00A22B88" w:rsidRPr="003839F6" w:rsidDel="0055501D">
                <w:rPr>
                  <w:rFonts w:cs="Segoe UI"/>
                  <w:szCs w:val="21"/>
                </w:rPr>
                <w:delText xml:space="preserve">in </w:delText>
              </w:r>
              <w:r w:rsidR="003839F6" w:rsidRPr="003839F6" w:rsidDel="0055501D">
                <w:rPr>
                  <w:rFonts w:cs="Segoe UI"/>
                  <w:szCs w:val="21"/>
                </w:rPr>
                <w:delText>Ottawa.</w:delText>
              </w:r>
            </w:del>
          </w:p>
        </w:tc>
      </w:tr>
    </w:tbl>
    <w:p w14:paraId="177CE564" w14:textId="77777777" w:rsidR="00E470C1" w:rsidDel="0055501D" w:rsidRDefault="00E470C1" w:rsidP="00E470C1">
      <w:pPr>
        <w:rPr>
          <w:del w:id="35" w:author="Huang, Chengyu" w:date="2019-05-28T10:52:00Z"/>
          <w:rFonts w:cs="Segoe UI"/>
          <w:b/>
          <w:bCs/>
        </w:rPr>
      </w:pPr>
    </w:p>
    <w:p w14:paraId="2D78E59A" w14:textId="472F068F" w:rsidR="00E470C1" w:rsidDel="0055501D" w:rsidRDefault="00E470C1" w:rsidP="00E470C1">
      <w:pPr>
        <w:rPr>
          <w:del w:id="36" w:author="Huang, Chengyu" w:date="2019-05-28T10:54:00Z"/>
          <w:rFonts w:cs="Segoe UI"/>
          <w:b/>
          <w:bCs/>
        </w:rPr>
        <w:sectPr w:rsidR="00E470C1" w:rsidDel="0055501D" w:rsidSect="00C41DDB">
          <w:headerReference w:type="even" r:id="rId21"/>
          <w:footerReference w:type="even" r:id="rId22"/>
          <w:headerReference w:type="first" r:id="rId23"/>
          <w:pgSz w:w="12240" w:h="15840" w:code="1"/>
          <w:pgMar w:top="1440" w:right="1440" w:bottom="1440" w:left="1800" w:header="720" w:footer="720" w:gutter="0"/>
          <w:cols w:space="720"/>
          <w:docGrid w:type="lines" w:linePitch="360"/>
        </w:sectPr>
      </w:pPr>
    </w:p>
    <w:p w14:paraId="120D083C" w14:textId="721B87EB" w:rsidR="00E470C1" w:rsidDel="0055501D" w:rsidRDefault="00E470C1" w:rsidP="00E470C1">
      <w:pPr>
        <w:rPr>
          <w:del w:id="37" w:author="Huang, Chengyu" w:date="2019-05-28T10:54:00Z"/>
          <w:rFonts w:cs="Segoe UI"/>
          <w:b/>
          <w:bCs/>
        </w:rPr>
      </w:pPr>
    </w:p>
    <w:tbl>
      <w:tblPr>
        <w:tblStyle w:val="TableGrid"/>
        <w:tblW w:w="908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B82AD"/>
        <w:tblCellMar>
          <w:left w:w="0" w:type="dxa"/>
          <w:right w:w="0" w:type="dxa"/>
        </w:tblCellMar>
        <w:tblLook w:val="04A0" w:firstRow="1" w:lastRow="0" w:firstColumn="1" w:lastColumn="0" w:noHBand="0" w:noVBand="1"/>
      </w:tblPr>
      <w:tblGrid>
        <w:gridCol w:w="9086"/>
      </w:tblGrid>
      <w:tr w:rsidR="00E470C1" w:rsidRPr="00B70F82" w:rsidDel="0055501D" w14:paraId="6E089C99" w14:textId="3D7A1AF8" w:rsidTr="00E470C1">
        <w:trPr>
          <w:cantSplit/>
          <w:trHeight w:val="468"/>
          <w:del w:id="38" w:author="Huang, Chengyu" w:date="2019-05-28T10:53:00Z"/>
        </w:trPr>
        <w:tc>
          <w:tcPr>
            <w:tcW w:w="9086" w:type="dxa"/>
            <w:shd w:val="clear" w:color="auto" w:fill="4B82AD"/>
            <w:vAlign w:val="center"/>
          </w:tcPr>
          <w:p w14:paraId="19019D9F" w14:textId="7B4C698C" w:rsidR="00E470C1" w:rsidRPr="00B70F82" w:rsidDel="0055501D" w:rsidRDefault="00E470C1" w:rsidP="00E470C1">
            <w:pPr>
              <w:tabs>
                <w:tab w:val="center" w:pos="-1080"/>
                <w:tab w:val="left" w:pos="-360"/>
                <w:tab w:val="center" w:pos="4320"/>
                <w:tab w:val="right" w:pos="9000"/>
              </w:tabs>
              <w:spacing w:line="240" w:lineRule="auto"/>
              <w:ind w:left="274"/>
              <w:rPr>
                <w:del w:id="39" w:author="Huang, Chengyu" w:date="2019-05-28T10:53:00Z"/>
                <w:rFonts w:cs="Segoe UI"/>
                <w:b/>
                <w:color w:val="F2F2F2" w:themeColor="background1" w:themeShade="F2"/>
                <w:sz w:val="32"/>
                <w:szCs w:val="32"/>
              </w:rPr>
            </w:pPr>
            <w:del w:id="40" w:author="Huang, Chengyu" w:date="2019-05-28T10:53:00Z">
              <w:r w:rsidRPr="00B70F82" w:rsidDel="0055501D">
                <w:rPr>
                  <w:rFonts w:cs="Segoe UI"/>
                  <w:b/>
                  <w:color w:val="F2F2F2" w:themeColor="background1" w:themeShade="F2"/>
                  <w:sz w:val="32"/>
                  <w:szCs w:val="32"/>
                </w:rPr>
                <w:delText>CONTENTS</w:delText>
              </w:r>
            </w:del>
          </w:p>
        </w:tc>
      </w:tr>
    </w:tbl>
    <w:bookmarkStart w:id="41" w:name="AddContents"/>
    <w:bookmarkStart w:id="42" w:name="toc1"/>
    <w:bookmarkEnd w:id="41"/>
    <w:p w14:paraId="7D890068" w14:textId="5868A346" w:rsidR="008840E5" w:rsidDel="0055501D" w:rsidRDefault="00C47EE6">
      <w:pPr>
        <w:pStyle w:val="TOC1"/>
        <w:rPr>
          <w:del w:id="43" w:author="Huang, Chengyu" w:date="2019-05-28T10:52:00Z"/>
          <w:rFonts w:asciiTheme="minorHAnsi" w:eastAsiaTheme="minorEastAsia" w:hAnsiTheme="minorHAnsi" w:cstheme="minorBidi"/>
          <w:b w:val="0"/>
          <w:caps w:val="0"/>
          <w:noProof/>
          <w:color w:val="auto"/>
          <w:sz w:val="22"/>
          <w:szCs w:val="22"/>
        </w:rPr>
      </w:pPr>
      <w:del w:id="44" w:author="Huang, Chengyu" w:date="2019-05-28T10:52:00Z">
        <w:r w:rsidDel="0055501D">
          <w:fldChar w:fldCharType="begin"/>
        </w:r>
        <w:r w:rsidDel="0055501D">
          <w:delInstrText xml:space="preserve"> TOC \o "1-2" </w:delInstrText>
        </w:r>
        <w:r w:rsidDel="0055501D">
          <w:fldChar w:fldCharType="separate"/>
        </w:r>
        <w:r w:rsidR="008840E5" w:rsidDel="0055501D">
          <w:rPr>
            <w:noProof/>
          </w:rPr>
          <w:delText>political context: Turning risk into opportunity</w:delText>
        </w:r>
        <w:r w:rsidR="008840E5" w:rsidDel="0055501D">
          <w:rPr>
            <w:noProof/>
          </w:rPr>
          <w:tab/>
        </w:r>
        <w:r w:rsidR="008840E5" w:rsidDel="0055501D">
          <w:rPr>
            <w:b w:val="0"/>
            <w:caps w:val="0"/>
            <w:noProof/>
          </w:rPr>
          <w:fldChar w:fldCharType="begin"/>
        </w:r>
        <w:r w:rsidR="008840E5" w:rsidDel="0055501D">
          <w:rPr>
            <w:noProof/>
          </w:rPr>
          <w:delInstrText xml:space="preserve"> PAGEREF _Toc516239203 \h </w:delInstrText>
        </w:r>
        <w:r w:rsidR="008840E5" w:rsidDel="0055501D">
          <w:rPr>
            <w:b w:val="0"/>
            <w:caps w:val="0"/>
            <w:noProof/>
          </w:rPr>
        </w:r>
        <w:r w:rsidR="008840E5" w:rsidDel="0055501D">
          <w:rPr>
            <w:b w:val="0"/>
            <w:caps w:val="0"/>
            <w:noProof/>
          </w:rPr>
          <w:fldChar w:fldCharType="separate"/>
        </w:r>
        <w:r w:rsidR="008840E5" w:rsidDel="0055501D">
          <w:rPr>
            <w:noProof/>
          </w:rPr>
          <w:delText>4</w:delText>
        </w:r>
        <w:r w:rsidR="008840E5" w:rsidDel="0055501D">
          <w:rPr>
            <w:b w:val="0"/>
            <w:caps w:val="0"/>
            <w:noProof/>
          </w:rPr>
          <w:fldChar w:fldCharType="end"/>
        </w:r>
      </w:del>
    </w:p>
    <w:p w14:paraId="0BE18A99" w14:textId="2E8CF352" w:rsidR="008840E5" w:rsidDel="0055501D" w:rsidRDefault="008840E5">
      <w:pPr>
        <w:pStyle w:val="TOC1"/>
        <w:rPr>
          <w:del w:id="45" w:author="Huang, Chengyu" w:date="2019-05-28T10:52:00Z"/>
          <w:rFonts w:asciiTheme="minorHAnsi" w:eastAsiaTheme="minorEastAsia" w:hAnsiTheme="minorHAnsi" w:cstheme="minorBidi"/>
          <w:b w:val="0"/>
          <w:caps w:val="0"/>
          <w:noProof/>
          <w:color w:val="auto"/>
          <w:sz w:val="22"/>
          <w:szCs w:val="22"/>
        </w:rPr>
      </w:pPr>
      <w:del w:id="46" w:author="Huang, Chengyu" w:date="2019-05-28T10:52:00Z">
        <w:r w:rsidDel="0055501D">
          <w:rPr>
            <w:noProof/>
          </w:rPr>
          <w:delText>recent developments</w:delText>
        </w:r>
        <w:r w:rsidDel="0055501D">
          <w:rPr>
            <w:noProof/>
          </w:rPr>
          <w:tab/>
        </w:r>
        <w:r w:rsidDel="0055501D">
          <w:rPr>
            <w:b w:val="0"/>
            <w:caps w:val="0"/>
            <w:noProof/>
          </w:rPr>
          <w:fldChar w:fldCharType="begin"/>
        </w:r>
        <w:r w:rsidDel="0055501D">
          <w:rPr>
            <w:noProof/>
          </w:rPr>
          <w:delInstrText xml:space="preserve"> PAGEREF _Toc516239204 \h </w:delInstrText>
        </w:r>
        <w:r w:rsidDel="0055501D">
          <w:rPr>
            <w:b w:val="0"/>
            <w:caps w:val="0"/>
            <w:noProof/>
          </w:rPr>
        </w:r>
        <w:r w:rsidDel="0055501D">
          <w:rPr>
            <w:b w:val="0"/>
            <w:caps w:val="0"/>
            <w:noProof/>
          </w:rPr>
          <w:fldChar w:fldCharType="separate"/>
        </w:r>
        <w:r w:rsidDel="0055501D">
          <w:rPr>
            <w:noProof/>
          </w:rPr>
          <w:delText>4</w:delText>
        </w:r>
        <w:r w:rsidDel="0055501D">
          <w:rPr>
            <w:b w:val="0"/>
            <w:caps w:val="0"/>
            <w:noProof/>
          </w:rPr>
          <w:fldChar w:fldCharType="end"/>
        </w:r>
      </w:del>
    </w:p>
    <w:p w14:paraId="668EC9F3" w14:textId="52C2565F" w:rsidR="008840E5" w:rsidDel="0055501D" w:rsidRDefault="008840E5">
      <w:pPr>
        <w:pStyle w:val="TOC2"/>
        <w:rPr>
          <w:del w:id="47" w:author="Huang, Chengyu" w:date="2019-05-28T10:52:00Z"/>
          <w:rFonts w:asciiTheme="minorHAnsi" w:eastAsiaTheme="minorEastAsia" w:hAnsiTheme="minorHAnsi" w:cstheme="minorBidi"/>
          <w:noProof/>
          <w:color w:val="auto"/>
          <w:sz w:val="22"/>
          <w:szCs w:val="22"/>
        </w:rPr>
      </w:pPr>
      <w:del w:id="48" w:author="Huang, Chengyu" w:date="2019-05-28T10:52:00Z">
        <w:r w:rsidDel="0055501D">
          <w:rPr>
            <w:noProof/>
          </w:rPr>
          <w:delText>A. A Solid Recovery but Investment and Exports are Still Lagging</w:delText>
        </w:r>
        <w:r w:rsidDel="0055501D">
          <w:rPr>
            <w:noProof/>
          </w:rPr>
          <w:tab/>
        </w:r>
        <w:r w:rsidDel="0055501D">
          <w:rPr>
            <w:noProof/>
          </w:rPr>
          <w:fldChar w:fldCharType="begin"/>
        </w:r>
        <w:r w:rsidDel="0055501D">
          <w:rPr>
            <w:noProof/>
          </w:rPr>
          <w:delInstrText xml:space="preserve"> PAGEREF _Toc516239205 \h </w:delInstrText>
        </w:r>
        <w:r w:rsidDel="0055501D">
          <w:rPr>
            <w:noProof/>
          </w:rPr>
        </w:r>
        <w:r w:rsidDel="0055501D">
          <w:rPr>
            <w:noProof/>
          </w:rPr>
          <w:fldChar w:fldCharType="separate"/>
        </w:r>
        <w:r w:rsidDel="0055501D">
          <w:rPr>
            <w:noProof/>
          </w:rPr>
          <w:delText>4</w:delText>
        </w:r>
        <w:r w:rsidDel="0055501D">
          <w:rPr>
            <w:noProof/>
          </w:rPr>
          <w:fldChar w:fldCharType="end"/>
        </w:r>
      </w:del>
    </w:p>
    <w:p w14:paraId="0EE65C3A" w14:textId="5698DBB8" w:rsidR="008840E5" w:rsidDel="0055501D" w:rsidRDefault="008840E5">
      <w:pPr>
        <w:pStyle w:val="TOC2"/>
        <w:rPr>
          <w:del w:id="49" w:author="Huang, Chengyu" w:date="2019-05-28T10:52:00Z"/>
          <w:rFonts w:asciiTheme="minorHAnsi" w:eastAsiaTheme="minorEastAsia" w:hAnsiTheme="minorHAnsi" w:cstheme="minorBidi"/>
          <w:noProof/>
          <w:color w:val="auto"/>
          <w:sz w:val="22"/>
          <w:szCs w:val="22"/>
        </w:rPr>
      </w:pPr>
      <w:del w:id="50" w:author="Huang, Chengyu" w:date="2019-05-28T10:52:00Z">
        <w:r w:rsidDel="0055501D">
          <w:rPr>
            <w:noProof/>
          </w:rPr>
          <w:delText>B. Policy Levers Begin to Adjust as the Output Gap Closes</w:delText>
        </w:r>
        <w:r w:rsidDel="0055501D">
          <w:rPr>
            <w:noProof/>
          </w:rPr>
          <w:tab/>
        </w:r>
        <w:r w:rsidDel="0055501D">
          <w:rPr>
            <w:noProof/>
          </w:rPr>
          <w:fldChar w:fldCharType="begin"/>
        </w:r>
        <w:r w:rsidDel="0055501D">
          <w:rPr>
            <w:noProof/>
          </w:rPr>
          <w:delInstrText xml:space="preserve"> PAGEREF _Toc516239206 \h </w:delInstrText>
        </w:r>
        <w:r w:rsidDel="0055501D">
          <w:rPr>
            <w:noProof/>
          </w:rPr>
        </w:r>
        <w:r w:rsidDel="0055501D">
          <w:rPr>
            <w:noProof/>
          </w:rPr>
          <w:fldChar w:fldCharType="separate"/>
        </w:r>
        <w:r w:rsidDel="0055501D">
          <w:rPr>
            <w:noProof/>
          </w:rPr>
          <w:delText>6</w:delText>
        </w:r>
        <w:r w:rsidDel="0055501D">
          <w:rPr>
            <w:noProof/>
          </w:rPr>
          <w:fldChar w:fldCharType="end"/>
        </w:r>
      </w:del>
    </w:p>
    <w:p w14:paraId="366CD498" w14:textId="16935F77" w:rsidR="008840E5" w:rsidDel="0055501D" w:rsidRDefault="008840E5">
      <w:pPr>
        <w:pStyle w:val="TOC2"/>
        <w:rPr>
          <w:del w:id="51" w:author="Huang, Chengyu" w:date="2019-05-28T10:52:00Z"/>
          <w:rFonts w:asciiTheme="minorHAnsi" w:eastAsiaTheme="minorEastAsia" w:hAnsiTheme="minorHAnsi" w:cstheme="minorBidi"/>
          <w:noProof/>
          <w:color w:val="auto"/>
          <w:sz w:val="22"/>
          <w:szCs w:val="22"/>
        </w:rPr>
      </w:pPr>
      <w:del w:id="52" w:author="Huang, Chengyu" w:date="2019-05-28T10:52:00Z">
        <w:r w:rsidDel="0055501D">
          <w:rPr>
            <w:noProof/>
          </w:rPr>
          <w:delText>C. Housing Market Cools but Household Debt Remains High</w:delText>
        </w:r>
        <w:r w:rsidDel="0055501D">
          <w:rPr>
            <w:noProof/>
          </w:rPr>
          <w:tab/>
        </w:r>
        <w:r w:rsidDel="0055501D">
          <w:rPr>
            <w:noProof/>
          </w:rPr>
          <w:fldChar w:fldCharType="begin"/>
        </w:r>
        <w:r w:rsidDel="0055501D">
          <w:rPr>
            <w:noProof/>
          </w:rPr>
          <w:delInstrText xml:space="preserve"> PAGEREF _Toc516239207 \h </w:delInstrText>
        </w:r>
        <w:r w:rsidDel="0055501D">
          <w:rPr>
            <w:noProof/>
          </w:rPr>
        </w:r>
        <w:r w:rsidDel="0055501D">
          <w:rPr>
            <w:noProof/>
          </w:rPr>
          <w:fldChar w:fldCharType="separate"/>
        </w:r>
        <w:r w:rsidDel="0055501D">
          <w:rPr>
            <w:noProof/>
          </w:rPr>
          <w:delText>7</w:delText>
        </w:r>
        <w:r w:rsidDel="0055501D">
          <w:rPr>
            <w:noProof/>
          </w:rPr>
          <w:fldChar w:fldCharType="end"/>
        </w:r>
      </w:del>
    </w:p>
    <w:p w14:paraId="0824958D" w14:textId="33225E0F" w:rsidR="008840E5" w:rsidDel="0055501D" w:rsidRDefault="008840E5">
      <w:pPr>
        <w:pStyle w:val="TOC2"/>
        <w:rPr>
          <w:del w:id="53" w:author="Huang, Chengyu" w:date="2019-05-28T10:52:00Z"/>
          <w:rFonts w:asciiTheme="minorHAnsi" w:eastAsiaTheme="minorEastAsia" w:hAnsiTheme="minorHAnsi" w:cstheme="minorBidi"/>
          <w:noProof/>
          <w:color w:val="auto"/>
          <w:sz w:val="22"/>
          <w:szCs w:val="22"/>
        </w:rPr>
      </w:pPr>
      <w:del w:id="54" w:author="Huang, Chengyu" w:date="2019-05-28T10:52:00Z">
        <w:r w:rsidDel="0055501D">
          <w:rPr>
            <w:noProof/>
          </w:rPr>
          <w:delText>D. Another Banner Year for the Large Banks with Some New Risks</w:delText>
        </w:r>
        <w:r w:rsidDel="0055501D">
          <w:rPr>
            <w:noProof/>
          </w:rPr>
          <w:tab/>
        </w:r>
        <w:r w:rsidDel="0055501D">
          <w:rPr>
            <w:noProof/>
          </w:rPr>
          <w:fldChar w:fldCharType="begin"/>
        </w:r>
        <w:r w:rsidDel="0055501D">
          <w:rPr>
            <w:noProof/>
          </w:rPr>
          <w:delInstrText xml:space="preserve"> PAGEREF _Toc516239208 \h </w:delInstrText>
        </w:r>
        <w:r w:rsidDel="0055501D">
          <w:rPr>
            <w:noProof/>
          </w:rPr>
        </w:r>
        <w:r w:rsidDel="0055501D">
          <w:rPr>
            <w:noProof/>
          </w:rPr>
          <w:fldChar w:fldCharType="separate"/>
        </w:r>
        <w:r w:rsidDel="0055501D">
          <w:rPr>
            <w:noProof/>
          </w:rPr>
          <w:delText>8</w:delText>
        </w:r>
        <w:r w:rsidDel="0055501D">
          <w:rPr>
            <w:noProof/>
          </w:rPr>
          <w:fldChar w:fldCharType="end"/>
        </w:r>
      </w:del>
    </w:p>
    <w:p w14:paraId="7E89FCE3" w14:textId="0D57040B" w:rsidR="008840E5" w:rsidDel="0055501D" w:rsidRDefault="008840E5">
      <w:pPr>
        <w:pStyle w:val="TOC1"/>
        <w:rPr>
          <w:del w:id="55" w:author="Huang, Chengyu" w:date="2019-05-28T10:52:00Z"/>
          <w:rFonts w:asciiTheme="minorHAnsi" w:eastAsiaTheme="minorEastAsia" w:hAnsiTheme="minorHAnsi" w:cstheme="minorBidi"/>
          <w:b w:val="0"/>
          <w:caps w:val="0"/>
          <w:noProof/>
          <w:color w:val="auto"/>
          <w:sz w:val="22"/>
          <w:szCs w:val="22"/>
        </w:rPr>
      </w:pPr>
      <w:del w:id="56" w:author="Huang, Chengyu" w:date="2019-05-28T10:52:00Z">
        <w:r w:rsidDel="0055501D">
          <w:rPr>
            <w:noProof/>
          </w:rPr>
          <w:delText>Outlook and Risks: Uncertain times</w:delText>
        </w:r>
        <w:r w:rsidDel="0055501D">
          <w:rPr>
            <w:noProof/>
          </w:rPr>
          <w:tab/>
        </w:r>
        <w:r w:rsidDel="0055501D">
          <w:rPr>
            <w:b w:val="0"/>
            <w:caps w:val="0"/>
            <w:noProof/>
          </w:rPr>
          <w:fldChar w:fldCharType="begin"/>
        </w:r>
        <w:r w:rsidDel="0055501D">
          <w:rPr>
            <w:noProof/>
          </w:rPr>
          <w:delInstrText xml:space="preserve"> PAGEREF _Toc516239209 \h </w:delInstrText>
        </w:r>
        <w:r w:rsidDel="0055501D">
          <w:rPr>
            <w:b w:val="0"/>
            <w:caps w:val="0"/>
            <w:noProof/>
          </w:rPr>
        </w:r>
        <w:r w:rsidDel="0055501D">
          <w:rPr>
            <w:b w:val="0"/>
            <w:caps w:val="0"/>
            <w:noProof/>
          </w:rPr>
          <w:fldChar w:fldCharType="separate"/>
        </w:r>
        <w:r w:rsidDel="0055501D">
          <w:rPr>
            <w:noProof/>
          </w:rPr>
          <w:delText>8</w:delText>
        </w:r>
        <w:r w:rsidDel="0055501D">
          <w:rPr>
            <w:b w:val="0"/>
            <w:caps w:val="0"/>
            <w:noProof/>
          </w:rPr>
          <w:fldChar w:fldCharType="end"/>
        </w:r>
      </w:del>
    </w:p>
    <w:p w14:paraId="0EB7994A" w14:textId="07CA5BAC" w:rsidR="008840E5" w:rsidDel="0055501D" w:rsidRDefault="008840E5">
      <w:pPr>
        <w:pStyle w:val="TOC1"/>
        <w:rPr>
          <w:del w:id="57" w:author="Huang, Chengyu" w:date="2019-05-28T10:52:00Z"/>
          <w:rFonts w:asciiTheme="minorHAnsi" w:eastAsiaTheme="minorEastAsia" w:hAnsiTheme="minorHAnsi" w:cstheme="minorBidi"/>
          <w:b w:val="0"/>
          <w:caps w:val="0"/>
          <w:noProof/>
          <w:color w:val="auto"/>
          <w:sz w:val="22"/>
          <w:szCs w:val="22"/>
        </w:rPr>
      </w:pPr>
      <w:del w:id="58" w:author="Huang, Chengyu" w:date="2019-05-28T10:52:00Z">
        <w:r w:rsidDel="0055501D">
          <w:rPr>
            <w:noProof/>
          </w:rPr>
          <w:delText>Policies for sustainable and inclusive growth</w:delText>
        </w:r>
        <w:r w:rsidDel="0055501D">
          <w:rPr>
            <w:noProof/>
          </w:rPr>
          <w:tab/>
        </w:r>
        <w:r w:rsidDel="0055501D">
          <w:rPr>
            <w:b w:val="0"/>
            <w:caps w:val="0"/>
            <w:noProof/>
          </w:rPr>
          <w:fldChar w:fldCharType="begin"/>
        </w:r>
        <w:r w:rsidDel="0055501D">
          <w:rPr>
            <w:noProof/>
          </w:rPr>
          <w:delInstrText xml:space="preserve"> PAGEREF _Toc516239210 \h </w:delInstrText>
        </w:r>
        <w:r w:rsidDel="0055501D">
          <w:rPr>
            <w:b w:val="0"/>
            <w:caps w:val="0"/>
            <w:noProof/>
          </w:rPr>
        </w:r>
        <w:r w:rsidDel="0055501D">
          <w:rPr>
            <w:b w:val="0"/>
            <w:caps w:val="0"/>
            <w:noProof/>
          </w:rPr>
          <w:fldChar w:fldCharType="separate"/>
        </w:r>
        <w:r w:rsidDel="0055501D">
          <w:rPr>
            <w:noProof/>
          </w:rPr>
          <w:delText>13</w:delText>
        </w:r>
        <w:r w:rsidDel="0055501D">
          <w:rPr>
            <w:b w:val="0"/>
            <w:caps w:val="0"/>
            <w:noProof/>
          </w:rPr>
          <w:fldChar w:fldCharType="end"/>
        </w:r>
      </w:del>
    </w:p>
    <w:p w14:paraId="34805312" w14:textId="2D349966" w:rsidR="008840E5" w:rsidDel="0055501D" w:rsidRDefault="008840E5">
      <w:pPr>
        <w:pStyle w:val="TOC2"/>
        <w:rPr>
          <w:del w:id="59" w:author="Huang, Chengyu" w:date="2019-05-28T10:52:00Z"/>
          <w:rFonts w:asciiTheme="minorHAnsi" w:eastAsiaTheme="minorEastAsia" w:hAnsiTheme="minorHAnsi" w:cstheme="minorBidi"/>
          <w:noProof/>
          <w:color w:val="auto"/>
          <w:sz w:val="22"/>
          <w:szCs w:val="22"/>
        </w:rPr>
      </w:pPr>
      <w:del w:id="60" w:author="Huang, Chengyu" w:date="2019-05-28T10:52:00Z">
        <w:r w:rsidDel="0055501D">
          <w:rPr>
            <w:noProof/>
          </w:rPr>
          <w:delText>A. Fiscal Policy</w:delText>
        </w:r>
        <w:r w:rsidDel="0055501D">
          <w:rPr>
            <w:noProof/>
          </w:rPr>
          <w:tab/>
        </w:r>
        <w:r w:rsidDel="0055501D">
          <w:rPr>
            <w:noProof/>
          </w:rPr>
          <w:fldChar w:fldCharType="begin"/>
        </w:r>
        <w:r w:rsidDel="0055501D">
          <w:rPr>
            <w:noProof/>
          </w:rPr>
          <w:delInstrText xml:space="preserve"> PAGEREF _Toc516239211 \h </w:delInstrText>
        </w:r>
        <w:r w:rsidDel="0055501D">
          <w:rPr>
            <w:noProof/>
          </w:rPr>
        </w:r>
        <w:r w:rsidDel="0055501D">
          <w:rPr>
            <w:noProof/>
          </w:rPr>
          <w:fldChar w:fldCharType="separate"/>
        </w:r>
        <w:r w:rsidDel="0055501D">
          <w:rPr>
            <w:noProof/>
          </w:rPr>
          <w:delText>13</w:delText>
        </w:r>
        <w:r w:rsidDel="0055501D">
          <w:rPr>
            <w:noProof/>
          </w:rPr>
          <w:fldChar w:fldCharType="end"/>
        </w:r>
      </w:del>
    </w:p>
    <w:p w14:paraId="39FFB34E" w14:textId="60811970" w:rsidR="008840E5" w:rsidDel="0055501D" w:rsidRDefault="008840E5">
      <w:pPr>
        <w:pStyle w:val="TOC2"/>
        <w:rPr>
          <w:del w:id="61" w:author="Huang, Chengyu" w:date="2019-05-28T10:52:00Z"/>
          <w:rFonts w:asciiTheme="minorHAnsi" w:eastAsiaTheme="minorEastAsia" w:hAnsiTheme="minorHAnsi" w:cstheme="minorBidi"/>
          <w:noProof/>
          <w:color w:val="auto"/>
          <w:sz w:val="22"/>
          <w:szCs w:val="22"/>
        </w:rPr>
      </w:pPr>
      <w:del w:id="62" w:author="Huang, Chengyu" w:date="2019-05-28T10:52:00Z">
        <w:r w:rsidDel="0055501D">
          <w:rPr>
            <w:noProof/>
          </w:rPr>
          <w:delText>B. Rethinking Corporate Taxation in a Changing International Environment</w:delText>
        </w:r>
        <w:r w:rsidDel="0055501D">
          <w:rPr>
            <w:noProof/>
          </w:rPr>
          <w:tab/>
        </w:r>
        <w:r w:rsidDel="0055501D">
          <w:rPr>
            <w:noProof/>
          </w:rPr>
          <w:fldChar w:fldCharType="begin"/>
        </w:r>
        <w:r w:rsidDel="0055501D">
          <w:rPr>
            <w:noProof/>
          </w:rPr>
          <w:delInstrText xml:space="preserve"> PAGEREF _Toc516239212 \h </w:delInstrText>
        </w:r>
        <w:r w:rsidDel="0055501D">
          <w:rPr>
            <w:noProof/>
          </w:rPr>
        </w:r>
        <w:r w:rsidDel="0055501D">
          <w:rPr>
            <w:noProof/>
          </w:rPr>
          <w:fldChar w:fldCharType="separate"/>
        </w:r>
        <w:r w:rsidDel="0055501D">
          <w:rPr>
            <w:noProof/>
          </w:rPr>
          <w:delText>17</w:delText>
        </w:r>
        <w:r w:rsidDel="0055501D">
          <w:rPr>
            <w:noProof/>
          </w:rPr>
          <w:fldChar w:fldCharType="end"/>
        </w:r>
      </w:del>
    </w:p>
    <w:p w14:paraId="218E820B" w14:textId="6973D241" w:rsidR="008840E5" w:rsidDel="0055501D" w:rsidRDefault="008840E5">
      <w:pPr>
        <w:pStyle w:val="TOC2"/>
        <w:rPr>
          <w:del w:id="63" w:author="Huang, Chengyu" w:date="2019-05-28T10:52:00Z"/>
          <w:rFonts w:asciiTheme="minorHAnsi" w:eastAsiaTheme="minorEastAsia" w:hAnsiTheme="minorHAnsi" w:cstheme="minorBidi"/>
          <w:noProof/>
          <w:color w:val="auto"/>
          <w:sz w:val="22"/>
          <w:szCs w:val="22"/>
        </w:rPr>
      </w:pPr>
      <w:del w:id="64" w:author="Huang, Chengyu" w:date="2019-05-28T10:52:00Z">
        <w:r w:rsidDel="0055501D">
          <w:rPr>
            <w:noProof/>
          </w:rPr>
          <w:delText>C. Monetary Policy</w:delText>
        </w:r>
        <w:r w:rsidDel="0055501D">
          <w:rPr>
            <w:noProof/>
          </w:rPr>
          <w:tab/>
        </w:r>
        <w:r w:rsidDel="0055501D">
          <w:rPr>
            <w:noProof/>
          </w:rPr>
          <w:fldChar w:fldCharType="begin"/>
        </w:r>
        <w:r w:rsidDel="0055501D">
          <w:rPr>
            <w:noProof/>
          </w:rPr>
          <w:delInstrText xml:space="preserve"> PAGEREF _Toc516239213 \h </w:delInstrText>
        </w:r>
        <w:r w:rsidDel="0055501D">
          <w:rPr>
            <w:noProof/>
          </w:rPr>
        </w:r>
        <w:r w:rsidDel="0055501D">
          <w:rPr>
            <w:noProof/>
          </w:rPr>
          <w:fldChar w:fldCharType="separate"/>
        </w:r>
        <w:r w:rsidDel="0055501D">
          <w:rPr>
            <w:noProof/>
          </w:rPr>
          <w:delText>21</w:delText>
        </w:r>
        <w:r w:rsidDel="0055501D">
          <w:rPr>
            <w:noProof/>
          </w:rPr>
          <w:fldChar w:fldCharType="end"/>
        </w:r>
      </w:del>
    </w:p>
    <w:p w14:paraId="731F9724" w14:textId="717F493B" w:rsidR="008840E5" w:rsidDel="0055501D" w:rsidRDefault="008840E5">
      <w:pPr>
        <w:pStyle w:val="TOC2"/>
        <w:rPr>
          <w:del w:id="65" w:author="Huang, Chengyu" w:date="2019-05-28T10:52:00Z"/>
          <w:rFonts w:asciiTheme="minorHAnsi" w:eastAsiaTheme="minorEastAsia" w:hAnsiTheme="minorHAnsi" w:cstheme="minorBidi"/>
          <w:noProof/>
          <w:color w:val="auto"/>
          <w:sz w:val="22"/>
          <w:szCs w:val="22"/>
        </w:rPr>
      </w:pPr>
      <w:del w:id="66" w:author="Huang, Chengyu" w:date="2019-05-28T10:52:00Z">
        <w:r w:rsidDel="0055501D">
          <w:rPr>
            <w:noProof/>
          </w:rPr>
          <w:delText>D. Financial Sector Policy</w:delText>
        </w:r>
        <w:r w:rsidDel="0055501D">
          <w:rPr>
            <w:noProof/>
          </w:rPr>
          <w:tab/>
        </w:r>
        <w:r w:rsidDel="0055501D">
          <w:rPr>
            <w:noProof/>
          </w:rPr>
          <w:fldChar w:fldCharType="begin"/>
        </w:r>
        <w:r w:rsidDel="0055501D">
          <w:rPr>
            <w:noProof/>
          </w:rPr>
          <w:delInstrText xml:space="preserve"> PAGEREF _Toc516239214 \h </w:delInstrText>
        </w:r>
        <w:r w:rsidDel="0055501D">
          <w:rPr>
            <w:noProof/>
          </w:rPr>
        </w:r>
        <w:r w:rsidDel="0055501D">
          <w:rPr>
            <w:noProof/>
          </w:rPr>
          <w:fldChar w:fldCharType="separate"/>
        </w:r>
        <w:r w:rsidDel="0055501D">
          <w:rPr>
            <w:noProof/>
          </w:rPr>
          <w:delText>21</w:delText>
        </w:r>
        <w:r w:rsidDel="0055501D">
          <w:rPr>
            <w:noProof/>
          </w:rPr>
          <w:fldChar w:fldCharType="end"/>
        </w:r>
      </w:del>
    </w:p>
    <w:p w14:paraId="1DF6344B" w14:textId="7740EDC6" w:rsidR="008840E5" w:rsidDel="0055501D" w:rsidRDefault="008840E5">
      <w:pPr>
        <w:pStyle w:val="TOC2"/>
        <w:rPr>
          <w:del w:id="67" w:author="Huang, Chengyu" w:date="2019-05-28T10:52:00Z"/>
          <w:rFonts w:asciiTheme="minorHAnsi" w:eastAsiaTheme="minorEastAsia" w:hAnsiTheme="minorHAnsi" w:cstheme="minorBidi"/>
          <w:noProof/>
          <w:color w:val="auto"/>
          <w:sz w:val="22"/>
          <w:szCs w:val="22"/>
        </w:rPr>
      </w:pPr>
      <w:del w:id="68" w:author="Huang, Chengyu" w:date="2019-05-28T10:52:00Z">
        <w:r w:rsidDel="0055501D">
          <w:rPr>
            <w:noProof/>
          </w:rPr>
          <w:delText>E. Trade Policy</w:delText>
        </w:r>
        <w:r w:rsidDel="0055501D">
          <w:rPr>
            <w:noProof/>
          </w:rPr>
          <w:tab/>
        </w:r>
        <w:r w:rsidDel="0055501D">
          <w:rPr>
            <w:noProof/>
          </w:rPr>
          <w:fldChar w:fldCharType="begin"/>
        </w:r>
        <w:r w:rsidDel="0055501D">
          <w:rPr>
            <w:noProof/>
          </w:rPr>
          <w:delInstrText xml:space="preserve"> PAGEREF _Toc516239215 \h </w:delInstrText>
        </w:r>
        <w:r w:rsidDel="0055501D">
          <w:rPr>
            <w:noProof/>
          </w:rPr>
        </w:r>
        <w:r w:rsidDel="0055501D">
          <w:rPr>
            <w:noProof/>
          </w:rPr>
          <w:fldChar w:fldCharType="separate"/>
        </w:r>
        <w:r w:rsidDel="0055501D">
          <w:rPr>
            <w:noProof/>
          </w:rPr>
          <w:delText>26</w:delText>
        </w:r>
        <w:r w:rsidDel="0055501D">
          <w:rPr>
            <w:noProof/>
          </w:rPr>
          <w:fldChar w:fldCharType="end"/>
        </w:r>
      </w:del>
    </w:p>
    <w:p w14:paraId="0940F099" w14:textId="71AC6C01" w:rsidR="008840E5" w:rsidDel="0055501D" w:rsidRDefault="008840E5">
      <w:pPr>
        <w:pStyle w:val="TOC2"/>
        <w:rPr>
          <w:del w:id="69" w:author="Huang, Chengyu" w:date="2019-05-28T10:52:00Z"/>
          <w:rFonts w:asciiTheme="minorHAnsi" w:eastAsiaTheme="minorEastAsia" w:hAnsiTheme="minorHAnsi" w:cstheme="minorBidi"/>
          <w:noProof/>
          <w:color w:val="auto"/>
          <w:sz w:val="22"/>
          <w:szCs w:val="22"/>
        </w:rPr>
      </w:pPr>
      <w:del w:id="70" w:author="Huang, Chengyu" w:date="2019-05-28T10:52:00Z">
        <w:r w:rsidDel="0055501D">
          <w:rPr>
            <w:noProof/>
          </w:rPr>
          <w:delText>F. Structural Reform: Infrastructure, Innovation, and Immigration</w:delText>
        </w:r>
        <w:r w:rsidDel="0055501D">
          <w:rPr>
            <w:noProof/>
          </w:rPr>
          <w:tab/>
        </w:r>
        <w:r w:rsidDel="0055501D">
          <w:rPr>
            <w:noProof/>
          </w:rPr>
          <w:fldChar w:fldCharType="begin"/>
        </w:r>
        <w:r w:rsidDel="0055501D">
          <w:rPr>
            <w:noProof/>
          </w:rPr>
          <w:delInstrText xml:space="preserve"> PAGEREF _Toc516239216 \h </w:delInstrText>
        </w:r>
        <w:r w:rsidDel="0055501D">
          <w:rPr>
            <w:noProof/>
          </w:rPr>
        </w:r>
        <w:r w:rsidDel="0055501D">
          <w:rPr>
            <w:noProof/>
          </w:rPr>
          <w:fldChar w:fldCharType="separate"/>
        </w:r>
        <w:r w:rsidDel="0055501D">
          <w:rPr>
            <w:noProof/>
          </w:rPr>
          <w:delText>29</w:delText>
        </w:r>
        <w:r w:rsidDel="0055501D">
          <w:rPr>
            <w:noProof/>
          </w:rPr>
          <w:fldChar w:fldCharType="end"/>
        </w:r>
      </w:del>
    </w:p>
    <w:p w14:paraId="1B5ADEC6" w14:textId="3D164557" w:rsidR="008840E5" w:rsidDel="0055501D" w:rsidRDefault="008840E5">
      <w:pPr>
        <w:pStyle w:val="TOC1"/>
        <w:rPr>
          <w:del w:id="71" w:author="Huang, Chengyu" w:date="2019-05-28T10:52:00Z"/>
          <w:rFonts w:asciiTheme="minorHAnsi" w:eastAsiaTheme="minorEastAsia" w:hAnsiTheme="minorHAnsi" w:cstheme="minorBidi"/>
          <w:b w:val="0"/>
          <w:caps w:val="0"/>
          <w:noProof/>
          <w:color w:val="auto"/>
          <w:sz w:val="22"/>
          <w:szCs w:val="22"/>
        </w:rPr>
      </w:pPr>
      <w:del w:id="72" w:author="Huang, Chengyu" w:date="2019-05-28T10:52:00Z">
        <w:r w:rsidDel="0055501D">
          <w:rPr>
            <w:noProof/>
          </w:rPr>
          <w:delText>authorities’ views</w:delText>
        </w:r>
        <w:r w:rsidDel="0055501D">
          <w:rPr>
            <w:noProof/>
          </w:rPr>
          <w:tab/>
        </w:r>
        <w:r w:rsidDel="0055501D">
          <w:rPr>
            <w:b w:val="0"/>
            <w:caps w:val="0"/>
            <w:noProof/>
          </w:rPr>
          <w:fldChar w:fldCharType="begin"/>
        </w:r>
        <w:r w:rsidDel="0055501D">
          <w:rPr>
            <w:noProof/>
          </w:rPr>
          <w:delInstrText xml:space="preserve"> PAGEREF _Toc516239217 \h </w:delInstrText>
        </w:r>
        <w:r w:rsidDel="0055501D">
          <w:rPr>
            <w:b w:val="0"/>
            <w:caps w:val="0"/>
            <w:noProof/>
          </w:rPr>
        </w:r>
        <w:r w:rsidDel="0055501D">
          <w:rPr>
            <w:b w:val="0"/>
            <w:caps w:val="0"/>
            <w:noProof/>
          </w:rPr>
          <w:fldChar w:fldCharType="separate"/>
        </w:r>
        <w:r w:rsidDel="0055501D">
          <w:rPr>
            <w:noProof/>
          </w:rPr>
          <w:delText>32</w:delText>
        </w:r>
        <w:r w:rsidDel="0055501D">
          <w:rPr>
            <w:b w:val="0"/>
            <w:caps w:val="0"/>
            <w:noProof/>
          </w:rPr>
          <w:fldChar w:fldCharType="end"/>
        </w:r>
      </w:del>
    </w:p>
    <w:p w14:paraId="08210675" w14:textId="4C9D75AC" w:rsidR="008840E5" w:rsidDel="0055501D" w:rsidRDefault="008840E5">
      <w:pPr>
        <w:pStyle w:val="TOC1"/>
        <w:rPr>
          <w:del w:id="73" w:author="Huang, Chengyu" w:date="2019-05-28T10:52:00Z"/>
          <w:rFonts w:asciiTheme="minorHAnsi" w:eastAsiaTheme="minorEastAsia" w:hAnsiTheme="minorHAnsi" w:cstheme="minorBidi"/>
          <w:b w:val="0"/>
          <w:caps w:val="0"/>
          <w:noProof/>
          <w:color w:val="auto"/>
          <w:sz w:val="22"/>
          <w:szCs w:val="22"/>
        </w:rPr>
      </w:pPr>
      <w:del w:id="74" w:author="Huang, Chengyu" w:date="2019-05-28T10:52:00Z">
        <w:r w:rsidDel="0055501D">
          <w:rPr>
            <w:noProof/>
          </w:rPr>
          <w:delText>staff appraisal</w:delText>
        </w:r>
        <w:r w:rsidDel="0055501D">
          <w:rPr>
            <w:noProof/>
          </w:rPr>
          <w:tab/>
        </w:r>
        <w:r w:rsidDel="0055501D">
          <w:rPr>
            <w:b w:val="0"/>
            <w:caps w:val="0"/>
            <w:noProof/>
          </w:rPr>
          <w:fldChar w:fldCharType="begin"/>
        </w:r>
        <w:r w:rsidDel="0055501D">
          <w:rPr>
            <w:noProof/>
          </w:rPr>
          <w:delInstrText xml:space="preserve"> PAGEREF _Toc516239218 \h </w:delInstrText>
        </w:r>
        <w:r w:rsidDel="0055501D">
          <w:rPr>
            <w:b w:val="0"/>
            <w:caps w:val="0"/>
            <w:noProof/>
          </w:rPr>
        </w:r>
        <w:r w:rsidDel="0055501D">
          <w:rPr>
            <w:b w:val="0"/>
            <w:caps w:val="0"/>
            <w:noProof/>
          </w:rPr>
          <w:fldChar w:fldCharType="separate"/>
        </w:r>
        <w:r w:rsidDel="0055501D">
          <w:rPr>
            <w:noProof/>
          </w:rPr>
          <w:delText>33</w:delText>
        </w:r>
        <w:r w:rsidDel="0055501D">
          <w:rPr>
            <w:b w:val="0"/>
            <w:caps w:val="0"/>
            <w:noProof/>
          </w:rPr>
          <w:fldChar w:fldCharType="end"/>
        </w:r>
      </w:del>
    </w:p>
    <w:p w14:paraId="760176A4" w14:textId="532585CF" w:rsidR="008840E5" w:rsidDel="0055501D" w:rsidRDefault="008840E5">
      <w:pPr>
        <w:pStyle w:val="TOC2"/>
        <w:rPr>
          <w:del w:id="75" w:author="Huang, Chengyu" w:date="2019-05-28T10:52:00Z"/>
          <w:rFonts w:asciiTheme="minorHAnsi" w:eastAsiaTheme="minorEastAsia" w:hAnsiTheme="minorHAnsi" w:cstheme="minorBidi"/>
          <w:noProof/>
          <w:color w:val="auto"/>
          <w:sz w:val="22"/>
          <w:szCs w:val="22"/>
        </w:rPr>
      </w:pPr>
      <w:del w:id="76" w:author="Huang, Chengyu" w:date="2019-05-28T10:52:00Z">
        <w:r w:rsidDel="0055501D">
          <w:rPr>
            <w:noProof/>
          </w:rPr>
          <w:delText>A. Model</w:delText>
        </w:r>
        <w:r w:rsidDel="0055501D">
          <w:rPr>
            <w:noProof/>
          </w:rPr>
          <w:tab/>
        </w:r>
        <w:r w:rsidDel="0055501D">
          <w:rPr>
            <w:noProof/>
          </w:rPr>
          <w:fldChar w:fldCharType="begin"/>
        </w:r>
        <w:r w:rsidDel="0055501D">
          <w:rPr>
            <w:noProof/>
          </w:rPr>
          <w:delInstrText xml:space="preserve"> PAGEREF _Toc516239219 \h </w:delInstrText>
        </w:r>
        <w:r w:rsidDel="0055501D">
          <w:rPr>
            <w:noProof/>
          </w:rPr>
        </w:r>
        <w:r w:rsidDel="0055501D">
          <w:rPr>
            <w:noProof/>
          </w:rPr>
          <w:fldChar w:fldCharType="separate"/>
        </w:r>
        <w:r w:rsidDel="0055501D">
          <w:rPr>
            <w:noProof/>
          </w:rPr>
          <w:delText>64</w:delText>
        </w:r>
        <w:r w:rsidDel="0055501D">
          <w:rPr>
            <w:noProof/>
          </w:rPr>
          <w:fldChar w:fldCharType="end"/>
        </w:r>
      </w:del>
    </w:p>
    <w:p w14:paraId="31315E00" w14:textId="19434B09" w:rsidR="008840E5" w:rsidDel="0055501D" w:rsidRDefault="008840E5">
      <w:pPr>
        <w:pStyle w:val="TOC2"/>
        <w:rPr>
          <w:del w:id="77" w:author="Huang, Chengyu" w:date="2019-05-28T10:52:00Z"/>
          <w:rFonts w:asciiTheme="minorHAnsi" w:eastAsiaTheme="minorEastAsia" w:hAnsiTheme="minorHAnsi" w:cstheme="minorBidi"/>
          <w:noProof/>
          <w:color w:val="auto"/>
          <w:sz w:val="22"/>
          <w:szCs w:val="22"/>
        </w:rPr>
      </w:pPr>
      <w:del w:id="78" w:author="Huang, Chengyu" w:date="2019-05-28T10:52:00Z">
        <w:r w:rsidDel="0055501D">
          <w:rPr>
            <w:noProof/>
          </w:rPr>
          <w:delText>B. Database Aggregation</w:delText>
        </w:r>
        <w:r w:rsidDel="0055501D">
          <w:rPr>
            <w:noProof/>
          </w:rPr>
          <w:tab/>
        </w:r>
        <w:r w:rsidDel="0055501D">
          <w:rPr>
            <w:noProof/>
          </w:rPr>
          <w:fldChar w:fldCharType="begin"/>
        </w:r>
        <w:r w:rsidDel="0055501D">
          <w:rPr>
            <w:noProof/>
          </w:rPr>
          <w:delInstrText xml:space="preserve"> PAGEREF _Toc516239220 \h </w:delInstrText>
        </w:r>
        <w:r w:rsidDel="0055501D">
          <w:rPr>
            <w:noProof/>
          </w:rPr>
        </w:r>
        <w:r w:rsidDel="0055501D">
          <w:rPr>
            <w:noProof/>
          </w:rPr>
          <w:fldChar w:fldCharType="separate"/>
        </w:r>
        <w:r w:rsidDel="0055501D">
          <w:rPr>
            <w:noProof/>
          </w:rPr>
          <w:delText>64</w:delText>
        </w:r>
        <w:r w:rsidDel="0055501D">
          <w:rPr>
            <w:noProof/>
          </w:rPr>
          <w:fldChar w:fldCharType="end"/>
        </w:r>
      </w:del>
    </w:p>
    <w:p w14:paraId="4DEFF98B" w14:textId="6E267520" w:rsidR="008840E5" w:rsidDel="0055501D" w:rsidRDefault="008840E5">
      <w:pPr>
        <w:pStyle w:val="TOC2"/>
        <w:rPr>
          <w:del w:id="79" w:author="Huang, Chengyu" w:date="2019-05-28T10:52:00Z"/>
          <w:rFonts w:asciiTheme="minorHAnsi" w:eastAsiaTheme="minorEastAsia" w:hAnsiTheme="minorHAnsi" w:cstheme="minorBidi"/>
          <w:noProof/>
          <w:color w:val="auto"/>
          <w:sz w:val="22"/>
          <w:szCs w:val="22"/>
        </w:rPr>
      </w:pPr>
      <w:del w:id="80" w:author="Huang, Chengyu" w:date="2019-05-28T10:52:00Z">
        <w:r w:rsidDel="0055501D">
          <w:rPr>
            <w:noProof/>
          </w:rPr>
          <w:delText>C. Split of Motor Vehicle Sector</w:delText>
        </w:r>
        <w:r w:rsidDel="0055501D">
          <w:rPr>
            <w:noProof/>
          </w:rPr>
          <w:tab/>
        </w:r>
        <w:r w:rsidDel="0055501D">
          <w:rPr>
            <w:noProof/>
          </w:rPr>
          <w:fldChar w:fldCharType="begin"/>
        </w:r>
        <w:r w:rsidDel="0055501D">
          <w:rPr>
            <w:noProof/>
          </w:rPr>
          <w:delInstrText xml:space="preserve"> PAGEREF _Toc516239221 \h </w:delInstrText>
        </w:r>
        <w:r w:rsidDel="0055501D">
          <w:rPr>
            <w:noProof/>
          </w:rPr>
        </w:r>
        <w:r w:rsidDel="0055501D">
          <w:rPr>
            <w:noProof/>
          </w:rPr>
          <w:fldChar w:fldCharType="separate"/>
        </w:r>
        <w:r w:rsidDel="0055501D">
          <w:rPr>
            <w:noProof/>
          </w:rPr>
          <w:delText>66</w:delText>
        </w:r>
        <w:r w:rsidDel="0055501D">
          <w:rPr>
            <w:noProof/>
          </w:rPr>
          <w:fldChar w:fldCharType="end"/>
        </w:r>
      </w:del>
    </w:p>
    <w:p w14:paraId="0A4537A5" w14:textId="6732E5B5" w:rsidR="008840E5" w:rsidDel="0055501D" w:rsidRDefault="008840E5">
      <w:pPr>
        <w:pStyle w:val="TOC2"/>
        <w:rPr>
          <w:del w:id="81" w:author="Huang, Chengyu" w:date="2019-05-28T10:52:00Z"/>
          <w:rFonts w:asciiTheme="minorHAnsi" w:eastAsiaTheme="minorEastAsia" w:hAnsiTheme="minorHAnsi" w:cstheme="minorBidi"/>
          <w:noProof/>
          <w:color w:val="auto"/>
          <w:sz w:val="22"/>
          <w:szCs w:val="22"/>
        </w:rPr>
      </w:pPr>
      <w:del w:id="82" w:author="Huang, Chengyu" w:date="2019-05-28T10:52:00Z">
        <w:r w:rsidDel="0055501D">
          <w:rPr>
            <w:noProof/>
          </w:rPr>
          <w:delText>D. Scenarios</w:delText>
        </w:r>
        <w:r w:rsidDel="0055501D">
          <w:rPr>
            <w:noProof/>
          </w:rPr>
          <w:tab/>
        </w:r>
        <w:r w:rsidDel="0055501D">
          <w:rPr>
            <w:noProof/>
          </w:rPr>
          <w:fldChar w:fldCharType="begin"/>
        </w:r>
        <w:r w:rsidDel="0055501D">
          <w:rPr>
            <w:noProof/>
          </w:rPr>
          <w:delInstrText xml:space="preserve"> PAGEREF _Toc516239222 \h </w:delInstrText>
        </w:r>
        <w:r w:rsidDel="0055501D">
          <w:rPr>
            <w:noProof/>
          </w:rPr>
        </w:r>
        <w:r w:rsidDel="0055501D">
          <w:rPr>
            <w:noProof/>
          </w:rPr>
          <w:fldChar w:fldCharType="separate"/>
        </w:r>
        <w:r w:rsidDel="0055501D">
          <w:rPr>
            <w:noProof/>
          </w:rPr>
          <w:delText>67</w:delText>
        </w:r>
        <w:r w:rsidDel="0055501D">
          <w:rPr>
            <w:noProof/>
          </w:rPr>
          <w:fldChar w:fldCharType="end"/>
        </w:r>
      </w:del>
    </w:p>
    <w:p w14:paraId="1C7468DF" w14:textId="7CAEE5FF" w:rsidR="008840E5" w:rsidDel="0055501D" w:rsidRDefault="008840E5">
      <w:pPr>
        <w:pStyle w:val="TOC2"/>
        <w:rPr>
          <w:del w:id="83" w:author="Huang, Chengyu" w:date="2019-05-28T10:52:00Z"/>
          <w:rFonts w:asciiTheme="minorHAnsi" w:eastAsiaTheme="minorEastAsia" w:hAnsiTheme="minorHAnsi" w:cstheme="minorBidi"/>
          <w:noProof/>
          <w:color w:val="auto"/>
          <w:sz w:val="22"/>
          <w:szCs w:val="22"/>
        </w:rPr>
      </w:pPr>
      <w:del w:id="84" w:author="Huang, Chengyu" w:date="2019-05-28T10:52:00Z">
        <w:r w:rsidDel="0055501D">
          <w:rPr>
            <w:noProof/>
          </w:rPr>
          <w:delText>E. Bibliography</w:delText>
        </w:r>
        <w:r w:rsidDel="0055501D">
          <w:rPr>
            <w:noProof/>
          </w:rPr>
          <w:tab/>
        </w:r>
        <w:r w:rsidDel="0055501D">
          <w:rPr>
            <w:noProof/>
          </w:rPr>
          <w:fldChar w:fldCharType="begin"/>
        </w:r>
        <w:r w:rsidDel="0055501D">
          <w:rPr>
            <w:noProof/>
          </w:rPr>
          <w:delInstrText xml:space="preserve"> PAGEREF _Toc516239223 \h </w:delInstrText>
        </w:r>
        <w:r w:rsidDel="0055501D">
          <w:rPr>
            <w:noProof/>
          </w:rPr>
        </w:r>
        <w:r w:rsidDel="0055501D">
          <w:rPr>
            <w:noProof/>
          </w:rPr>
          <w:fldChar w:fldCharType="separate"/>
        </w:r>
        <w:r w:rsidDel="0055501D">
          <w:rPr>
            <w:noProof/>
          </w:rPr>
          <w:delText>69</w:delText>
        </w:r>
        <w:r w:rsidDel="0055501D">
          <w:rPr>
            <w:noProof/>
          </w:rPr>
          <w:fldChar w:fldCharType="end"/>
        </w:r>
      </w:del>
    </w:p>
    <w:p w14:paraId="3E28CDB7" w14:textId="1A2AA181" w:rsidR="00956321" w:rsidDel="0055501D" w:rsidRDefault="00C47EE6" w:rsidP="00D527F6">
      <w:pPr>
        <w:rPr>
          <w:del w:id="85" w:author="Huang, Chengyu" w:date="2019-05-28T10:52:00Z"/>
          <w:rFonts w:cs="Segoe UI"/>
        </w:rPr>
      </w:pPr>
      <w:del w:id="86" w:author="Huang, Chengyu" w:date="2019-05-28T10:52:00Z">
        <w:r w:rsidDel="0055501D">
          <w:rPr>
            <w:rFonts w:cs="Segoe UI"/>
          </w:rPr>
          <w:fldChar w:fldCharType="end"/>
        </w:r>
        <w:bookmarkEnd w:id="42"/>
      </w:del>
    </w:p>
    <w:p w14:paraId="47B60207" w14:textId="5BEE7902" w:rsidR="00C47EE6" w:rsidDel="0055501D" w:rsidRDefault="00C47EE6" w:rsidP="00D527F6">
      <w:pPr>
        <w:rPr>
          <w:del w:id="87" w:author="Huang, Chengyu" w:date="2019-05-28T10:52:00Z"/>
          <w:rFonts w:cs="Segoe UI"/>
          <w:b/>
          <w:caps/>
          <w:color w:val="4B82AD"/>
        </w:rPr>
      </w:pPr>
      <w:bookmarkStart w:id="88" w:name="bkTOCTables"/>
      <w:del w:id="89" w:author="Huang, Chengyu" w:date="2019-05-28T10:52:00Z">
        <w:r w:rsidDel="0055501D">
          <w:rPr>
            <w:rFonts w:cs="Segoe UI"/>
            <w:b/>
            <w:caps/>
            <w:color w:val="4B82AD"/>
          </w:rPr>
          <w:delText>Boxes</w:delText>
        </w:r>
      </w:del>
    </w:p>
    <w:p w14:paraId="68F99B56" w14:textId="65FD54F3" w:rsidR="00196396" w:rsidDel="0055501D" w:rsidRDefault="00C47EE6">
      <w:pPr>
        <w:pStyle w:val="TableofFigures"/>
        <w:rPr>
          <w:del w:id="90" w:author="Huang, Chengyu" w:date="2019-05-28T10:52:00Z"/>
          <w:rFonts w:asciiTheme="minorHAnsi" w:eastAsiaTheme="minorEastAsia" w:hAnsiTheme="minorHAnsi" w:cstheme="minorBidi"/>
          <w:noProof/>
          <w:color w:val="auto"/>
          <w:sz w:val="22"/>
          <w:szCs w:val="22"/>
        </w:rPr>
      </w:pPr>
      <w:del w:id="91" w:author="Huang, Chengyu" w:date="2019-05-28T10:52:00Z">
        <w:r w:rsidDel="0055501D">
          <w:rPr>
            <w:rPrChange w:id="92" w:author="Ochoa, Javier" w:date="2018-06-08T15:24:00Z">
              <w:rPr>
                <w:b/>
                <w:caps/>
              </w:rPr>
            </w:rPrChange>
          </w:rPr>
          <w:fldChar w:fldCharType="begin"/>
        </w:r>
        <w:r w:rsidDel="0055501D">
          <w:delInstrText xml:space="preserve"> TOC \f D\c "Figures" \* MERGEFORMAT </w:delInstrText>
        </w:r>
        <w:r w:rsidDel="0055501D">
          <w:rPr>
            <w:rPrChange w:id="93" w:author="Ochoa, Javier" w:date="2018-06-08T15:24:00Z">
              <w:rPr>
                <w:caps/>
              </w:rPr>
            </w:rPrChange>
          </w:rPr>
          <w:fldChar w:fldCharType="separate"/>
        </w:r>
        <w:r w:rsidR="00196396" w:rsidRPr="00CD70D0" w:rsidDel="0055501D">
          <w:rPr>
            <w:noProof/>
          </w:rPr>
          <w:delText>1. The First Feminist Budget?</w:delText>
        </w:r>
        <w:r w:rsidR="00196396" w:rsidDel="0055501D">
          <w:rPr>
            <w:noProof/>
          </w:rPr>
          <w:tab/>
        </w:r>
        <w:r w:rsidR="00196396" w:rsidDel="0055501D">
          <w:rPr>
            <w:noProof/>
          </w:rPr>
          <w:fldChar w:fldCharType="begin"/>
        </w:r>
        <w:r w:rsidR="00196396" w:rsidDel="0055501D">
          <w:rPr>
            <w:noProof/>
          </w:rPr>
          <w:delInstrText xml:space="preserve"> PAGEREF _Toc516222649 \h </w:delInstrText>
        </w:r>
        <w:r w:rsidR="00196396" w:rsidDel="0055501D">
          <w:rPr>
            <w:noProof/>
          </w:rPr>
        </w:r>
        <w:r w:rsidR="00196396" w:rsidDel="0055501D">
          <w:rPr>
            <w:noProof/>
          </w:rPr>
          <w:fldChar w:fldCharType="separate"/>
        </w:r>
        <w:r w:rsidR="00AA7D8D" w:rsidDel="0055501D">
          <w:rPr>
            <w:noProof/>
          </w:rPr>
          <w:delText>17</w:delText>
        </w:r>
        <w:r w:rsidR="00196396" w:rsidDel="0055501D">
          <w:rPr>
            <w:noProof/>
          </w:rPr>
          <w:fldChar w:fldCharType="end"/>
        </w:r>
      </w:del>
    </w:p>
    <w:p w14:paraId="4AC91A8B" w14:textId="74B9FDD3" w:rsidR="00196396" w:rsidDel="0055501D" w:rsidRDefault="00196396">
      <w:pPr>
        <w:pStyle w:val="TableofFigures"/>
        <w:rPr>
          <w:del w:id="94" w:author="Huang, Chengyu" w:date="2019-05-28T10:52:00Z"/>
          <w:rFonts w:asciiTheme="minorHAnsi" w:eastAsiaTheme="minorEastAsia" w:hAnsiTheme="minorHAnsi" w:cstheme="minorBidi"/>
          <w:noProof/>
          <w:color w:val="auto"/>
          <w:sz w:val="22"/>
          <w:szCs w:val="22"/>
        </w:rPr>
      </w:pPr>
      <w:del w:id="95" w:author="Huang, Chengyu" w:date="2019-05-28T10:52:00Z">
        <w:r w:rsidRPr="00CD70D0" w:rsidDel="0055501D">
          <w:rPr>
            <w:noProof/>
          </w:rPr>
          <w:delText>2. Measures to Increase Housing Supply</w:delText>
        </w:r>
        <w:r w:rsidDel="0055501D">
          <w:rPr>
            <w:noProof/>
          </w:rPr>
          <w:tab/>
        </w:r>
        <w:r w:rsidDel="0055501D">
          <w:rPr>
            <w:noProof/>
          </w:rPr>
          <w:fldChar w:fldCharType="begin"/>
        </w:r>
        <w:r w:rsidDel="0055501D">
          <w:rPr>
            <w:noProof/>
          </w:rPr>
          <w:delInstrText xml:space="preserve"> PAGEREF _Toc516222650 \h </w:delInstrText>
        </w:r>
        <w:r w:rsidDel="0055501D">
          <w:rPr>
            <w:noProof/>
          </w:rPr>
        </w:r>
        <w:r w:rsidDel="0055501D">
          <w:rPr>
            <w:noProof/>
          </w:rPr>
          <w:fldChar w:fldCharType="separate"/>
        </w:r>
        <w:r w:rsidR="00AA7D8D" w:rsidDel="0055501D">
          <w:rPr>
            <w:noProof/>
          </w:rPr>
          <w:delText>24</w:delText>
        </w:r>
        <w:r w:rsidDel="0055501D">
          <w:rPr>
            <w:noProof/>
          </w:rPr>
          <w:fldChar w:fldCharType="end"/>
        </w:r>
      </w:del>
    </w:p>
    <w:p w14:paraId="571E3BBA" w14:textId="535CC63B" w:rsidR="00C47EE6" w:rsidDel="0055501D" w:rsidRDefault="00C47EE6" w:rsidP="00D527F6">
      <w:pPr>
        <w:rPr>
          <w:del w:id="96" w:author="Huang, Chengyu" w:date="2019-05-28T10:52:00Z"/>
          <w:rPrChange w:id="97" w:author="Ochoa, Javier" w:date="2018-06-08T15:24:00Z">
            <w:rPr>
              <w:del w:id="98" w:author="Huang, Chengyu" w:date="2019-05-28T10:52:00Z"/>
              <w:caps/>
              <w:color w:val="4B82AD"/>
            </w:rPr>
          </w:rPrChange>
        </w:rPr>
      </w:pPr>
      <w:del w:id="99" w:author="Huang, Chengyu" w:date="2019-05-28T10:52:00Z">
        <w:r w:rsidDel="0055501D">
          <w:rPr>
            <w:rPrChange w:id="100" w:author="Ochoa, Javier" w:date="2018-06-08T15:24:00Z">
              <w:rPr>
                <w:caps/>
                <w:color w:val="4B82AD"/>
              </w:rPr>
            </w:rPrChange>
          </w:rPr>
          <w:fldChar w:fldCharType="end"/>
        </w:r>
      </w:del>
    </w:p>
    <w:p w14:paraId="5F28AB29" w14:textId="599F8B6F" w:rsidR="00C47EE6" w:rsidDel="0055501D" w:rsidRDefault="00C47EE6" w:rsidP="00D527F6">
      <w:pPr>
        <w:rPr>
          <w:del w:id="101" w:author="Huang, Chengyu" w:date="2019-05-28T10:52:00Z"/>
          <w:rFonts w:cs="Segoe UI"/>
          <w:b/>
          <w:caps/>
          <w:color w:val="4B82AD"/>
        </w:rPr>
      </w:pPr>
      <w:del w:id="102" w:author="Huang, Chengyu" w:date="2019-05-28T10:52:00Z">
        <w:r w:rsidDel="0055501D">
          <w:rPr>
            <w:rFonts w:cs="Segoe UI"/>
            <w:b/>
            <w:caps/>
            <w:color w:val="4B82AD"/>
          </w:rPr>
          <w:delText>Figures</w:delText>
        </w:r>
      </w:del>
    </w:p>
    <w:p w14:paraId="2C488498" w14:textId="4CDB4316" w:rsidR="00C47EE6" w:rsidDel="0055501D" w:rsidRDefault="00C47EE6">
      <w:pPr>
        <w:pStyle w:val="TableofFigures"/>
        <w:rPr>
          <w:del w:id="103" w:author="Huang, Chengyu" w:date="2019-05-28T10:52:00Z"/>
          <w:rFonts w:asciiTheme="minorHAnsi" w:eastAsiaTheme="minorEastAsia" w:hAnsiTheme="minorHAnsi" w:cstheme="minorBidi"/>
          <w:noProof/>
          <w:color w:val="auto"/>
          <w:sz w:val="22"/>
          <w:szCs w:val="22"/>
        </w:rPr>
      </w:pPr>
      <w:del w:id="104" w:author="Huang, Chengyu" w:date="2019-05-28T10:52:00Z">
        <w:r w:rsidDel="0055501D">
          <w:rPr>
            <w:rPrChange w:id="105" w:author="Ochoa, Javier" w:date="2018-06-08T15:24:00Z">
              <w:rPr>
                <w:caps/>
              </w:rPr>
            </w:rPrChange>
          </w:rPr>
          <w:fldChar w:fldCharType="begin"/>
        </w:r>
        <w:r w:rsidDel="0055501D">
          <w:delInstrText xml:space="preserve"> TOC \f C\c "Figures" \* MERGEFORMAT </w:delInstrText>
        </w:r>
        <w:r w:rsidDel="0055501D">
          <w:rPr>
            <w:rPrChange w:id="106" w:author="Ochoa, Javier" w:date="2018-06-08T15:24:00Z">
              <w:rPr>
                <w:caps/>
              </w:rPr>
            </w:rPrChange>
          </w:rPr>
          <w:fldChar w:fldCharType="separate"/>
        </w:r>
        <w:r w:rsidRPr="009E6736" w:rsidDel="0055501D">
          <w:rPr>
            <w:noProof/>
          </w:rPr>
          <w:delText>1. Solid Growth</w:delText>
        </w:r>
        <w:r w:rsidDel="0055501D">
          <w:rPr>
            <w:noProof/>
          </w:rPr>
          <w:tab/>
        </w:r>
        <w:r w:rsidDel="0055501D">
          <w:rPr>
            <w:noProof/>
          </w:rPr>
          <w:fldChar w:fldCharType="begin"/>
        </w:r>
        <w:r w:rsidDel="0055501D">
          <w:rPr>
            <w:noProof/>
          </w:rPr>
          <w:delInstrText xml:space="preserve"> PAGEREF _Toc516218326 \h </w:delInstrText>
        </w:r>
        <w:r w:rsidDel="0055501D">
          <w:rPr>
            <w:noProof/>
          </w:rPr>
        </w:r>
        <w:r w:rsidDel="0055501D">
          <w:rPr>
            <w:noProof/>
          </w:rPr>
          <w:fldChar w:fldCharType="separate"/>
        </w:r>
        <w:r w:rsidR="00AA7D8D" w:rsidDel="0055501D">
          <w:rPr>
            <w:noProof/>
          </w:rPr>
          <w:delText>34</w:delText>
        </w:r>
        <w:r w:rsidDel="0055501D">
          <w:rPr>
            <w:noProof/>
          </w:rPr>
          <w:fldChar w:fldCharType="end"/>
        </w:r>
      </w:del>
    </w:p>
    <w:p w14:paraId="75139847" w14:textId="4C9195ED" w:rsidR="00C47EE6" w:rsidDel="0055501D" w:rsidRDefault="00C47EE6">
      <w:pPr>
        <w:pStyle w:val="TableofFigures"/>
        <w:rPr>
          <w:del w:id="107" w:author="Huang, Chengyu" w:date="2019-05-28T10:52:00Z"/>
          <w:rFonts w:asciiTheme="minorHAnsi" w:eastAsiaTheme="minorEastAsia" w:hAnsiTheme="minorHAnsi" w:cstheme="minorBidi"/>
          <w:noProof/>
          <w:color w:val="auto"/>
          <w:sz w:val="22"/>
          <w:szCs w:val="22"/>
        </w:rPr>
      </w:pPr>
      <w:del w:id="108" w:author="Huang, Chengyu" w:date="2019-05-28T10:52:00Z">
        <w:r w:rsidDel="0055501D">
          <w:rPr>
            <w:noProof/>
          </w:rPr>
          <w:delText>2. Gains in Employment</w:delText>
        </w:r>
        <w:r w:rsidDel="0055501D">
          <w:rPr>
            <w:noProof/>
          </w:rPr>
          <w:tab/>
        </w:r>
        <w:r w:rsidDel="0055501D">
          <w:rPr>
            <w:noProof/>
          </w:rPr>
          <w:fldChar w:fldCharType="begin"/>
        </w:r>
        <w:r w:rsidDel="0055501D">
          <w:rPr>
            <w:noProof/>
          </w:rPr>
          <w:delInstrText xml:space="preserve"> PAGEREF _Toc516218327 \h </w:delInstrText>
        </w:r>
        <w:r w:rsidDel="0055501D">
          <w:rPr>
            <w:noProof/>
          </w:rPr>
        </w:r>
        <w:r w:rsidDel="0055501D">
          <w:rPr>
            <w:noProof/>
          </w:rPr>
          <w:fldChar w:fldCharType="separate"/>
        </w:r>
        <w:r w:rsidR="00AA7D8D" w:rsidDel="0055501D">
          <w:rPr>
            <w:noProof/>
          </w:rPr>
          <w:delText>35</w:delText>
        </w:r>
        <w:r w:rsidDel="0055501D">
          <w:rPr>
            <w:noProof/>
          </w:rPr>
          <w:fldChar w:fldCharType="end"/>
        </w:r>
      </w:del>
    </w:p>
    <w:p w14:paraId="0BC5CC90" w14:textId="6E500199" w:rsidR="00C47EE6" w:rsidDel="0055501D" w:rsidRDefault="00C47EE6">
      <w:pPr>
        <w:pStyle w:val="TableofFigures"/>
        <w:rPr>
          <w:del w:id="109" w:author="Huang, Chengyu" w:date="2019-05-28T10:52:00Z"/>
          <w:rFonts w:asciiTheme="minorHAnsi" w:eastAsiaTheme="minorEastAsia" w:hAnsiTheme="minorHAnsi" w:cstheme="minorBidi"/>
          <w:noProof/>
          <w:color w:val="auto"/>
          <w:sz w:val="22"/>
          <w:szCs w:val="22"/>
        </w:rPr>
      </w:pPr>
      <w:del w:id="110" w:author="Huang, Chengyu" w:date="2019-05-28T10:52:00Z">
        <w:r w:rsidRPr="009E6736" w:rsidDel="0055501D">
          <w:rPr>
            <w:bCs/>
            <w:noProof/>
          </w:rPr>
          <w:delText>3. External Sector Faces Challenges</w:delText>
        </w:r>
        <w:r w:rsidDel="0055501D">
          <w:rPr>
            <w:noProof/>
          </w:rPr>
          <w:tab/>
        </w:r>
        <w:r w:rsidDel="0055501D">
          <w:rPr>
            <w:noProof/>
          </w:rPr>
          <w:fldChar w:fldCharType="begin"/>
        </w:r>
        <w:r w:rsidDel="0055501D">
          <w:rPr>
            <w:noProof/>
          </w:rPr>
          <w:delInstrText xml:space="preserve"> PAGEREF _Toc516218328 \h </w:delInstrText>
        </w:r>
        <w:r w:rsidDel="0055501D">
          <w:rPr>
            <w:noProof/>
          </w:rPr>
        </w:r>
        <w:r w:rsidDel="0055501D">
          <w:rPr>
            <w:noProof/>
          </w:rPr>
          <w:fldChar w:fldCharType="separate"/>
        </w:r>
        <w:r w:rsidR="00AA7D8D" w:rsidDel="0055501D">
          <w:rPr>
            <w:noProof/>
          </w:rPr>
          <w:delText>36</w:delText>
        </w:r>
        <w:r w:rsidDel="0055501D">
          <w:rPr>
            <w:noProof/>
          </w:rPr>
          <w:fldChar w:fldCharType="end"/>
        </w:r>
      </w:del>
    </w:p>
    <w:p w14:paraId="3E457206" w14:textId="63EC353D" w:rsidR="00C47EE6" w:rsidDel="0055501D" w:rsidRDefault="00C47EE6">
      <w:pPr>
        <w:pStyle w:val="TableofFigures"/>
        <w:rPr>
          <w:del w:id="111" w:author="Huang, Chengyu" w:date="2019-05-28T10:52:00Z"/>
          <w:rFonts w:asciiTheme="minorHAnsi" w:eastAsiaTheme="minorEastAsia" w:hAnsiTheme="minorHAnsi" w:cstheme="minorBidi"/>
          <w:noProof/>
          <w:color w:val="auto"/>
          <w:sz w:val="22"/>
          <w:szCs w:val="22"/>
        </w:rPr>
      </w:pPr>
      <w:del w:id="112" w:author="Huang, Chengyu" w:date="2019-05-28T10:52:00Z">
        <w:r w:rsidRPr="009E6736" w:rsidDel="0055501D">
          <w:rPr>
            <w:noProof/>
          </w:rPr>
          <w:delText>4. Monetary Conditions Have Tightened</w:delText>
        </w:r>
        <w:r w:rsidDel="0055501D">
          <w:rPr>
            <w:noProof/>
          </w:rPr>
          <w:tab/>
        </w:r>
        <w:r w:rsidDel="0055501D">
          <w:rPr>
            <w:noProof/>
          </w:rPr>
          <w:fldChar w:fldCharType="begin"/>
        </w:r>
        <w:r w:rsidDel="0055501D">
          <w:rPr>
            <w:noProof/>
          </w:rPr>
          <w:delInstrText xml:space="preserve"> PAGEREF _Toc516218329 \h </w:delInstrText>
        </w:r>
        <w:r w:rsidDel="0055501D">
          <w:rPr>
            <w:noProof/>
          </w:rPr>
        </w:r>
        <w:r w:rsidDel="0055501D">
          <w:rPr>
            <w:noProof/>
          </w:rPr>
          <w:fldChar w:fldCharType="separate"/>
        </w:r>
        <w:r w:rsidR="00AA7D8D" w:rsidDel="0055501D">
          <w:rPr>
            <w:noProof/>
          </w:rPr>
          <w:delText>37</w:delText>
        </w:r>
        <w:r w:rsidDel="0055501D">
          <w:rPr>
            <w:noProof/>
          </w:rPr>
          <w:fldChar w:fldCharType="end"/>
        </w:r>
      </w:del>
    </w:p>
    <w:p w14:paraId="0934357D" w14:textId="1355D236" w:rsidR="00C47EE6" w:rsidDel="0055501D" w:rsidRDefault="00C47EE6">
      <w:pPr>
        <w:pStyle w:val="TableofFigures"/>
        <w:rPr>
          <w:del w:id="113" w:author="Huang, Chengyu" w:date="2019-05-28T10:52:00Z"/>
          <w:rFonts w:asciiTheme="minorHAnsi" w:eastAsiaTheme="minorEastAsia" w:hAnsiTheme="minorHAnsi" w:cstheme="minorBidi"/>
          <w:noProof/>
          <w:color w:val="auto"/>
          <w:sz w:val="22"/>
          <w:szCs w:val="22"/>
        </w:rPr>
      </w:pPr>
      <w:del w:id="114" w:author="Huang, Chengyu" w:date="2019-05-28T10:52:00Z">
        <w:r w:rsidRPr="009E6736" w:rsidDel="0055501D">
          <w:rPr>
            <w:noProof/>
            <w:color w:val="4B82AF"/>
          </w:rPr>
          <w:delText>5. Elevated Housing Sector Vulnerabilities</w:delText>
        </w:r>
        <w:r w:rsidDel="0055501D">
          <w:rPr>
            <w:noProof/>
          </w:rPr>
          <w:tab/>
        </w:r>
        <w:r w:rsidDel="0055501D">
          <w:rPr>
            <w:noProof/>
          </w:rPr>
          <w:fldChar w:fldCharType="begin"/>
        </w:r>
        <w:r w:rsidDel="0055501D">
          <w:rPr>
            <w:noProof/>
          </w:rPr>
          <w:delInstrText xml:space="preserve"> PAGEREF _Toc516218330 \h </w:delInstrText>
        </w:r>
        <w:r w:rsidDel="0055501D">
          <w:rPr>
            <w:noProof/>
          </w:rPr>
        </w:r>
        <w:r w:rsidDel="0055501D">
          <w:rPr>
            <w:noProof/>
          </w:rPr>
          <w:fldChar w:fldCharType="separate"/>
        </w:r>
        <w:r w:rsidR="00AA7D8D" w:rsidDel="0055501D">
          <w:rPr>
            <w:noProof/>
          </w:rPr>
          <w:delText>38</w:delText>
        </w:r>
        <w:r w:rsidDel="0055501D">
          <w:rPr>
            <w:noProof/>
          </w:rPr>
          <w:fldChar w:fldCharType="end"/>
        </w:r>
      </w:del>
    </w:p>
    <w:p w14:paraId="32F49FB4" w14:textId="64D88EF1" w:rsidR="00C47EE6" w:rsidDel="0055501D" w:rsidRDefault="00C47EE6">
      <w:pPr>
        <w:pStyle w:val="TableofFigures"/>
        <w:rPr>
          <w:del w:id="115" w:author="Huang, Chengyu" w:date="2019-05-28T10:52:00Z"/>
          <w:rFonts w:asciiTheme="minorHAnsi" w:eastAsiaTheme="minorEastAsia" w:hAnsiTheme="minorHAnsi" w:cstheme="minorBidi"/>
          <w:noProof/>
          <w:color w:val="auto"/>
          <w:sz w:val="22"/>
          <w:szCs w:val="22"/>
        </w:rPr>
      </w:pPr>
      <w:del w:id="116" w:author="Huang, Chengyu" w:date="2019-05-28T10:52:00Z">
        <w:r w:rsidRPr="009E6736" w:rsidDel="0055501D">
          <w:rPr>
            <w:noProof/>
          </w:rPr>
          <w:delText>6. Comparing Performance of Canadian Big Six Banks and G-SIBS</w:delText>
        </w:r>
        <w:r w:rsidDel="0055501D">
          <w:rPr>
            <w:noProof/>
          </w:rPr>
          <w:tab/>
        </w:r>
        <w:r w:rsidDel="0055501D">
          <w:rPr>
            <w:noProof/>
          </w:rPr>
          <w:fldChar w:fldCharType="begin"/>
        </w:r>
        <w:r w:rsidDel="0055501D">
          <w:rPr>
            <w:noProof/>
          </w:rPr>
          <w:delInstrText xml:space="preserve"> PAGEREF _Toc516218331 \h </w:delInstrText>
        </w:r>
        <w:r w:rsidDel="0055501D">
          <w:rPr>
            <w:noProof/>
          </w:rPr>
        </w:r>
        <w:r w:rsidDel="0055501D">
          <w:rPr>
            <w:noProof/>
          </w:rPr>
          <w:fldChar w:fldCharType="separate"/>
        </w:r>
        <w:r w:rsidR="00AA7D8D" w:rsidDel="0055501D">
          <w:rPr>
            <w:noProof/>
          </w:rPr>
          <w:delText>39</w:delText>
        </w:r>
        <w:r w:rsidDel="0055501D">
          <w:rPr>
            <w:noProof/>
          </w:rPr>
          <w:fldChar w:fldCharType="end"/>
        </w:r>
      </w:del>
    </w:p>
    <w:p w14:paraId="6D9F8512" w14:textId="559A2FC2" w:rsidR="00C47EE6" w:rsidDel="0055501D" w:rsidRDefault="00C47EE6">
      <w:pPr>
        <w:pStyle w:val="TableofFigures"/>
        <w:rPr>
          <w:del w:id="117" w:author="Huang, Chengyu" w:date="2019-05-28T10:52:00Z"/>
          <w:rFonts w:asciiTheme="minorHAnsi" w:eastAsiaTheme="minorEastAsia" w:hAnsiTheme="minorHAnsi" w:cstheme="minorBidi"/>
          <w:noProof/>
          <w:color w:val="auto"/>
          <w:sz w:val="22"/>
          <w:szCs w:val="22"/>
        </w:rPr>
      </w:pPr>
      <w:del w:id="118" w:author="Huang, Chengyu" w:date="2019-05-28T10:52:00Z">
        <w:r w:rsidRPr="009E6736" w:rsidDel="0055501D">
          <w:rPr>
            <w:noProof/>
            <w:color w:val="4B82AF"/>
          </w:rPr>
          <w:delText>7. Stronger Capital Market Performance and Rising Interest Rates</w:delText>
        </w:r>
        <w:r w:rsidDel="0055501D">
          <w:rPr>
            <w:noProof/>
          </w:rPr>
          <w:tab/>
        </w:r>
        <w:r w:rsidDel="0055501D">
          <w:rPr>
            <w:noProof/>
          </w:rPr>
          <w:fldChar w:fldCharType="begin"/>
        </w:r>
        <w:r w:rsidDel="0055501D">
          <w:rPr>
            <w:noProof/>
          </w:rPr>
          <w:delInstrText xml:space="preserve"> PAGEREF _Toc516218332 \h </w:delInstrText>
        </w:r>
        <w:r w:rsidDel="0055501D">
          <w:rPr>
            <w:noProof/>
          </w:rPr>
        </w:r>
        <w:r w:rsidDel="0055501D">
          <w:rPr>
            <w:noProof/>
          </w:rPr>
          <w:fldChar w:fldCharType="separate"/>
        </w:r>
        <w:r w:rsidR="00AA7D8D" w:rsidDel="0055501D">
          <w:rPr>
            <w:noProof/>
          </w:rPr>
          <w:delText>40</w:delText>
        </w:r>
        <w:r w:rsidDel="0055501D">
          <w:rPr>
            <w:noProof/>
          </w:rPr>
          <w:fldChar w:fldCharType="end"/>
        </w:r>
      </w:del>
    </w:p>
    <w:p w14:paraId="1BC0E4B9" w14:textId="5059580C" w:rsidR="00C47EE6" w:rsidDel="0055501D" w:rsidRDefault="00C47EE6">
      <w:pPr>
        <w:pStyle w:val="TableofFigures"/>
        <w:rPr>
          <w:del w:id="119" w:author="Huang, Chengyu" w:date="2019-05-28T10:52:00Z"/>
          <w:rFonts w:asciiTheme="minorHAnsi" w:eastAsiaTheme="minorEastAsia" w:hAnsiTheme="minorHAnsi" w:cstheme="minorBidi"/>
          <w:noProof/>
          <w:color w:val="auto"/>
          <w:sz w:val="22"/>
          <w:szCs w:val="22"/>
        </w:rPr>
      </w:pPr>
      <w:del w:id="120" w:author="Huang, Chengyu" w:date="2019-05-28T10:52:00Z">
        <w:r w:rsidRPr="009E6736" w:rsidDel="0055501D">
          <w:rPr>
            <w:rFonts w:eastAsia="Segoe UI" w:cs="Arial"/>
            <w:bCs/>
            <w:iCs/>
            <w:noProof/>
          </w:rPr>
          <w:delText>8. Balance Sheet Composition, December 2017</w:delText>
        </w:r>
        <w:r w:rsidDel="0055501D">
          <w:rPr>
            <w:noProof/>
          </w:rPr>
          <w:tab/>
        </w:r>
        <w:r w:rsidDel="0055501D">
          <w:rPr>
            <w:noProof/>
          </w:rPr>
          <w:fldChar w:fldCharType="begin"/>
        </w:r>
        <w:r w:rsidDel="0055501D">
          <w:rPr>
            <w:noProof/>
          </w:rPr>
          <w:delInstrText xml:space="preserve"> PAGEREF _Toc516218333 \h </w:delInstrText>
        </w:r>
        <w:r w:rsidDel="0055501D">
          <w:rPr>
            <w:noProof/>
          </w:rPr>
        </w:r>
        <w:r w:rsidDel="0055501D">
          <w:rPr>
            <w:noProof/>
          </w:rPr>
          <w:fldChar w:fldCharType="separate"/>
        </w:r>
        <w:r w:rsidR="00AA7D8D" w:rsidDel="0055501D">
          <w:rPr>
            <w:noProof/>
          </w:rPr>
          <w:delText>41</w:delText>
        </w:r>
        <w:r w:rsidDel="0055501D">
          <w:rPr>
            <w:noProof/>
          </w:rPr>
          <w:fldChar w:fldCharType="end"/>
        </w:r>
      </w:del>
    </w:p>
    <w:p w14:paraId="5213574F" w14:textId="10AE6172" w:rsidR="00C47EE6" w:rsidDel="0055501D" w:rsidRDefault="00C47EE6">
      <w:pPr>
        <w:pStyle w:val="TableofFigures"/>
        <w:rPr>
          <w:del w:id="121" w:author="Huang, Chengyu" w:date="2019-05-28T10:52:00Z"/>
          <w:rFonts w:asciiTheme="minorHAnsi" w:eastAsiaTheme="minorEastAsia" w:hAnsiTheme="minorHAnsi" w:cstheme="minorBidi"/>
          <w:noProof/>
          <w:color w:val="auto"/>
          <w:sz w:val="22"/>
          <w:szCs w:val="22"/>
        </w:rPr>
      </w:pPr>
      <w:del w:id="122" w:author="Huang, Chengyu" w:date="2019-05-28T10:52:00Z">
        <w:r w:rsidRPr="009E6736" w:rsidDel="0055501D">
          <w:rPr>
            <w:bCs/>
            <w:noProof/>
          </w:rPr>
          <w:delText>9. Productivity Growth and Business Investment</w:delText>
        </w:r>
        <w:r w:rsidDel="0055501D">
          <w:rPr>
            <w:noProof/>
          </w:rPr>
          <w:tab/>
        </w:r>
        <w:r w:rsidDel="0055501D">
          <w:rPr>
            <w:noProof/>
          </w:rPr>
          <w:fldChar w:fldCharType="begin"/>
        </w:r>
        <w:r w:rsidDel="0055501D">
          <w:rPr>
            <w:noProof/>
          </w:rPr>
          <w:delInstrText xml:space="preserve"> PAGEREF _Toc516218334 \h </w:delInstrText>
        </w:r>
        <w:r w:rsidDel="0055501D">
          <w:rPr>
            <w:noProof/>
          </w:rPr>
        </w:r>
        <w:r w:rsidDel="0055501D">
          <w:rPr>
            <w:noProof/>
          </w:rPr>
          <w:fldChar w:fldCharType="separate"/>
        </w:r>
        <w:r w:rsidR="00AA7D8D" w:rsidDel="0055501D">
          <w:rPr>
            <w:noProof/>
          </w:rPr>
          <w:delText>42</w:delText>
        </w:r>
        <w:r w:rsidDel="0055501D">
          <w:rPr>
            <w:noProof/>
          </w:rPr>
          <w:fldChar w:fldCharType="end"/>
        </w:r>
      </w:del>
    </w:p>
    <w:p w14:paraId="7814838C" w14:textId="1837767C" w:rsidR="00C47EE6" w:rsidDel="0055501D" w:rsidRDefault="00C47EE6" w:rsidP="00D527F6">
      <w:pPr>
        <w:rPr>
          <w:del w:id="123" w:author="Huang, Chengyu" w:date="2019-05-28T10:52:00Z"/>
          <w:rPrChange w:id="124" w:author="Ochoa, Javier" w:date="2018-06-08T15:24:00Z">
            <w:rPr>
              <w:del w:id="125" w:author="Huang, Chengyu" w:date="2019-05-28T10:52:00Z"/>
              <w:b/>
              <w:caps/>
              <w:color w:val="4B82AD"/>
            </w:rPr>
          </w:rPrChange>
        </w:rPr>
      </w:pPr>
      <w:del w:id="126" w:author="Huang, Chengyu" w:date="2019-05-28T10:52:00Z">
        <w:r w:rsidDel="0055501D">
          <w:rPr>
            <w:rPrChange w:id="127" w:author="Ochoa, Javier" w:date="2018-06-08T15:24:00Z">
              <w:rPr>
                <w:caps/>
                <w:color w:val="4B82AD"/>
              </w:rPr>
            </w:rPrChange>
          </w:rPr>
          <w:fldChar w:fldCharType="end"/>
        </w:r>
      </w:del>
    </w:p>
    <w:p w14:paraId="27D4253D" w14:textId="19143D26" w:rsidR="00C47EE6" w:rsidDel="0055501D" w:rsidRDefault="00C47EE6" w:rsidP="00D527F6">
      <w:pPr>
        <w:rPr>
          <w:del w:id="128" w:author="Huang, Chengyu" w:date="2019-05-28T10:52:00Z"/>
          <w:rFonts w:cs="Segoe UI"/>
          <w:b/>
          <w:caps/>
          <w:color w:val="4B82AD"/>
        </w:rPr>
      </w:pPr>
      <w:del w:id="129" w:author="Huang, Chengyu" w:date="2019-05-28T10:52:00Z">
        <w:r w:rsidDel="0055501D">
          <w:rPr>
            <w:rFonts w:cs="Segoe UI"/>
            <w:b/>
            <w:caps/>
            <w:color w:val="4B82AD"/>
          </w:rPr>
          <w:delText>Tables</w:delText>
        </w:r>
      </w:del>
    </w:p>
    <w:p w14:paraId="5DD6E4E8" w14:textId="0F05CB3E" w:rsidR="00196396" w:rsidDel="0055501D" w:rsidRDefault="00C47EE6">
      <w:pPr>
        <w:pStyle w:val="TableofFigures"/>
        <w:rPr>
          <w:del w:id="130" w:author="Huang, Chengyu" w:date="2019-05-28T10:52:00Z"/>
          <w:rFonts w:asciiTheme="minorHAnsi" w:eastAsiaTheme="minorEastAsia" w:hAnsiTheme="minorHAnsi" w:cstheme="minorBidi"/>
          <w:noProof/>
          <w:color w:val="auto"/>
          <w:sz w:val="22"/>
          <w:szCs w:val="22"/>
        </w:rPr>
      </w:pPr>
      <w:del w:id="131" w:author="Huang, Chengyu" w:date="2019-05-28T10:52:00Z">
        <w:r w:rsidDel="0055501D">
          <w:rPr>
            <w:rPrChange w:id="132" w:author="Ochoa, Javier" w:date="2018-06-08T15:24:00Z">
              <w:rPr>
                <w:b/>
                <w:caps/>
              </w:rPr>
            </w:rPrChange>
          </w:rPr>
          <w:fldChar w:fldCharType="begin"/>
        </w:r>
        <w:r w:rsidDel="0055501D">
          <w:delInstrText xml:space="preserve"> TOC \f B\c "Figures" </w:delInstrText>
        </w:r>
        <w:r w:rsidDel="0055501D">
          <w:rPr>
            <w:rPrChange w:id="133" w:author="Ochoa, Javier" w:date="2018-06-08T15:24:00Z">
              <w:rPr>
                <w:b/>
                <w:caps/>
              </w:rPr>
            </w:rPrChange>
          </w:rPr>
          <w:fldChar w:fldCharType="separate"/>
        </w:r>
        <w:r w:rsidR="00196396" w:rsidRPr="00D9465B" w:rsidDel="0055501D">
          <w:rPr>
            <w:noProof/>
          </w:rPr>
          <w:delText>1. Selected Economic Indicators, 2014–19</w:delText>
        </w:r>
        <w:r w:rsidR="00196396" w:rsidDel="0055501D">
          <w:rPr>
            <w:noProof/>
          </w:rPr>
          <w:tab/>
        </w:r>
        <w:r w:rsidR="00196396" w:rsidDel="0055501D">
          <w:rPr>
            <w:noProof/>
          </w:rPr>
          <w:fldChar w:fldCharType="begin"/>
        </w:r>
        <w:r w:rsidR="00196396" w:rsidDel="0055501D">
          <w:rPr>
            <w:noProof/>
          </w:rPr>
          <w:delInstrText xml:space="preserve"> PAGEREF _Toc516222651 \h </w:delInstrText>
        </w:r>
        <w:r w:rsidR="00196396" w:rsidDel="0055501D">
          <w:rPr>
            <w:noProof/>
          </w:rPr>
        </w:r>
        <w:r w:rsidR="00196396" w:rsidDel="0055501D">
          <w:rPr>
            <w:noProof/>
          </w:rPr>
          <w:fldChar w:fldCharType="separate"/>
        </w:r>
        <w:r w:rsidR="00AA7D8D" w:rsidDel="0055501D">
          <w:rPr>
            <w:noProof/>
          </w:rPr>
          <w:delText>43</w:delText>
        </w:r>
        <w:r w:rsidR="00196396" w:rsidDel="0055501D">
          <w:rPr>
            <w:noProof/>
          </w:rPr>
          <w:fldChar w:fldCharType="end"/>
        </w:r>
      </w:del>
    </w:p>
    <w:p w14:paraId="181891BE" w14:textId="7D7E0AE1" w:rsidR="00196396" w:rsidDel="0055501D" w:rsidRDefault="00196396">
      <w:pPr>
        <w:pStyle w:val="TableofFigures"/>
        <w:rPr>
          <w:del w:id="134" w:author="Huang, Chengyu" w:date="2019-05-28T10:52:00Z"/>
          <w:rFonts w:asciiTheme="minorHAnsi" w:eastAsiaTheme="minorEastAsia" w:hAnsiTheme="minorHAnsi" w:cstheme="minorBidi"/>
          <w:noProof/>
          <w:color w:val="auto"/>
          <w:sz w:val="22"/>
          <w:szCs w:val="22"/>
        </w:rPr>
      </w:pPr>
      <w:del w:id="135" w:author="Huang, Chengyu" w:date="2019-05-28T10:52:00Z">
        <w:r w:rsidRPr="00D9465B" w:rsidDel="0055501D">
          <w:rPr>
            <w:noProof/>
          </w:rPr>
          <w:delText>2. Balance of Payments, 2016–23</w:delText>
        </w:r>
        <w:r w:rsidDel="0055501D">
          <w:rPr>
            <w:noProof/>
          </w:rPr>
          <w:tab/>
        </w:r>
        <w:r w:rsidDel="0055501D">
          <w:rPr>
            <w:noProof/>
          </w:rPr>
          <w:fldChar w:fldCharType="begin"/>
        </w:r>
        <w:r w:rsidDel="0055501D">
          <w:rPr>
            <w:noProof/>
          </w:rPr>
          <w:delInstrText xml:space="preserve"> PAGEREF _Toc516222652 \h </w:delInstrText>
        </w:r>
        <w:r w:rsidDel="0055501D">
          <w:rPr>
            <w:noProof/>
          </w:rPr>
        </w:r>
        <w:r w:rsidDel="0055501D">
          <w:rPr>
            <w:noProof/>
          </w:rPr>
          <w:fldChar w:fldCharType="separate"/>
        </w:r>
        <w:r w:rsidR="00AA7D8D" w:rsidDel="0055501D">
          <w:rPr>
            <w:noProof/>
          </w:rPr>
          <w:delText>44</w:delText>
        </w:r>
        <w:r w:rsidDel="0055501D">
          <w:rPr>
            <w:noProof/>
          </w:rPr>
          <w:fldChar w:fldCharType="end"/>
        </w:r>
      </w:del>
    </w:p>
    <w:p w14:paraId="019BEA5D" w14:textId="59CB12E4" w:rsidR="00196396" w:rsidDel="0055501D" w:rsidRDefault="00196396">
      <w:pPr>
        <w:pStyle w:val="TableofFigures"/>
        <w:rPr>
          <w:del w:id="136" w:author="Huang, Chengyu" w:date="2019-05-28T10:52:00Z"/>
          <w:rFonts w:asciiTheme="minorHAnsi" w:eastAsiaTheme="minorEastAsia" w:hAnsiTheme="minorHAnsi" w:cstheme="minorBidi"/>
          <w:noProof/>
          <w:color w:val="auto"/>
          <w:sz w:val="22"/>
          <w:szCs w:val="22"/>
        </w:rPr>
      </w:pPr>
      <w:del w:id="137" w:author="Huang, Chengyu" w:date="2019-05-28T10:52:00Z">
        <w:r w:rsidRPr="00D9465B" w:rsidDel="0055501D">
          <w:rPr>
            <w:noProof/>
          </w:rPr>
          <w:delText>3. General Government Fiscal Indicators, 2015–23</w:delText>
        </w:r>
        <w:r w:rsidDel="0055501D">
          <w:rPr>
            <w:noProof/>
          </w:rPr>
          <w:tab/>
        </w:r>
        <w:r w:rsidDel="0055501D">
          <w:rPr>
            <w:noProof/>
          </w:rPr>
          <w:fldChar w:fldCharType="begin"/>
        </w:r>
        <w:r w:rsidDel="0055501D">
          <w:rPr>
            <w:noProof/>
          </w:rPr>
          <w:delInstrText xml:space="preserve"> PAGEREF _Toc516222653 \h </w:delInstrText>
        </w:r>
        <w:r w:rsidDel="0055501D">
          <w:rPr>
            <w:noProof/>
          </w:rPr>
        </w:r>
        <w:r w:rsidDel="0055501D">
          <w:rPr>
            <w:noProof/>
          </w:rPr>
          <w:fldChar w:fldCharType="separate"/>
        </w:r>
        <w:r w:rsidR="00AA7D8D" w:rsidDel="0055501D">
          <w:rPr>
            <w:noProof/>
          </w:rPr>
          <w:delText>45</w:delText>
        </w:r>
        <w:r w:rsidDel="0055501D">
          <w:rPr>
            <w:noProof/>
          </w:rPr>
          <w:fldChar w:fldCharType="end"/>
        </w:r>
      </w:del>
    </w:p>
    <w:p w14:paraId="557A9813" w14:textId="76140A52" w:rsidR="00196396" w:rsidDel="0055501D" w:rsidRDefault="00196396">
      <w:pPr>
        <w:pStyle w:val="TableofFigures"/>
        <w:rPr>
          <w:del w:id="138" w:author="Huang, Chengyu" w:date="2019-05-28T10:52:00Z"/>
          <w:rFonts w:asciiTheme="minorHAnsi" w:eastAsiaTheme="minorEastAsia" w:hAnsiTheme="minorHAnsi" w:cstheme="minorBidi"/>
          <w:noProof/>
          <w:color w:val="auto"/>
          <w:sz w:val="22"/>
          <w:szCs w:val="22"/>
        </w:rPr>
      </w:pPr>
      <w:del w:id="139" w:author="Huang, Chengyu" w:date="2019-05-28T10:52:00Z">
        <w:r w:rsidRPr="00D9465B" w:rsidDel="0055501D">
          <w:rPr>
            <w:noProof/>
          </w:rPr>
          <w:delText>4. Statement of General Government Operations and Balance Sheet, 2010</w:delText>
        </w:r>
        <w:r w:rsidDel="0055501D">
          <w:rPr>
            <w:noProof/>
          </w:rPr>
          <w:tab/>
        </w:r>
        <w:r w:rsidDel="0055501D">
          <w:rPr>
            <w:noProof/>
          </w:rPr>
          <w:fldChar w:fldCharType="begin"/>
        </w:r>
        <w:r w:rsidDel="0055501D">
          <w:rPr>
            <w:noProof/>
          </w:rPr>
          <w:delInstrText xml:space="preserve"> PAGEREF _Toc516222654 \h </w:delInstrText>
        </w:r>
        <w:r w:rsidDel="0055501D">
          <w:rPr>
            <w:noProof/>
          </w:rPr>
        </w:r>
        <w:r w:rsidDel="0055501D">
          <w:rPr>
            <w:noProof/>
          </w:rPr>
          <w:fldChar w:fldCharType="separate"/>
        </w:r>
        <w:r w:rsidR="00AA7D8D" w:rsidDel="0055501D">
          <w:rPr>
            <w:noProof/>
          </w:rPr>
          <w:delText>46</w:delText>
        </w:r>
        <w:r w:rsidDel="0055501D">
          <w:rPr>
            <w:noProof/>
          </w:rPr>
          <w:fldChar w:fldCharType="end"/>
        </w:r>
      </w:del>
    </w:p>
    <w:p w14:paraId="5B28E3C6" w14:textId="0A4DE6ED" w:rsidR="00196396" w:rsidDel="0055501D" w:rsidRDefault="00196396">
      <w:pPr>
        <w:pStyle w:val="TableofFigures"/>
        <w:rPr>
          <w:del w:id="140" w:author="Huang, Chengyu" w:date="2019-05-28T10:52:00Z"/>
          <w:rFonts w:asciiTheme="minorHAnsi" w:eastAsiaTheme="minorEastAsia" w:hAnsiTheme="minorHAnsi" w:cstheme="minorBidi"/>
          <w:noProof/>
          <w:color w:val="auto"/>
          <w:sz w:val="22"/>
          <w:szCs w:val="22"/>
        </w:rPr>
      </w:pPr>
      <w:del w:id="141" w:author="Huang, Chengyu" w:date="2019-05-28T10:52:00Z">
        <w:r w:rsidRPr="00D9465B" w:rsidDel="0055501D">
          <w:rPr>
            <w:noProof/>
          </w:rPr>
          <w:delText>5. Financial Soundness Indicators, 2012–17</w:delText>
        </w:r>
        <w:r w:rsidDel="0055501D">
          <w:rPr>
            <w:noProof/>
          </w:rPr>
          <w:tab/>
        </w:r>
        <w:r w:rsidDel="0055501D">
          <w:rPr>
            <w:noProof/>
          </w:rPr>
          <w:fldChar w:fldCharType="begin"/>
        </w:r>
        <w:r w:rsidDel="0055501D">
          <w:rPr>
            <w:noProof/>
          </w:rPr>
          <w:delInstrText xml:space="preserve"> PAGEREF _Toc516222655 \h </w:delInstrText>
        </w:r>
        <w:r w:rsidDel="0055501D">
          <w:rPr>
            <w:noProof/>
          </w:rPr>
        </w:r>
        <w:r w:rsidDel="0055501D">
          <w:rPr>
            <w:noProof/>
          </w:rPr>
          <w:fldChar w:fldCharType="separate"/>
        </w:r>
        <w:r w:rsidR="00AA7D8D" w:rsidDel="0055501D">
          <w:rPr>
            <w:noProof/>
          </w:rPr>
          <w:delText>47</w:delText>
        </w:r>
        <w:r w:rsidDel="0055501D">
          <w:rPr>
            <w:noProof/>
          </w:rPr>
          <w:fldChar w:fldCharType="end"/>
        </w:r>
      </w:del>
    </w:p>
    <w:p w14:paraId="4AB70430" w14:textId="4BB4CAFC" w:rsidR="00196396" w:rsidDel="0055501D" w:rsidRDefault="00196396">
      <w:pPr>
        <w:pStyle w:val="TableofFigures"/>
        <w:rPr>
          <w:del w:id="142" w:author="Huang, Chengyu" w:date="2019-05-28T10:52:00Z"/>
          <w:rFonts w:asciiTheme="minorHAnsi" w:eastAsiaTheme="minorEastAsia" w:hAnsiTheme="minorHAnsi" w:cstheme="minorBidi"/>
          <w:noProof/>
          <w:color w:val="auto"/>
          <w:sz w:val="22"/>
          <w:szCs w:val="22"/>
        </w:rPr>
      </w:pPr>
      <w:del w:id="143" w:author="Huang, Chengyu" w:date="2019-05-28T10:52:00Z">
        <w:r w:rsidRPr="00D9465B" w:rsidDel="0055501D">
          <w:rPr>
            <w:noProof/>
          </w:rPr>
          <w:delText>6. Chartered Banks Loans to Individuals, 2012–2017</w:delText>
        </w:r>
        <w:r w:rsidDel="0055501D">
          <w:rPr>
            <w:noProof/>
          </w:rPr>
          <w:tab/>
        </w:r>
        <w:r w:rsidDel="0055501D">
          <w:rPr>
            <w:noProof/>
          </w:rPr>
          <w:fldChar w:fldCharType="begin"/>
        </w:r>
        <w:r w:rsidDel="0055501D">
          <w:rPr>
            <w:noProof/>
          </w:rPr>
          <w:delInstrText xml:space="preserve"> PAGEREF _Toc516222656 \h </w:delInstrText>
        </w:r>
        <w:r w:rsidDel="0055501D">
          <w:rPr>
            <w:noProof/>
          </w:rPr>
        </w:r>
        <w:r w:rsidDel="0055501D">
          <w:rPr>
            <w:noProof/>
          </w:rPr>
          <w:fldChar w:fldCharType="separate"/>
        </w:r>
        <w:r w:rsidR="00AA7D8D" w:rsidDel="0055501D">
          <w:rPr>
            <w:noProof/>
          </w:rPr>
          <w:delText>48</w:delText>
        </w:r>
        <w:r w:rsidDel="0055501D">
          <w:rPr>
            <w:noProof/>
          </w:rPr>
          <w:fldChar w:fldCharType="end"/>
        </w:r>
      </w:del>
    </w:p>
    <w:p w14:paraId="6A28766F" w14:textId="4B1AB8A7" w:rsidR="00196396" w:rsidDel="0055501D" w:rsidRDefault="00196396">
      <w:pPr>
        <w:pStyle w:val="TableofFigures"/>
        <w:rPr>
          <w:del w:id="144" w:author="Huang, Chengyu" w:date="2019-05-28T10:52:00Z"/>
          <w:rFonts w:asciiTheme="minorHAnsi" w:eastAsiaTheme="minorEastAsia" w:hAnsiTheme="minorHAnsi" w:cstheme="minorBidi"/>
          <w:noProof/>
          <w:color w:val="auto"/>
          <w:sz w:val="22"/>
          <w:szCs w:val="22"/>
        </w:rPr>
      </w:pPr>
      <w:del w:id="145" w:author="Huang, Chengyu" w:date="2019-05-28T10:52:00Z">
        <w:r w:rsidRPr="00D9465B" w:rsidDel="0055501D">
          <w:rPr>
            <w:noProof/>
          </w:rPr>
          <w:delText>7. External Debt 2007–17</w:delText>
        </w:r>
        <w:r w:rsidDel="0055501D">
          <w:rPr>
            <w:noProof/>
          </w:rPr>
          <w:tab/>
        </w:r>
        <w:r w:rsidDel="0055501D">
          <w:rPr>
            <w:noProof/>
          </w:rPr>
          <w:fldChar w:fldCharType="begin"/>
        </w:r>
        <w:r w:rsidDel="0055501D">
          <w:rPr>
            <w:noProof/>
          </w:rPr>
          <w:delInstrText xml:space="preserve"> PAGEREF _Toc516222657 \h </w:delInstrText>
        </w:r>
        <w:r w:rsidDel="0055501D">
          <w:rPr>
            <w:noProof/>
          </w:rPr>
        </w:r>
        <w:r w:rsidDel="0055501D">
          <w:rPr>
            <w:noProof/>
          </w:rPr>
          <w:fldChar w:fldCharType="separate"/>
        </w:r>
        <w:r w:rsidR="00AA7D8D" w:rsidDel="0055501D">
          <w:rPr>
            <w:noProof/>
          </w:rPr>
          <w:delText>49</w:delText>
        </w:r>
        <w:r w:rsidDel="0055501D">
          <w:rPr>
            <w:noProof/>
          </w:rPr>
          <w:fldChar w:fldCharType="end"/>
        </w:r>
      </w:del>
    </w:p>
    <w:p w14:paraId="2D5467BA" w14:textId="1E408D8C" w:rsidR="00196396" w:rsidDel="0055501D" w:rsidRDefault="00196396">
      <w:pPr>
        <w:pStyle w:val="TableofFigures"/>
        <w:rPr>
          <w:del w:id="146" w:author="Huang, Chengyu" w:date="2019-05-28T10:52:00Z"/>
          <w:rFonts w:asciiTheme="minorHAnsi" w:eastAsiaTheme="minorEastAsia" w:hAnsiTheme="minorHAnsi" w:cstheme="minorBidi"/>
          <w:noProof/>
          <w:color w:val="auto"/>
          <w:sz w:val="22"/>
          <w:szCs w:val="22"/>
        </w:rPr>
      </w:pPr>
      <w:del w:id="147" w:author="Huang, Chengyu" w:date="2019-05-28T10:52:00Z">
        <w:r w:rsidRPr="00D9465B" w:rsidDel="0055501D">
          <w:rPr>
            <w:noProof/>
          </w:rPr>
          <w:delText>8. Medium-Term Scenario 2015–23</w:delText>
        </w:r>
        <w:r w:rsidDel="0055501D">
          <w:rPr>
            <w:noProof/>
          </w:rPr>
          <w:tab/>
        </w:r>
        <w:r w:rsidDel="0055501D">
          <w:rPr>
            <w:noProof/>
          </w:rPr>
          <w:fldChar w:fldCharType="begin"/>
        </w:r>
        <w:r w:rsidDel="0055501D">
          <w:rPr>
            <w:noProof/>
          </w:rPr>
          <w:delInstrText xml:space="preserve"> PAGEREF _Toc516222658 \h </w:delInstrText>
        </w:r>
        <w:r w:rsidDel="0055501D">
          <w:rPr>
            <w:noProof/>
          </w:rPr>
        </w:r>
        <w:r w:rsidDel="0055501D">
          <w:rPr>
            <w:noProof/>
          </w:rPr>
          <w:fldChar w:fldCharType="separate"/>
        </w:r>
        <w:r w:rsidR="00AA7D8D" w:rsidDel="0055501D">
          <w:rPr>
            <w:noProof/>
          </w:rPr>
          <w:delText>50</w:delText>
        </w:r>
        <w:r w:rsidDel="0055501D">
          <w:rPr>
            <w:noProof/>
          </w:rPr>
          <w:fldChar w:fldCharType="end"/>
        </w:r>
      </w:del>
    </w:p>
    <w:p w14:paraId="0619B4F0" w14:textId="162A6F4A" w:rsidR="00C47EE6" w:rsidDel="0055501D" w:rsidRDefault="00C47EE6" w:rsidP="00D527F6">
      <w:pPr>
        <w:rPr>
          <w:del w:id="148" w:author="Huang, Chengyu" w:date="2019-05-28T10:52:00Z"/>
          <w:rFonts w:cs="Segoe UI"/>
        </w:rPr>
      </w:pPr>
      <w:del w:id="149" w:author="Huang, Chengyu" w:date="2019-05-28T10:52:00Z">
        <w:r w:rsidDel="0055501D">
          <w:rPr>
            <w:rPrChange w:id="150" w:author="Ochoa, Javier" w:date="2018-06-08T15:24:00Z">
              <w:rPr>
                <w:b/>
                <w:caps/>
                <w:color w:val="4B82AD"/>
              </w:rPr>
            </w:rPrChange>
          </w:rPr>
          <w:fldChar w:fldCharType="end"/>
        </w:r>
      </w:del>
    </w:p>
    <w:p w14:paraId="6E2BAF53" w14:textId="0A6EBC86" w:rsidR="00C47EE6" w:rsidDel="0055501D" w:rsidRDefault="00C47EE6" w:rsidP="00D527F6">
      <w:pPr>
        <w:rPr>
          <w:del w:id="151" w:author="Huang, Chengyu" w:date="2019-05-28T10:52:00Z"/>
          <w:rFonts w:cs="Segoe UI"/>
          <w:b/>
          <w:caps/>
          <w:color w:val="4B82AD"/>
        </w:rPr>
      </w:pPr>
      <w:del w:id="152" w:author="Huang, Chengyu" w:date="2019-05-28T10:52:00Z">
        <w:r w:rsidDel="0055501D">
          <w:rPr>
            <w:rFonts w:cs="Segoe UI"/>
            <w:b/>
            <w:caps/>
            <w:color w:val="4B82AD"/>
          </w:rPr>
          <w:delText>Appendices</w:delText>
        </w:r>
      </w:del>
    </w:p>
    <w:p w14:paraId="6DDB444E" w14:textId="5327443E" w:rsidR="00196396" w:rsidDel="0055501D" w:rsidRDefault="00C47EE6">
      <w:pPr>
        <w:pStyle w:val="TableofFigures"/>
        <w:rPr>
          <w:del w:id="153" w:author="Huang, Chengyu" w:date="2019-05-28T10:52:00Z"/>
          <w:rFonts w:asciiTheme="minorHAnsi" w:eastAsiaTheme="minorEastAsia" w:hAnsiTheme="minorHAnsi" w:cstheme="minorBidi"/>
          <w:noProof/>
          <w:color w:val="auto"/>
          <w:sz w:val="22"/>
          <w:szCs w:val="22"/>
        </w:rPr>
      </w:pPr>
      <w:del w:id="154" w:author="Huang, Chengyu" w:date="2019-05-28T10:52:00Z">
        <w:r w:rsidDel="0055501D">
          <w:fldChar w:fldCharType="begin"/>
        </w:r>
        <w:r w:rsidDel="0055501D">
          <w:delInstrText xml:space="preserve"> TOC \f E\c "Figures" \* MERGEFORMAT </w:delInstrText>
        </w:r>
        <w:r w:rsidDel="0055501D">
          <w:fldChar w:fldCharType="separate"/>
        </w:r>
        <w:r w:rsidR="00196396" w:rsidRPr="00AF45F8" w:rsidDel="0055501D">
          <w:rPr>
            <w:noProof/>
          </w:rPr>
          <w:delText>I. CPTPP and NAFTA Scenarios: The Model, Data, and Assumptions</w:delText>
        </w:r>
        <w:r w:rsidR="00196396" w:rsidDel="0055501D">
          <w:rPr>
            <w:noProof/>
          </w:rPr>
          <w:tab/>
        </w:r>
        <w:r w:rsidR="00196396" w:rsidDel="0055501D">
          <w:rPr>
            <w:noProof/>
          </w:rPr>
          <w:fldChar w:fldCharType="begin"/>
        </w:r>
        <w:r w:rsidR="00196396" w:rsidDel="0055501D">
          <w:rPr>
            <w:noProof/>
          </w:rPr>
          <w:delInstrText xml:space="preserve"> PAGEREF _Toc516222659 \h </w:delInstrText>
        </w:r>
        <w:r w:rsidR="00196396" w:rsidDel="0055501D">
          <w:rPr>
            <w:noProof/>
          </w:rPr>
        </w:r>
        <w:r w:rsidR="00196396" w:rsidDel="0055501D">
          <w:rPr>
            <w:noProof/>
          </w:rPr>
          <w:fldChar w:fldCharType="separate"/>
        </w:r>
        <w:r w:rsidR="00AA7D8D" w:rsidDel="0055501D">
          <w:rPr>
            <w:noProof/>
          </w:rPr>
          <w:delText>62</w:delText>
        </w:r>
        <w:r w:rsidR="00196396" w:rsidDel="0055501D">
          <w:rPr>
            <w:noProof/>
          </w:rPr>
          <w:fldChar w:fldCharType="end"/>
        </w:r>
      </w:del>
    </w:p>
    <w:p w14:paraId="6395FC32" w14:textId="2471DFEF" w:rsidR="00C47EE6" w:rsidDel="0055501D" w:rsidRDefault="00C47EE6" w:rsidP="00D527F6">
      <w:pPr>
        <w:rPr>
          <w:del w:id="155" w:author="Huang, Chengyu" w:date="2019-05-28T10:53:00Z"/>
          <w:rPrChange w:id="156" w:author="Ochoa, Javier" w:date="2018-06-08T15:24:00Z">
            <w:rPr>
              <w:del w:id="157" w:author="Huang, Chengyu" w:date="2019-05-28T10:53:00Z"/>
              <w:b/>
              <w:caps/>
              <w:color w:val="4B82AD"/>
            </w:rPr>
          </w:rPrChange>
        </w:rPr>
      </w:pPr>
      <w:del w:id="158" w:author="Huang, Chengyu" w:date="2019-05-28T10:52:00Z">
        <w:r w:rsidDel="0055501D">
          <w:rPr>
            <w:rFonts w:cs="Segoe UI"/>
          </w:rPr>
          <w:fldChar w:fldCharType="end"/>
        </w:r>
      </w:del>
    </w:p>
    <w:p w14:paraId="45CA3259" w14:textId="77777777" w:rsidR="00C47EE6" w:rsidDel="0055501D" w:rsidRDefault="00C47EE6" w:rsidP="00D527F6">
      <w:pPr>
        <w:rPr>
          <w:del w:id="159" w:author="Huang, Chengyu" w:date="2019-05-28T10:53:00Z"/>
          <w:rFonts w:cs="Segoe UI"/>
          <w:b/>
          <w:caps/>
          <w:color w:val="4B82AD"/>
        </w:rPr>
      </w:pPr>
      <w:del w:id="160" w:author="Huang, Chengyu" w:date="2019-05-28T10:53:00Z">
        <w:r w:rsidDel="0055501D">
          <w:rPr>
            <w:rFonts w:cs="Segoe UI"/>
            <w:b/>
            <w:caps/>
            <w:color w:val="4B82AD"/>
          </w:rPr>
          <w:delText>Annexes</w:delText>
        </w:r>
      </w:del>
    </w:p>
    <w:p w14:paraId="4817582A" w14:textId="48CE41F6" w:rsidR="00196396" w:rsidDel="0055501D" w:rsidRDefault="00C47EE6">
      <w:pPr>
        <w:pStyle w:val="TableofFigures"/>
        <w:rPr>
          <w:del w:id="161" w:author="Huang, Chengyu" w:date="2019-05-28T10:53:00Z"/>
          <w:rFonts w:asciiTheme="minorHAnsi" w:eastAsiaTheme="minorEastAsia" w:hAnsiTheme="minorHAnsi" w:cstheme="minorBidi"/>
          <w:noProof/>
          <w:color w:val="auto"/>
          <w:sz w:val="22"/>
          <w:szCs w:val="22"/>
        </w:rPr>
      </w:pPr>
      <w:del w:id="162" w:author="Huang, Chengyu" w:date="2019-05-28T10:53:00Z">
        <w:r w:rsidDel="0055501D">
          <w:rPr>
            <w:rPrChange w:id="163" w:author="Ochoa, Javier" w:date="2018-06-08T15:24:00Z">
              <w:rPr>
                <w:b/>
                <w:caps/>
              </w:rPr>
            </w:rPrChange>
          </w:rPr>
          <w:fldChar w:fldCharType="begin"/>
        </w:r>
        <w:r w:rsidDel="0055501D">
          <w:delInstrText xml:space="preserve"> TOC \f J\c "Figures" \* MERGEFORMAT </w:delInstrText>
        </w:r>
        <w:r w:rsidDel="0055501D">
          <w:rPr>
            <w:rPrChange w:id="164" w:author="Ochoa, Javier" w:date="2018-06-08T15:24:00Z">
              <w:rPr>
                <w:b/>
                <w:caps/>
              </w:rPr>
            </w:rPrChange>
          </w:rPr>
          <w:fldChar w:fldCharType="separate"/>
        </w:r>
        <w:r w:rsidR="00196396" w:rsidDel="0055501D">
          <w:rPr>
            <w:noProof/>
          </w:rPr>
          <w:delText>I. External Balance Assessment</w:delText>
        </w:r>
        <w:r w:rsidR="00196396" w:rsidDel="0055501D">
          <w:rPr>
            <w:noProof/>
          </w:rPr>
          <w:tab/>
        </w:r>
        <w:r w:rsidR="00196396" w:rsidDel="0055501D">
          <w:rPr>
            <w:noProof/>
          </w:rPr>
          <w:fldChar w:fldCharType="begin"/>
        </w:r>
        <w:r w:rsidR="00196396" w:rsidDel="0055501D">
          <w:rPr>
            <w:noProof/>
          </w:rPr>
          <w:delInstrText xml:space="preserve"> PAGEREF _Toc516222660 \h </w:delInstrText>
        </w:r>
        <w:r w:rsidR="00196396" w:rsidDel="0055501D">
          <w:rPr>
            <w:noProof/>
          </w:rPr>
        </w:r>
        <w:r w:rsidR="00196396" w:rsidDel="0055501D">
          <w:rPr>
            <w:noProof/>
          </w:rPr>
          <w:fldChar w:fldCharType="separate"/>
        </w:r>
        <w:r w:rsidR="00AA7D8D" w:rsidDel="0055501D">
          <w:rPr>
            <w:noProof/>
          </w:rPr>
          <w:delText>51</w:delText>
        </w:r>
        <w:r w:rsidR="00196396" w:rsidDel="0055501D">
          <w:rPr>
            <w:noProof/>
          </w:rPr>
          <w:fldChar w:fldCharType="end"/>
        </w:r>
      </w:del>
    </w:p>
    <w:p w14:paraId="429E0FE9" w14:textId="149481B6" w:rsidR="00196396" w:rsidDel="0055501D" w:rsidRDefault="00196396">
      <w:pPr>
        <w:pStyle w:val="TableofFigures"/>
        <w:rPr>
          <w:del w:id="165" w:author="Huang, Chengyu" w:date="2019-05-28T10:53:00Z"/>
          <w:rFonts w:asciiTheme="minorHAnsi" w:eastAsiaTheme="minorEastAsia" w:hAnsiTheme="minorHAnsi" w:cstheme="minorBidi"/>
          <w:noProof/>
          <w:color w:val="auto"/>
          <w:sz w:val="22"/>
          <w:szCs w:val="22"/>
        </w:rPr>
      </w:pPr>
      <w:del w:id="166" w:author="Huang, Chengyu" w:date="2019-05-28T10:53:00Z">
        <w:r w:rsidRPr="00FB507F" w:rsidDel="0055501D">
          <w:rPr>
            <w:noProof/>
          </w:rPr>
          <w:delText>II. Public Debt Sustainability Analysis</w:delText>
        </w:r>
        <w:r w:rsidDel="0055501D">
          <w:rPr>
            <w:noProof/>
          </w:rPr>
          <w:tab/>
        </w:r>
        <w:r w:rsidDel="0055501D">
          <w:rPr>
            <w:noProof/>
          </w:rPr>
          <w:fldChar w:fldCharType="begin"/>
        </w:r>
        <w:r w:rsidDel="0055501D">
          <w:rPr>
            <w:noProof/>
          </w:rPr>
          <w:delInstrText xml:space="preserve"> PAGEREF _Toc516222661 \h </w:delInstrText>
        </w:r>
        <w:r w:rsidDel="0055501D">
          <w:rPr>
            <w:noProof/>
          </w:rPr>
        </w:r>
        <w:r w:rsidDel="0055501D">
          <w:rPr>
            <w:noProof/>
          </w:rPr>
          <w:fldChar w:fldCharType="separate"/>
        </w:r>
        <w:r w:rsidR="00AA7D8D" w:rsidDel="0055501D">
          <w:rPr>
            <w:noProof/>
          </w:rPr>
          <w:delText>52</w:delText>
        </w:r>
        <w:r w:rsidDel="0055501D">
          <w:rPr>
            <w:noProof/>
          </w:rPr>
          <w:fldChar w:fldCharType="end"/>
        </w:r>
      </w:del>
    </w:p>
    <w:p w14:paraId="44D53084" w14:textId="7C4E50C7" w:rsidR="00196396" w:rsidDel="0055501D" w:rsidRDefault="00196396">
      <w:pPr>
        <w:pStyle w:val="TableofFigures"/>
        <w:rPr>
          <w:del w:id="167" w:author="Huang, Chengyu" w:date="2019-05-28T10:53:00Z"/>
          <w:rFonts w:asciiTheme="minorHAnsi" w:eastAsiaTheme="minorEastAsia" w:hAnsiTheme="minorHAnsi" w:cstheme="minorBidi"/>
          <w:noProof/>
          <w:color w:val="auto"/>
          <w:sz w:val="22"/>
          <w:szCs w:val="22"/>
        </w:rPr>
      </w:pPr>
      <w:del w:id="168" w:author="Huang, Chengyu" w:date="2019-05-28T10:53:00Z">
        <w:r w:rsidRPr="00FB507F" w:rsidDel="0055501D">
          <w:rPr>
            <w:noProof/>
          </w:rPr>
          <w:delText>III. Housing-Related Measures to Safeguard Financial Stability</w:delText>
        </w:r>
        <w:r w:rsidDel="0055501D">
          <w:rPr>
            <w:noProof/>
          </w:rPr>
          <w:tab/>
        </w:r>
        <w:r w:rsidDel="0055501D">
          <w:rPr>
            <w:noProof/>
          </w:rPr>
          <w:fldChar w:fldCharType="begin"/>
        </w:r>
        <w:r w:rsidDel="0055501D">
          <w:rPr>
            <w:noProof/>
          </w:rPr>
          <w:delInstrText xml:space="preserve"> PAGEREF _Toc516222662 \h </w:delInstrText>
        </w:r>
        <w:r w:rsidDel="0055501D">
          <w:rPr>
            <w:noProof/>
          </w:rPr>
        </w:r>
        <w:r w:rsidDel="0055501D">
          <w:rPr>
            <w:noProof/>
          </w:rPr>
          <w:fldChar w:fldCharType="separate"/>
        </w:r>
        <w:r w:rsidR="00AA7D8D" w:rsidDel="0055501D">
          <w:rPr>
            <w:noProof/>
          </w:rPr>
          <w:delText>60</w:delText>
        </w:r>
        <w:r w:rsidDel="0055501D">
          <w:rPr>
            <w:noProof/>
          </w:rPr>
          <w:fldChar w:fldCharType="end"/>
        </w:r>
      </w:del>
    </w:p>
    <w:p w14:paraId="2BD6D0BF" w14:textId="637DDCF3" w:rsidR="00C47EE6" w:rsidDel="0055501D" w:rsidRDefault="00C47EE6" w:rsidP="00D527F6">
      <w:pPr>
        <w:rPr>
          <w:del w:id="169" w:author="Huang, Chengyu" w:date="2019-05-28T10:53:00Z"/>
          <w:rPrChange w:id="170" w:author="Ochoa, Javier" w:date="2018-06-08T15:24:00Z">
            <w:rPr>
              <w:del w:id="171" w:author="Huang, Chengyu" w:date="2019-05-28T10:53:00Z"/>
              <w:b/>
              <w:caps/>
              <w:color w:val="4B82AD"/>
            </w:rPr>
          </w:rPrChange>
        </w:rPr>
      </w:pPr>
      <w:del w:id="172" w:author="Huang, Chengyu" w:date="2019-05-28T10:53:00Z">
        <w:r w:rsidDel="0055501D">
          <w:rPr>
            <w:rPrChange w:id="173" w:author="Ochoa, Javier" w:date="2018-06-08T15:24:00Z">
              <w:rPr>
                <w:b/>
                <w:caps/>
                <w:color w:val="4B82AD"/>
              </w:rPr>
            </w:rPrChange>
          </w:rPr>
          <w:fldChar w:fldCharType="end"/>
        </w:r>
      </w:del>
    </w:p>
    <w:p w14:paraId="50982D91" w14:textId="43158687" w:rsidR="00223476" w:rsidDel="0055501D" w:rsidRDefault="00C47EE6" w:rsidP="00D527F6">
      <w:pPr>
        <w:rPr>
          <w:del w:id="174" w:author="Huang, Chengyu" w:date="2019-05-28T10:53:00Z"/>
          <w:rFonts w:cs="Segoe UI"/>
        </w:rPr>
      </w:pPr>
      <w:del w:id="175" w:author="Huang, Chengyu" w:date="2019-05-28T10:53:00Z">
        <w:r w:rsidDel="0055501D">
          <w:rPr>
            <w:rFonts w:cs="Segoe UI"/>
          </w:rPr>
          <w:delText xml:space="preserve"> </w:delText>
        </w:r>
        <w:bookmarkEnd w:id="88"/>
      </w:del>
    </w:p>
    <w:p w14:paraId="7918EA84" w14:textId="3229979A" w:rsidR="0011205B" w:rsidDel="0055501D" w:rsidRDefault="0011205B" w:rsidP="00D527F6">
      <w:pPr>
        <w:rPr>
          <w:del w:id="176" w:author="Huang, Chengyu" w:date="2019-05-28T10:53:00Z"/>
          <w:rFonts w:cs="Segoe UI"/>
        </w:rPr>
        <w:sectPr w:rsidR="0011205B" w:rsidDel="0055501D" w:rsidSect="005C4224">
          <w:headerReference w:type="even" r:id="rId24"/>
          <w:footerReference w:type="even" r:id="rId25"/>
          <w:headerReference w:type="first" r:id="rId26"/>
          <w:type w:val="continuous"/>
          <w:pgSz w:w="12240" w:h="15840" w:code="1"/>
          <w:pgMar w:top="1440" w:right="1440" w:bottom="1440" w:left="1800" w:header="720" w:footer="720" w:gutter="0"/>
          <w:cols w:space="720"/>
          <w:titlePg/>
          <w:docGrid w:type="lines" w:linePitch="360"/>
        </w:sectPr>
      </w:pPr>
    </w:p>
    <w:bookmarkStart w:id="177" w:name="bkMrkStart"/>
    <w:bookmarkStart w:id="178" w:name="_Toc516148752"/>
    <w:bookmarkStart w:id="179" w:name="_Toc516218257"/>
    <w:bookmarkStart w:id="180" w:name="_Toc512008973"/>
    <w:bookmarkStart w:id="181" w:name="_Toc516239203"/>
    <w:bookmarkStart w:id="182" w:name="_Hlk509323070"/>
    <w:bookmarkEnd w:id="177"/>
    <w:p w14:paraId="15A286B9" w14:textId="7999E6C2" w:rsidR="008005C3" w:rsidRPr="00C82C60" w:rsidDel="0055501D" w:rsidRDefault="006376BD" w:rsidP="00235A06">
      <w:pPr>
        <w:pStyle w:val="Heading1"/>
        <w:rPr>
          <w:del w:id="183" w:author="Huang, Chengyu" w:date="2019-05-28T10:53:00Z"/>
        </w:rPr>
      </w:pPr>
      <w:del w:id="184" w:author="Huang, Chengyu" w:date="2019-05-28T10:53:00Z">
        <w:r w:rsidRPr="00C82C60" w:rsidDel="0055501D">
          <w:rPr>
            <w:b w:val="0"/>
            <w:bCs w:val="0"/>
            <w:caps w:val="0"/>
            <w:noProof/>
          </w:rPr>
          <mc:AlternateContent>
            <mc:Choice Requires="wps">
              <w:drawing>
                <wp:anchor distT="0" distB="0" distL="114300" distR="114300" simplePos="0" relativeHeight="251739136" behindDoc="0" locked="0" layoutInCell="1" allowOverlap="1" wp14:anchorId="04796E5A" wp14:editId="1558BD44">
                  <wp:simplePos x="0" y="0"/>
                  <wp:positionH relativeFrom="page">
                    <wp:posOffset>-200025</wp:posOffset>
                  </wp:positionH>
                  <wp:positionV relativeFrom="paragraph">
                    <wp:posOffset>88900</wp:posOffset>
                  </wp:positionV>
                  <wp:extent cx="1053465" cy="202565"/>
                  <wp:effectExtent l="0" t="0" r="13335" b="26035"/>
                  <wp:wrapNone/>
                  <wp:docPr id="52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025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D6095" id="Rectangle 52" o:spid="_x0000_s1026" style="position:absolute;margin-left:-15.75pt;margin-top:7pt;width:82.95pt;height:15.9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" fillcolor="#4f81bd [3204]">
                  <v:stroke opacity="0"/>
                  <v:textbox inset="5.85pt,.7pt,5.85pt,.7pt"/>
                  <w10:wrap anchorx="page"/>
                </v:rect>
              </w:pict>
            </mc:Fallback>
          </mc:AlternateContent>
        </w:r>
        <w:bookmarkStart w:id="185" w:name="_Toc450312669"/>
        <w:r w:rsidR="00D9052A" w:rsidRPr="00C82C60" w:rsidDel="0055501D">
          <w:delText xml:space="preserve">political </w:delText>
        </w:r>
        <w:r w:rsidR="00FA1314" w:rsidRPr="00C82C60" w:rsidDel="0055501D">
          <w:delText>contex</w:delText>
        </w:r>
        <w:bookmarkEnd w:id="185"/>
        <w:r w:rsidR="00405C07" w:rsidRPr="00C82C60" w:rsidDel="0055501D">
          <w:delText>t</w:delText>
        </w:r>
        <w:r w:rsidR="00DC038E" w:rsidRPr="00C82C60" w:rsidDel="0055501D">
          <w:delText xml:space="preserve">: </w:delText>
        </w:r>
        <w:r w:rsidR="00DC038E" w:rsidRPr="00235A06" w:rsidDel="0055501D">
          <w:delText>Turning</w:delText>
        </w:r>
        <w:r w:rsidR="00DC038E" w:rsidRPr="00C82C60" w:rsidDel="0055501D">
          <w:delText xml:space="preserve"> risk into opportunity</w:delText>
        </w:r>
        <w:bookmarkEnd w:id="178"/>
        <w:bookmarkEnd w:id="179"/>
        <w:bookmarkEnd w:id="180"/>
        <w:bookmarkEnd w:id="181"/>
      </w:del>
    </w:p>
    <w:p w14:paraId="78A5B80A" w14:textId="66E8B4A2" w:rsidR="003724AE" w:rsidRPr="007D6648" w:rsidDel="0055501D" w:rsidRDefault="003724AE" w:rsidP="00384AF8">
      <w:pPr>
        <w:pStyle w:val="ParagraphNumbering"/>
        <w:ind w:left="0" w:firstLine="0"/>
        <w:rPr>
          <w:del w:id="186" w:author="Huang, Chengyu" w:date="2019-05-28T10:53:00Z"/>
          <w:rPrChange w:id="187" w:author="Ochoa, Javier" w:date="2018-06-08T15:24:00Z">
            <w:rPr>
              <w:del w:id="188" w:author="Huang, Chengyu" w:date="2019-05-28T10:53:00Z"/>
              <w:b/>
            </w:rPr>
          </w:rPrChange>
        </w:rPr>
      </w:pPr>
      <w:del w:id="189" w:author="Huang, Chengyu" w:date="2019-05-28T10:53:00Z">
        <w:r w:rsidDel="0055501D">
          <w:rPr>
            <w:b/>
          </w:rPr>
          <w:delText xml:space="preserve">Canada is facing a tectonic shift in the North American economic landscape. </w:delText>
        </w:r>
        <w:r w:rsidRPr="003724AE" w:rsidDel="0055501D">
          <w:delText>NAFTA</w:delText>
        </w:r>
        <w:r w:rsidR="00D9052A" w:rsidDel="0055501D">
          <w:delText xml:space="preserve">, which has facilitated trade in the region for </w:delText>
        </w:r>
        <w:r w:rsidR="001D0072" w:rsidDel="0055501D">
          <w:delText xml:space="preserve">over </w:delText>
        </w:r>
        <w:r w:rsidR="003F4B45" w:rsidDel="0055501D">
          <w:delText>2</w:delText>
        </w:r>
        <w:r w:rsidR="00D9052A" w:rsidDel="0055501D">
          <w:delText xml:space="preserve">0 years, </w:delText>
        </w:r>
        <w:r w:rsidR="00350356" w:rsidDel="0055501D">
          <w:delText>is under negotiation.</w:delText>
        </w:r>
        <w:r w:rsidR="00D9052A" w:rsidDel="0055501D">
          <w:delText xml:space="preserve"> </w:delText>
        </w:r>
        <w:r w:rsidR="00EC0CB7" w:rsidDel="0055501D">
          <w:delText>Contention over several key issues</w:delText>
        </w:r>
        <w:r w:rsidR="00304D2C" w:rsidDel="0055501D">
          <w:delText xml:space="preserve"> </w:delText>
        </w:r>
        <w:r w:rsidR="009B4235" w:rsidDel="0055501D">
          <w:rPr>
            <w:rStyle w:val="Strong"/>
            <w:b w:val="0"/>
            <w:bCs w:val="0"/>
          </w:rPr>
          <w:delText>ha</w:delText>
        </w:r>
        <w:r w:rsidR="00304D2C" w:rsidDel="0055501D">
          <w:rPr>
            <w:rStyle w:val="Strong"/>
            <w:b w:val="0"/>
            <w:bCs w:val="0"/>
          </w:rPr>
          <w:delText>ve</w:delText>
        </w:r>
        <w:r w:rsidR="009B4235" w:rsidDel="0055501D">
          <w:rPr>
            <w:rStyle w:val="Strong"/>
            <w:b w:val="0"/>
            <w:bCs w:val="0"/>
          </w:rPr>
          <w:delText xml:space="preserve"> </w:delText>
        </w:r>
        <w:r w:rsidR="00350356" w:rsidDel="0055501D">
          <w:rPr>
            <w:rStyle w:val="Strong"/>
            <w:b w:val="0"/>
            <w:bCs w:val="0"/>
          </w:rPr>
          <w:delText xml:space="preserve">prolonged the </w:delText>
        </w:r>
        <w:r w:rsidR="00EA21B1" w:rsidDel="0055501D">
          <w:rPr>
            <w:rStyle w:val="Strong"/>
            <w:b w:val="0"/>
            <w:bCs w:val="0"/>
          </w:rPr>
          <w:delText>process</w:delText>
        </w:r>
        <w:r w:rsidR="00350356" w:rsidDel="0055501D">
          <w:rPr>
            <w:rStyle w:val="Strong"/>
            <w:b w:val="0"/>
            <w:bCs w:val="0"/>
          </w:rPr>
          <w:delText>, which started in August 2017</w:delText>
        </w:r>
        <w:r w:rsidR="00350356" w:rsidRPr="007D6648" w:rsidDel="0055501D">
          <w:delText>.</w:delText>
        </w:r>
        <w:r w:rsidR="00350356" w:rsidRPr="007D6648" w:rsidDel="0055501D">
          <w:rPr>
            <w:rPrChange w:id="190" w:author="Ochoa, Javier" w:date="2018-06-08T15:24:00Z">
              <w:rPr>
                <w:rStyle w:val="Strong"/>
                <w:b w:val="0"/>
              </w:rPr>
            </w:rPrChange>
          </w:rPr>
          <w:delText xml:space="preserve"> </w:delText>
        </w:r>
        <w:r w:rsidR="002263DB" w:rsidRPr="00BA53A3" w:rsidDel="0055501D">
          <w:delText>A</w:delText>
        </w:r>
        <w:r w:rsidR="002263DB" w:rsidRPr="007D6648" w:rsidDel="0055501D">
          <w:rPr>
            <w:rPrChange w:id="191" w:author="Ochoa, Javier" w:date="2018-06-08T15:24:00Z">
              <w:rPr>
                <w:rFonts w:ascii="Arial" w:hAnsi="Arial"/>
                <w:color w:val="000000"/>
                <w:shd w:val="clear" w:color="auto" w:fill="FFFFFF"/>
              </w:rPr>
            </w:rPrChange>
          </w:rPr>
          <w:delText xml:space="preserve">n escalation in trade tensions between the U.S. and its major trading partners could disrupt global supply chains. </w:delText>
        </w:r>
        <w:r w:rsidR="00675F56" w:rsidRPr="007D6648" w:rsidDel="0055501D">
          <w:rPr>
            <w:rPrChange w:id="192" w:author="Ochoa, Javier" w:date="2018-06-08T15:24:00Z">
              <w:rPr>
                <w:rStyle w:val="Strong"/>
                <w:b w:val="0"/>
              </w:rPr>
            </w:rPrChange>
          </w:rPr>
          <w:delText xml:space="preserve">Furthermore, </w:delText>
        </w:r>
        <w:r w:rsidR="00350356" w:rsidRPr="007D6648" w:rsidDel="0055501D">
          <w:rPr>
            <w:rPrChange w:id="193" w:author="Ochoa, Javier" w:date="2018-06-08T15:24:00Z">
              <w:rPr>
                <w:rStyle w:val="Strong"/>
                <w:b w:val="0"/>
              </w:rPr>
            </w:rPrChange>
          </w:rPr>
          <w:delText>t</w:delText>
        </w:r>
        <w:r w:rsidR="00D9052A" w:rsidDel="0055501D">
          <w:delText xml:space="preserve">he 2018 </w:delText>
        </w:r>
        <w:r w:rsidR="00350356" w:rsidDel="0055501D">
          <w:delText xml:space="preserve">U.S Tax Cuts and Jobs Act threatens to erode </w:delText>
        </w:r>
        <w:r w:rsidR="00675F56" w:rsidDel="0055501D">
          <w:delText xml:space="preserve">Canada’s </w:delText>
        </w:r>
        <w:r w:rsidR="0094124E" w:rsidDel="0055501D">
          <w:delText xml:space="preserve">relative </w:delText>
        </w:r>
        <w:r w:rsidR="00C027B0" w:rsidDel="0055501D">
          <w:delText xml:space="preserve">tax </w:delText>
        </w:r>
        <w:r w:rsidR="0094124E" w:rsidDel="0055501D">
          <w:delText>advantage</w:delText>
        </w:r>
        <w:r w:rsidR="009703D5" w:rsidRPr="007D6648" w:rsidDel="0055501D">
          <w:delText>.</w:delText>
        </w:r>
        <w:r w:rsidR="00304D2C" w:rsidRPr="007D6648" w:rsidDel="0055501D">
          <w:rPr>
            <w:rPrChange w:id="194" w:author="Ochoa, Javier" w:date="2018-06-08T15:24:00Z">
              <w:rPr>
                <w:rStyle w:val="Strong"/>
                <w:b w:val="0"/>
              </w:rPr>
            </w:rPrChange>
          </w:rPr>
          <w:delText xml:space="preserve"> </w:delText>
        </w:r>
        <w:r w:rsidR="00BA53A3" w:rsidRPr="007D6648" w:rsidDel="0055501D">
          <w:rPr>
            <w:rPrChange w:id="195" w:author="Ochoa, Javier" w:date="2018-06-08T15:24:00Z">
              <w:rPr>
                <w:rStyle w:val="Strong"/>
                <w:b w:val="0"/>
              </w:rPr>
            </w:rPrChange>
          </w:rPr>
          <w:delText>E</w:delText>
        </w:r>
        <w:r w:rsidR="009703D5" w:rsidRPr="007D6648" w:rsidDel="0055501D">
          <w:rPr>
            <w:rPrChange w:id="196" w:author="Ochoa, Javier" w:date="2018-06-08T15:24:00Z">
              <w:rPr>
                <w:rStyle w:val="Strong"/>
                <w:b w:val="0"/>
              </w:rPr>
            </w:rPrChange>
          </w:rPr>
          <w:delText>conomic</w:delText>
        </w:r>
        <w:r w:rsidR="009703D5" w:rsidRPr="007D6648" w:rsidDel="0055501D">
          <w:rPr>
            <w:rPrChange w:id="197" w:author="Ochoa, Javier" w:date="2018-06-08T15:24:00Z">
              <w:rPr>
                <w:b/>
              </w:rPr>
            </w:rPrChange>
          </w:rPr>
          <w:delText xml:space="preserve"> </w:delText>
        </w:r>
        <w:r w:rsidR="009703D5" w:rsidRPr="00BA53A3" w:rsidDel="0055501D">
          <w:delText>anxiety</w:delText>
        </w:r>
        <w:r w:rsidR="009703D5" w:rsidDel="0055501D">
          <w:delText xml:space="preserve"> is high</w:delText>
        </w:r>
        <w:r w:rsidR="00675F56" w:rsidDel="0055501D">
          <w:delText xml:space="preserve">. </w:delText>
        </w:r>
      </w:del>
    </w:p>
    <w:p w14:paraId="5F7E6737" w14:textId="1FE6508B" w:rsidR="0085084A" w:rsidDel="0055501D" w:rsidRDefault="00EF5940">
      <w:pPr>
        <w:pStyle w:val="ParagraphNumbering"/>
        <w:ind w:left="0" w:firstLine="0"/>
        <w:rPr>
          <w:del w:id="198" w:author="Huang, Chengyu" w:date="2019-05-28T10:53:00Z"/>
          <w:b/>
        </w:rPr>
      </w:pPr>
      <w:bookmarkStart w:id="199" w:name="_Hlk509909625"/>
      <w:del w:id="200" w:author="Huang, Chengyu" w:date="2019-05-28T10:53:00Z">
        <w:r w:rsidRPr="0085084A" w:rsidDel="0055501D">
          <w:rPr>
            <w:b/>
          </w:rPr>
          <w:delText>Developing a policy response to deal with the economic uncertainties being created</w:delText>
        </w:r>
        <w:r w:rsidR="0085084A" w:rsidRPr="0085084A" w:rsidDel="0055501D">
          <w:rPr>
            <w:b/>
          </w:rPr>
          <w:delText xml:space="preserve"> will be an important challenge for the </w:delText>
        </w:r>
        <w:r w:rsidR="00833FF6" w:rsidDel="0055501D">
          <w:rPr>
            <w:b/>
          </w:rPr>
          <w:delText xml:space="preserve">federal </w:delText>
        </w:r>
        <w:r w:rsidR="0085084A" w:rsidRPr="0085084A" w:rsidDel="0055501D">
          <w:rPr>
            <w:b/>
          </w:rPr>
          <w:delText xml:space="preserve">government </w:delText>
        </w:r>
        <w:r w:rsidR="0027761D" w:rsidDel="0055501D">
          <w:rPr>
            <w:b/>
          </w:rPr>
          <w:delText xml:space="preserve">heading </w:delText>
        </w:r>
        <w:r w:rsidR="0085084A" w:rsidRPr="0085084A" w:rsidDel="0055501D">
          <w:rPr>
            <w:b/>
          </w:rPr>
          <w:delText>into an election year.</w:delText>
        </w:r>
        <w:r w:rsidRPr="0085084A" w:rsidDel="0055501D">
          <w:rPr>
            <w:b/>
          </w:rPr>
          <w:delText xml:space="preserve"> </w:delText>
        </w:r>
        <w:bookmarkEnd w:id="199"/>
        <w:r w:rsidR="005E090E" w:rsidRPr="0085084A" w:rsidDel="0055501D">
          <w:delText>The</w:delText>
        </w:r>
        <w:r w:rsidR="00002226" w:rsidDel="0055501D">
          <w:delText> </w:delText>
        </w:r>
        <w:r w:rsidR="000F3A5A" w:rsidDel="0055501D">
          <w:delText>government was prudent</w:delText>
        </w:r>
        <w:r w:rsidR="0052750E" w:rsidDel="0055501D">
          <w:delText xml:space="preserve"> in resisting industry pressure </w:delText>
        </w:r>
        <w:r w:rsidR="0085084A" w:rsidDel="0055501D">
          <w:delText xml:space="preserve">to cut taxes </w:delText>
        </w:r>
        <w:r w:rsidR="00574CC1" w:rsidDel="0055501D">
          <w:delText xml:space="preserve">in the 2018 Federal Budget </w:delText>
        </w:r>
        <w:r w:rsidR="0085084A" w:rsidDel="0055501D">
          <w:delText xml:space="preserve">to match the U.S. tax </w:delText>
        </w:r>
        <w:r w:rsidR="00C42CA9" w:rsidDel="0055501D">
          <w:delText>cuts</w:delText>
        </w:r>
        <w:r w:rsidR="0085084A" w:rsidDel="0055501D">
          <w:delText xml:space="preserve">. </w:delText>
        </w:r>
        <w:r w:rsidR="00430D41" w:rsidDel="0055501D">
          <w:delText>Beyond the impact of the tax cuts on economic activity that are well captured in macro models, the</w:delText>
        </w:r>
        <w:r w:rsidR="0085084A" w:rsidRPr="00F94BDF" w:rsidDel="0055501D">
          <w:delText xml:space="preserve"> U.S. tax reform </w:delText>
        </w:r>
        <w:r w:rsidR="00430D41" w:rsidDel="0055501D">
          <w:delText xml:space="preserve">includes several innovative provisions whose likely </w:delText>
        </w:r>
        <w:r w:rsidR="00430D41" w:rsidRPr="00F94BDF" w:rsidDel="0055501D">
          <w:delText xml:space="preserve">spillover effects </w:delText>
        </w:r>
        <w:r w:rsidR="00430D41" w:rsidDel="0055501D">
          <w:delText xml:space="preserve">require more </w:delText>
        </w:r>
        <w:r w:rsidR="00E264AD" w:rsidDel="0055501D">
          <w:delText xml:space="preserve">time </w:delText>
        </w:r>
        <w:r w:rsidR="002B17A4" w:rsidDel="0055501D">
          <w:delText>to assess. A rush to conclusion about its</w:delText>
        </w:r>
        <w:r w:rsidR="0085084A" w:rsidRPr="00F94BDF" w:rsidDel="0055501D">
          <w:delText xml:space="preserve"> net effects would be </w:delText>
        </w:r>
        <w:r w:rsidR="00430CC5" w:rsidDel="0055501D">
          <w:delText>premature</w:delText>
        </w:r>
        <w:r w:rsidR="0085084A" w:rsidRPr="00F94BDF" w:rsidDel="0055501D">
          <w:delText xml:space="preserve">. In addition, Canada’s longstanding problems of low labor productivity growth, population aging, and weak </w:delText>
        </w:r>
        <w:r w:rsidR="0085084A" w:rsidDel="0055501D">
          <w:delText>trade</w:delText>
        </w:r>
        <w:r w:rsidR="0085084A" w:rsidRPr="00F94BDF" w:rsidDel="0055501D">
          <w:delText xml:space="preserve"> competitiveness need solutions that go beyond tax cuts. </w:delText>
        </w:r>
        <w:r w:rsidR="0085084A" w:rsidDel="0055501D">
          <w:delText xml:space="preserve">The current </w:delText>
        </w:r>
        <w:r w:rsidR="005E090E" w:rsidRPr="0085084A" w:rsidDel="0055501D">
          <w:delText xml:space="preserve">favorable economic environment presents an opportunity to </w:delText>
        </w:r>
        <w:r w:rsidR="00DB5B6F" w:rsidDel="0055501D">
          <w:delText xml:space="preserve">rebuild policy buffers, assess </w:delText>
        </w:r>
        <w:r w:rsidR="0085084A" w:rsidDel="0055501D">
          <w:delText xml:space="preserve">the implications of the </w:delText>
        </w:r>
        <w:r w:rsidR="00DC038E" w:rsidDel="0055501D">
          <w:delText xml:space="preserve">U.S. </w:delText>
        </w:r>
        <w:r w:rsidR="0085084A" w:rsidDel="0055501D">
          <w:delText>tax reform for Canada</w:delText>
        </w:r>
        <w:r w:rsidR="00DB5B6F" w:rsidDel="0055501D">
          <w:delText>,</w:delText>
        </w:r>
        <w:r w:rsidR="0085084A" w:rsidDel="0055501D">
          <w:delText xml:space="preserve"> and to </w:delText>
        </w:r>
        <w:r w:rsidR="005E090E" w:rsidRPr="0085084A" w:rsidDel="0055501D">
          <w:delText xml:space="preserve">push forward with </w:delText>
        </w:r>
        <w:r w:rsidR="00DB5B6F" w:rsidDel="0055501D">
          <w:delText xml:space="preserve">comprehensive </w:delText>
        </w:r>
        <w:r w:rsidR="00C42CA9" w:rsidDel="0055501D">
          <w:delText xml:space="preserve">structural reforms </w:delText>
        </w:r>
        <w:r w:rsidR="005E090E" w:rsidRPr="0085084A" w:rsidDel="0055501D">
          <w:delText xml:space="preserve">to keep Canada </w:delText>
        </w:r>
        <w:r w:rsidR="00DC038E" w:rsidDel="0055501D">
          <w:delText xml:space="preserve">globally </w:delText>
        </w:r>
        <w:r w:rsidR="005E090E" w:rsidRPr="0085084A" w:rsidDel="0055501D">
          <w:delText>competitive.</w:delText>
        </w:r>
        <w:r w:rsidR="005E090E" w:rsidRPr="0085084A" w:rsidDel="0055501D">
          <w:rPr>
            <w:b/>
          </w:rPr>
          <w:delText xml:space="preserve"> </w:delText>
        </w:r>
      </w:del>
    </w:p>
    <w:p w14:paraId="2ACD4D5F" w14:textId="7D6E7F8F" w:rsidR="00430CC5" w:rsidRPr="00304D2C" w:rsidDel="0055501D" w:rsidRDefault="00430CC5">
      <w:pPr>
        <w:pStyle w:val="ParagraphNumbering"/>
        <w:ind w:left="0" w:firstLine="0"/>
        <w:rPr>
          <w:del w:id="201" w:author="Huang, Chengyu" w:date="2019-05-28T10:53:00Z"/>
        </w:rPr>
      </w:pPr>
      <w:del w:id="202" w:author="Huang, Chengyu" w:date="2019-05-28T10:53:00Z">
        <w:r w:rsidDel="0055501D">
          <w:rPr>
            <w:b/>
          </w:rPr>
          <w:delText>Traction of past advice</w:delText>
        </w:r>
        <w:r w:rsidRPr="00304D2C" w:rsidDel="0055501D">
          <w:delText xml:space="preserve">. </w:delText>
        </w:r>
        <w:r w:rsidR="00F516EA" w:rsidDel="0055501D">
          <w:delText>Staff and t</w:delText>
        </w:r>
        <w:r w:rsidRPr="00304D2C" w:rsidDel="0055501D">
          <w:delText xml:space="preserve">he authorities </w:delText>
        </w:r>
        <w:r w:rsidR="00304D2C" w:rsidDel="0055501D">
          <w:delText>have</w:delText>
        </w:r>
        <w:r w:rsidR="00926276" w:rsidDel="0055501D">
          <w:delText xml:space="preserve"> shared the same views in many policy areas, including: (i) using </w:delText>
        </w:r>
        <w:r w:rsidR="008E6045" w:rsidDel="0055501D">
          <w:delText xml:space="preserve">available </w:delText>
        </w:r>
        <w:r w:rsidR="00304D2C" w:rsidDel="0055501D">
          <w:delText xml:space="preserve">fiscal space to support the economy </w:delText>
        </w:r>
        <w:r w:rsidR="008E6045" w:rsidDel="0055501D">
          <w:delText>and to keep monetary policy accommodative until signs of durable growth and inflation pressures emerge</w:delText>
        </w:r>
        <w:r w:rsidR="00926276" w:rsidDel="0055501D">
          <w:delText>; (ii)</w:delText>
        </w:r>
        <w:r w:rsidR="001E1855" w:rsidDel="0055501D">
          <w:delText> </w:delText>
        </w:r>
        <w:r w:rsidR="008E6045" w:rsidDel="0055501D">
          <w:delText>strengthen</w:delText>
        </w:r>
        <w:r w:rsidR="00926276" w:rsidDel="0055501D">
          <w:delText>ing</w:delText>
        </w:r>
        <w:r w:rsidR="00304D2C" w:rsidDel="0055501D">
          <w:delText xml:space="preserve"> macro</w:delText>
        </w:r>
        <w:r w:rsidR="008E6045" w:rsidDel="0055501D">
          <w:delText>p</w:delText>
        </w:r>
        <w:r w:rsidR="00304D2C" w:rsidDel="0055501D">
          <w:delText xml:space="preserve">rudential </w:delText>
        </w:r>
        <w:r w:rsidR="008E6045" w:rsidDel="0055501D">
          <w:delText>policy and supervision to tackle housing sector vulnerabilities and mitigate financial stability risks</w:delText>
        </w:r>
        <w:r w:rsidR="00926276" w:rsidDel="0055501D">
          <w:delText>; (iii)</w:delText>
        </w:r>
        <w:r w:rsidR="008E6045" w:rsidDel="0055501D">
          <w:delText xml:space="preserve"> collecting more comprehensive and timely data on real estate transactions</w:delText>
        </w:r>
        <w:r w:rsidR="00926276" w:rsidDel="0055501D">
          <w:delText xml:space="preserve">; and (iv) </w:delText>
        </w:r>
        <w:r w:rsidR="008E6045" w:rsidDel="0055501D">
          <w:delText>invest</w:delText>
        </w:r>
        <w:r w:rsidR="00926276" w:rsidDel="0055501D">
          <w:delText xml:space="preserve">ing </w:delText>
        </w:r>
        <w:r w:rsidR="008E6045" w:rsidDel="0055501D">
          <w:delText xml:space="preserve">in infrastructure and structural reform to revitalize productivity and raise </w:delText>
        </w:r>
        <w:r w:rsidR="006F648F" w:rsidDel="0055501D">
          <w:delText xml:space="preserve">potential </w:delText>
        </w:r>
        <w:r w:rsidR="008E6045" w:rsidDel="0055501D">
          <w:delText xml:space="preserve">growth.  </w:delText>
        </w:r>
      </w:del>
    </w:p>
    <w:bookmarkStart w:id="203" w:name="_Toc516148753"/>
    <w:bookmarkStart w:id="204" w:name="_Toc516218258"/>
    <w:bookmarkStart w:id="205" w:name="_Toc512008974"/>
    <w:bookmarkStart w:id="206" w:name="_Toc516239204"/>
    <w:p w14:paraId="7947FE0A" w14:textId="2CAD9761" w:rsidR="008005C3" w:rsidRPr="00C82C60" w:rsidDel="0055501D" w:rsidRDefault="00F4653B">
      <w:pPr>
        <w:pStyle w:val="ParagraphNumbering"/>
        <w:ind w:left="0" w:firstLine="0"/>
        <w:rPr>
          <w:del w:id="207" w:author="Huang, Chengyu" w:date="2019-05-28T10:53:00Z"/>
        </w:rPr>
        <w:pPrChange w:id="208" w:author="Huang, Chengyu" w:date="2019-05-28T10:53:00Z">
          <w:pPr>
            <w:pStyle w:val="Heading1"/>
          </w:pPr>
        </w:pPrChange>
      </w:pPr>
      <w:del w:id="209" w:author="Huang, Chengyu" w:date="2019-05-28T10:53:00Z">
        <w:r w:rsidRPr="00C82C60" w:rsidDel="0055501D">
          <w:rPr>
            <w:noProof/>
          </w:rPr>
          <mc:AlternateContent>
            <mc:Choice Requires="wps">
              <w:drawing>
                <wp:anchor distT="0" distB="0" distL="114300" distR="114300" simplePos="0" relativeHeight="252455936" behindDoc="0" locked="0" layoutInCell="1" allowOverlap="1" wp14:anchorId="126F55B8" wp14:editId="50AB0354">
                  <wp:simplePos x="0" y="0"/>
                  <wp:positionH relativeFrom="page">
                    <wp:posOffset>-281305</wp:posOffset>
                  </wp:positionH>
                  <wp:positionV relativeFrom="paragraph">
                    <wp:posOffset>78105</wp:posOffset>
                  </wp:positionV>
                  <wp:extent cx="1097280" cy="182880"/>
                  <wp:effectExtent l="0" t="0" r="26670" b="26670"/>
                  <wp:wrapNone/>
                  <wp:docPr id="28"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182880"/>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935BA" id="Rectangle 52" o:spid="_x0000_s1026" style="position:absolute;margin-left:-22.15pt;margin-top:6.15pt;width:86.4pt;height:14.4pt;z-index:2524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" fillcolor="#4f81bd [3204]">
                  <v:stroke opacity="0"/>
                  <v:textbox inset="5.85pt,.7pt,5.85pt,.7pt"/>
                  <w10:wrap anchorx="page"/>
                </v:rect>
              </w:pict>
            </mc:Fallback>
          </mc:AlternateContent>
        </w:r>
        <w:r w:rsidR="00164CC0" w:rsidRPr="00C82C60" w:rsidDel="0055501D">
          <w:delText xml:space="preserve">recent </w:delText>
        </w:r>
        <w:r w:rsidR="00164CC0" w:rsidRPr="00235A06" w:rsidDel="0055501D">
          <w:delText>developments</w:delText>
        </w:r>
        <w:bookmarkEnd w:id="203"/>
        <w:bookmarkEnd w:id="204"/>
        <w:bookmarkEnd w:id="205"/>
        <w:bookmarkEnd w:id="206"/>
      </w:del>
    </w:p>
    <w:p w14:paraId="5E42E612" w14:textId="7C2CACF2" w:rsidR="008320A9" w:rsidRPr="00414D06" w:rsidDel="0055501D" w:rsidRDefault="00DC038E">
      <w:pPr>
        <w:pStyle w:val="ParagraphNumbering"/>
        <w:ind w:left="0" w:firstLine="0"/>
        <w:rPr>
          <w:del w:id="210" w:author="Huang, Chengyu" w:date="2019-05-28T10:53:00Z"/>
          <w:sz w:val="26"/>
          <w:rPrChange w:id="211" w:author="Ochoa, Javier" w:date="2018-06-08T15:24:00Z">
            <w:rPr>
              <w:del w:id="212" w:author="Huang, Chengyu" w:date="2019-05-28T10:53:00Z"/>
            </w:rPr>
          </w:rPrChange>
        </w:rPr>
        <w:pPrChange w:id="213" w:author="Huang, Chengyu" w:date="2019-05-28T10:53:00Z">
          <w:pPr>
            <w:pStyle w:val="Heading2"/>
            <w:ind w:left="0"/>
          </w:pPr>
        </w:pPrChange>
      </w:pPr>
      <w:bookmarkStart w:id="214" w:name="_Toc516148754"/>
      <w:bookmarkStart w:id="215" w:name="_Toc516218259"/>
      <w:bookmarkStart w:id="216" w:name="_Toc512008975"/>
      <w:bookmarkStart w:id="217" w:name="_Toc516239205"/>
      <w:del w:id="218" w:author="Huang, Chengyu" w:date="2019-05-28T10:53:00Z">
        <w:r w:rsidRPr="00414D06" w:rsidDel="0055501D">
          <w:rPr>
            <w:sz w:val="26"/>
            <w:rPrChange w:id="219" w:author="Ochoa, Javier" w:date="2018-06-08T15:24:00Z">
              <w:rPr>
                <w:b w:val="0"/>
                <w:bCs w:val="0"/>
                <w:iCs w:val="0"/>
              </w:rPr>
            </w:rPrChange>
          </w:rPr>
          <w:delText xml:space="preserve">A </w:delText>
        </w:r>
        <w:r w:rsidR="00B70E08" w:rsidRPr="00414D06" w:rsidDel="0055501D">
          <w:rPr>
            <w:sz w:val="26"/>
            <w:rPrChange w:id="220" w:author="Ochoa, Javier" w:date="2018-06-08T15:24:00Z">
              <w:rPr>
                <w:b w:val="0"/>
                <w:bCs w:val="0"/>
                <w:iCs w:val="0"/>
              </w:rPr>
            </w:rPrChange>
          </w:rPr>
          <w:delText>S</w:delText>
        </w:r>
        <w:r w:rsidR="00C11497" w:rsidRPr="00414D06" w:rsidDel="0055501D">
          <w:rPr>
            <w:sz w:val="26"/>
            <w:rPrChange w:id="221" w:author="Ochoa, Javier" w:date="2018-06-08T15:24:00Z">
              <w:rPr>
                <w:b w:val="0"/>
                <w:bCs w:val="0"/>
                <w:iCs w:val="0"/>
              </w:rPr>
            </w:rPrChange>
          </w:rPr>
          <w:delText xml:space="preserve">olid </w:delText>
        </w:r>
        <w:r w:rsidR="00B70E08" w:rsidRPr="00414D06" w:rsidDel="0055501D">
          <w:rPr>
            <w:sz w:val="26"/>
            <w:rPrChange w:id="222" w:author="Ochoa, Javier" w:date="2018-06-08T15:24:00Z">
              <w:rPr>
                <w:b w:val="0"/>
                <w:bCs w:val="0"/>
                <w:iCs w:val="0"/>
              </w:rPr>
            </w:rPrChange>
          </w:rPr>
          <w:delText>R</w:delText>
        </w:r>
        <w:r w:rsidR="00C11497" w:rsidRPr="00414D06" w:rsidDel="0055501D">
          <w:rPr>
            <w:sz w:val="26"/>
            <w:rPrChange w:id="223" w:author="Ochoa, Javier" w:date="2018-06-08T15:24:00Z">
              <w:rPr>
                <w:b w:val="0"/>
                <w:bCs w:val="0"/>
                <w:iCs w:val="0"/>
              </w:rPr>
            </w:rPrChange>
          </w:rPr>
          <w:delText xml:space="preserve">ecovery </w:delText>
        </w:r>
        <w:r w:rsidR="004746F2" w:rsidRPr="00414D06" w:rsidDel="0055501D">
          <w:rPr>
            <w:sz w:val="26"/>
            <w:rPrChange w:id="224" w:author="Ochoa, Javier" w:date="2018-06-08T15:24:00Z">
              <w:rPr>
                <w:b w:val="0"/>
                <w:bCs w:val="0"/>
                <w:iCs w:val="0"/>
              </w:rPr>
            </w:rPrChange>
          </w:rPr>
          <w:delText xml:space="preserve">but </w:delText>
        </w:r>
        <w:r w:rsidR="00B70E08" w:rsidRPr="00414D06" w:rsidDel="0055501D">
          <w:rPr>
            <w:sz w:val="26"/>
            <w:rPrChange w:id="225" w:author="Ochoa, Javier" w:date="2018-06-08T15:24:00Z">
              <w:rPr>
                <w:b w:val="0"/>
                <w:bCs w:val="0"/>
                <w:iCs w:val="0"/>
              </w:rPr>
            </w:rPrChange>
          </w:rPr>
          <w:delText>I</w:delText>
        </w:r>
        <w:r w:rsidR="004746F2" w:rsidRPr="00414D06" w:rsidDel="0055501D">
          <w:rPr>
            <w:sz w:val="26"/>
            <w:rPrChange w:id="226" w:author="Ochoa, Javier" w:date="2018-06-08T15:24:00Z">
              <w:rPr>
                <w:b w:val="0"/>
                <w:bCs w:val="0"/>
                <w:iCs w:val="0"/>
              </w:rPr>
            </w:rPrChange>
          </w:rPr>
          <w:delText xml:space="preserve">nvestment </w:delText>
        </w:r>
        <w:r w:rsidR="008A5F2C" w:rsidRPr="00414D06" w:rsidDel="0055501D">
          <w:rPr>
            <w:sz w:val="26"/>
            <w:rPrChange w:id="227" w:author="Ochoa, Javier" w:date="2018-06-08T15:24:00Z">
              <w:rPr>
                <w:b w:val="0"/>
                <w:bCs w:val="0"/>
                <w:iCs w:val="0"/>
              </w:rPr>
            </w:rPrChange>
          </w:rPr>
          <w:delText xml:space="preserve">and </w:delText>
        </w:r>
        <w:r w:rsidR="00B70E08" w:rsidRPr="00414D06" w:rsidDel="0055501D">
          <w:rPr>
            <w:sz w:val="26"/>
            <w:rPrChange w:id="228" w:author="Ochoa, Javier" w:date="2018-06-08T15:24:00Z">
              <w:rPr>
                <w:b w:val="0"/>
                <w:bCs w:val="0"/>
                <w:iCs w:val="0"/>
              </w:rPr>
            </w:rPrChange>
          </w:rPr>
          <w:delText>E</w:delText>
        </w:r>
        <w:r w:rsidR="008A5F2C" w:rsidRPr="00414D06" w:rsidDel="0055501D">
          <w:rPr>
            <w:sz w:val="26"/>
            <w:rPrChange w:id="229" w:author="Ochoa, Javier" w:date="2018-06-08T15:24:00Z">
              <w:rPr>
                <w:b w:val="0"/>
                <w:bCs w:val="0"/>
                <w:iCs w:val="0"/>
              </w:rPr>
            </w:rPrChange>
          </w:rPr>
          <w:delText xml:space="preserve">xports </w:delText>
        </w:r>
        <w:r w:rsidR="00B70E08" w:rsidRPr="00414D06" w:rsidDel="0055501D">
          <w:rPr>
            <w:sz w:val="26"/>
            <w:rPrChange w:id="230" w:author="Ochoa, Javier" w:date="2018-06-08T15:24:00Z">
              <w:rPr>
                <w:b w:val="0"/>
                <w:bCs w:val="0"/>
                <w:iCs w:val="0"/>
              </w:rPr>
            </w:rPrChange>
          </w:rPr>
          <w:delText>a</w:delText>
        </w:r>
        <w:r w:rsidR="00B55F04" w:rsidRPr="00414D06" w:rsidDel="0055501D">
          <w:rPr>
            <w:sz w:val="26"/>
            <w:rPrChange w:id="231" w:author="Ochoa, Javier" w:date="2018-06-08T15:24:00Z">
              <w:rPr>
                <w:b w:val="0"/>
                <w:bCs w:val="0"/>
                <w:iCs w:val="0"/>
              </w:rPr>
            </w:rPrChange>
          </w:rPr>
          <w:delText xml:space="preserve">re </w:delText>
        </w:r>
        <w:r w:rsidR="00B70E08" w:rsidRPr="00414D06" w:rsidDel="0055501D">
          <w:rPr>
            <w:sz w:val="26"/>
            <w:rPrChange w:id="232" w:author="Ochoa, Javier" w:date="2018-06-08T15:24:00Z">
              <w:rPr>
                <w:b w:val="0"/>
                <w:bCs w:val="0"/>
                <w:iCs w:val="0"/>
              </w:rPr>
            </w:rPrChange>
          </w:rPr>
          <w:delText>S</w:delText>
        </w:r>
        <w:r w:rsidR="00FA39DB" w:rsidRPr="00414D06" w:rsidDel="0055501D">
          <w:rPr>
            <w:sz w:val="26"/>
            <w:rPrChange w:id="233" w:author="Ochoa, Javier" w:date="2018-06-08T15:24:00Z">
              <w:rPr>
                <w:b w:val="0"/>
                <w:bCs w:val="0"/>
                <w:iCs w:val="0"/>
              </w:rPr>
            </w:rPrChange>
          </w:rPr>
          <w:delText xml:space="preserve">till </w:delText>
        </w:r>
        <w:r w:rsidR="00B70E08" w:rsidRPr="00414D06" w:rsidDel="0055501D">
          <w:rPr>
            <w:sz w:val="26"/>
            <w:rPrChange w:id="234" w:author="Ochoa, Javier" w:date="2018-06-08T15:24:00Z">
              <w:rPr>
                <w:b w:val="0"/>
                <w:bCs w:val="0"/>
                <w:iCs w:val="0"/>
              </w:rPr>
            </w:rPrChange>
          </w:rPr>
          <w:delText>L</w:delText>
        </w:r>
        <w:r w:rsidR="00FA39DB" w:rsidRPr="00414D06" w:rsidDel="0055501D">
          <w:rPr>
            <w:sz w:val="26"/>
            <w:rPrChange w:id="235" w:author="Ochoa, Javier" w:date="2018-06-08T15:24:00Z">
              <w:rPr>
                <w:b w:val="0"/>
                <w:bCs w:val="0"/>
                <w:iCs w:val="0"/>
              </w:rPr>
            </w:rPrChange>
          </w:rPr>
          <w:delText>agging</w:delText>
        </w:r>
        <w:bookmarkEnd w:id="214"/>
        <w:bookmarkEnd w:id="215"/>
        <w:bookmarkEnd w:id="216"/>
        <w:bookmarkEnd w:id="217"/>
      </w:del>
    </w:p>
    <w:p w14:paraId="420A7ED9" w14:textId="5ABE81B3" w:rsidR="008E0266" w:rsidRPr="001C29A0" w:rsidDel="0055501D" w:rsidRDefault="00B55F04">
      <w:pPr>
        <w:pStyle w:val="ParagraphNumbering"/>
        <w:ind w:left="0" w:firstLine="0"/>
        <w:rPr>
          <w:del w:id="236" w:author="Huang, Chengyu" w:date="2019-05-28T10:53:00Z"/>
        </w:rPr>
      </w:pPr>
      <w:del w:id="237" w:author="Huang, Chengyu" w:date="2019-05-28T10:53:00Z">
        <w:r w:rsidDel="0055501D">
          <w:rPr>
            <w:b/>
          </w:rPr>
          <w:delText xml:space="preserve">After two years of slow growth, the economy outperformed in 2017, posting the highest growth rate among G7 countries. </w:delText>
        </w:r>
        <w:r w:rsidR="00395DD6" w:rsidDel="0055501D">
          <w:delText>T</w:delText>
        </w:r>
        <w:r w:rsidR="008E0266" w:rsidRPr="001C29A0" w:rsidDel="0055501D">
          <w:delText>he economy grew by 3 percent</w:delText>
        </w:r>
        <w:r w:rsidR="00BA23B7" w:rsidRPr="001C29A0" w:rsidDel="0055501D">
          <w:delText xml:space="preserve">, supported </w:delText>
        </w:r>
        <w:r w:rsidR="008E0266" w:rsidRPr="001C29A0" w:rsidDel="0055501D">
          <w:delText>by accommodative fiscal and monetary policies, a strong U.S. economy, and higher oil prices</w:delText>
        </w:r>
        <w:r w:rsidR="00B40FAF" w:rsidDel="0055501D">
          <w:delText xml:space="preserve"> (Figure 1, Table 1)</w:delText>
        </w:r>
        <w:r w:rsidR="00C80B14" w:rsidDel="0055501D">
          <w:delText xml:space="preserve">. </w:delText>
        </w:r>
        <w:r w:rsidR="00D71F4B" w:rsidDel="0055501D">
          <w:delText xml:space="preserve">The economic gains were broadly distributed across provinces. </w:delText>
        </w:r>
        <w:r w:rsidR="008E0266" w:rsidRPr="001C29A0" w:rsidDel="0055501D">
          <w:delText xml:space="preserve">Private consumption has been the largest contributor to Canada’s </w:delText>
        </w:r>
        <w:r w:rsidR="002615C8" w:rsidDel="0055501D">
          <w:delText xml:space="preserve">recent </w:delText>
        </w:r>
        <w:r w:rsidR="009270C8" w:rsidRPr="001C29A0" w:rsidDel="0055501D">
          <w:delText>rapid growth</w:delText>
        </w:r>
        <w:r w:rsidR="008A632D" w:rsidRPr="001C29A0" w:rsidDel="0055501D">
          <w:delText>:</w:delText>
        </w:r>
      </w:del>
    </w:p>
    <w:p w14:paraId="2776140A" w14:textId="44F39261" w:rsidR="001D25FB" w:rsidRPr="00F84EAB" w:rsidDel="0055501D" w:rsidRDefault="008E0266">
      <w:pPr>
        <w:pStyle w:val="ParagraphNumbering"/>
        <w:ind w:left="0" w:firstLine="0"/>
        <w:rPr>
          <w:del w:id="238" w:author="Huang, Chengyu" w:date="2019-05-28T10:53:00Z"/>
        </w:rPr>
        <w:pPrChange w:id="239" w:author="Huang, Chengyu" w:date="2019-05-28T10:53:00Z">
          <w:pPr>
            <w:pStyle w:val="ListBullet"/>
          </w:pPr>
        </w:pPrChange>
      </w:pPr>
      <w:del w:id="240" w:author="Huang, Chengyu" w:date="2019-05-28T10:53:00Z">
        <w:r w:rsidRPr="008A5F2C" w:rsidDel="0055501D">
          <w:rPr>
            <w:i/>
          </w:rPr>
          <w:delText>Private consumption has been supported by strong gains in disposable incomes, which started accelerating in late 2016</w:delText>
        </w:r>
        <w:r w:rsidRPr="008A632D" w:rsidDel="0055501D">
          <w:delText xml:space="preserve">. Fiscal transfers contributed to the initial boost in incomes, but more recent increases have been the result of </w:delText>
        </w:r>
        <w:r w:rsidR="008005C3" w:rsidDel="0055501D">
          <w:delText xml:space="preserve">rising wages and </w:delText>
        </w:r>
        <w:r w:rsidRPr="008A632D" w:rsidDel="0055501D">
          <w:delText xml:space="preserve">a strengthening labor market. </w:delText>
        </w:r>
        <w:r w:rsidR="00EA21B1" w:rsidDel="0055501D">
          <w:delText>The f</w:delText>
        </w:r>
        <w:r w:rsidR="008005C3" w:rsidDel="0055501D">
          <w:delText xml:space="preserve">ull-time </w:delText>
        </w:r>
        <w:r w:rsidRPr="008A632D" w:rsidDel="0055501D">
          <w:delText xml:space="preserve">employment rate has increased steadily, and the unemployment rate has fallen </w:delText>
        </w:r>
        <w:r w:rsidR="00A61C92" w:rsidDel="0055501D">
          <w:delText>below 6</w:delText>
        </w:r>
        <w:r w:rsidR="001E1855" w:rsidDel="0055501D">
          <w:delText> </w:delText>
        </w:r>
        <w:r w:rsidR="00A61C92" w:rsidDel="0055501D">
          <w:delText xml:space="preserve">percent, </w:delText>
        </w:r>
        <w:r w:rsidRPr="008A632D" w:rsidDel="0055501D">
          <w:delText>its lowest level in 40 years</w:delText>
        </w:r>
        <w:r w:rsidR="00B40FAF" w:rsidDel="0055501D">
          <w:delText xml:space="preserve"> (Figure 2)</w:delText>
        </w:r>
        <w:r w:rsidRPr="008A632D" w:rsidDel="0055501D">
          <w:delText>.</w:delText>
        </w:r>
        <w:r w:rsidR="001D25FB" w:rsidDel="0055501D">
          <w:delText xml:space="preserve"> </w:delText>
        </w:r>
      </w:del>
    </w:p>
    <w:p w14:paraId="49C519FC" w14:textId="77E22D5A" w:rsidR="009270C8" w:rsidDel="0055501D" w:rsidRDefault="00F82B76">
      <w:pPr>
        <w:pStyle w:val="ParagraphNumbering"/>
        <w:ind w:left="0" w:firstLine="0"/>
        <w:rPr>
          <w:del w:id="241" w:author="Huang, Chengyu" w:date="2019-05-28T10:53:00Z"/>
        </w:rPr>
        <w:pPrChange w:id="242" w:author="Huang, Chengyu" w:date="2019-05-28T10:53:00Z">
          <w:pPr>
            <w:pStyle w:val="ListBullet"/>
          </w:pPr>
        </w:pPrChange>
      </w:pPr>
      <w:bookmarkStart w:id="243" w:name="_Hlk508291977"/>
      <w:del w:id="244" w:author="Huang, Chengyu" w:date="2019-05-28T10:53:00Z">
        <w:r w:rsidRPr="00F82B76" w:rsidDel="0055501D">
          <w:rPr>
            <w:i/>
            <w:noProof/>
          </w:rPr>
          <w:drawing>
            <wp:anchor distT="0" distB="0" distL="114300" distR="114300" simplePos="0" relativeHeight="252670976" behindDoc="0" locked="0" layoutInCell="1" allowOverlap="1" wp14:anchorId="47018E61" wp14:editId="52B540C0">
              <wp:simplePos x="0" y="0"/>
              <wp:positionH relativeFrom="margin">
                <wp:align>right</wp:align>
              </wp:positionH>
              <wp:positionV relativeFrom="paragraph">
                <wp:posOffset>9525</wp:posOffset>
              </wp:positionV>
              <wp:extent cx="3438525" cy="27146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85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1B1" w:rsidDel="0055501D">
          <w:rPr>
            <w:i/>
          </w:rPr>
          <w:delText>Business investment has</w:delText>
        </w:r>
        <w:r w:rsidR="008E0266" w:rsidRPr="008A5F2C" w:rsidDel="0055501D">
          <w:rPr>
            <w:i/>
          </w:rPr>
          <w:delText xml:space="preserve"> remained </w:delText>
        </w:r>
        <w:r w:rsidR="009D74BB" w:rsidDel="0055501D">
          <w:rPr>
            <w:i/>
          </w:rPr>
          <w:delText>subdued</w:delText>
        </w:r>
        <w:r w:rsidR="008E0266" w:rsidRPr="008A5F2C" w:rsidDel="0055501D">
          <w:rPr>
            <w:i/>
          </w:rPr>
          <w:delText>.</w:delText>
        </w:r>
        <w:r w:rsidR="008E0266" w:rsidRPr="008A632D" w:rsidDel="0055501D">
          <w:delText xml:space="preserve"> </w:delText>
        </w:r>
        <w:bookmarkStart w:id="245" w:name="_Hlk511738547"/>
        <w:bookmarkStart w:id="246" w:name="_Hlk508813987"/>
        <w:r w:rsidR="008E0266" w:rsidRPr="008A632D" w:rsidDel="0055501D">
          <w:delText xml:space="preserve">Business investment </w:delText>
        </w:r>
        <w:r w:rsidR="00F328B0" w:rsidDel="0055501D">
          <w:delText xml:space="preserve">grew </w:delText>
        </w:r>
        <w:r w:rsidR="008E0266" w:rsidRPr="008A632D" w:rsidDel="0055501D">
          <w:delText xml:space="preserve">for the first time since 2014, but </w:delText>
        </w:r>
        <w:r w:rsidR="0096775D" w:rsidDel="0055501D">
          <w:delText xml:space="preserve">the </w:delText>
        </w:r>
        <w:r w:rsidR="008E0266" w:rsidRPr="008A632D" w:rsidDel="0055501D">
          <w:delText xml:space="preserve">recovery </w:delText>
        </w:r>
        <w:r w:rsidR="00326D21" w:rsidDel="0055501D">
          <w:delText>is modest</w:delText>
        </w:r>
        <w:r w:rsidR="009D74BB" w:rsidDel="0055501D">
          <w:delText xml:space="preserve"> from a historical standpoint</w:delText>
        </w:r>
        <w:r w:rsidR="00B40FAF" w:rsidDel="0055501D">
          <w:delText xml:space="preserve">. </w:delText>
        </w:r>
        <w:bookmarkEnd w:id="245"/>
        <w:r w:rsidR="00B40FAF" w:rsidDel="0055501D">
          <w:delText>I</w:delText>
        </w:r>
        <w:r w:rsidR="000F3A5A" w:rsidDel="0055501D">
          <w:delText xml:space="preserve">nvestment in the </w:delText>
        </w:r>
        <w:r w:rsidR="008E0266" w:rsidRPr="008A632D" w:rsidDel="0055501D">
          <w:delText>oil sector</w:delText>
        </w:r>
        <w:r w:rsidR="008A5F2C" w:rsidDel="0055501D">
          <w:delText xml:space="preserve"> </w:delText>
        </w:r>
        <w:r w:rsidR="00B40FAF" w:rsidDel="0055501D">
          <w:delText xml:space="preserve">has been </w:delText>
        </w:r>
        <w:r w:rsidR="008A5F2C" w:rsidDel="0055501D">
          <w:delText>largely flat</w:delText>
        </w:r>
        <w:r w:rsidR="00361735" w:rsidDel="0055501D">
          <w:delText xml:space="preserve"> </w:delText>
        </w:r>
        <w:r w:rsidR="00253057" w:rsidDel="0055501D">
          <w:delText>because</w:delText>
        </w:r>
        <w:r w:rsidR="00361735" w:rsidRPr="00FA3147" w:rsidDel="0055501D">
          <w:delText xml:space="preserve"> </w:delText>
        </w:r>
        <w:r w:rsidR="0001564D" w:rsidRPr="0001564D" w:rsidDel="0055501D">
          <w:delText xml:space="preserve">oil prices </w:delText>
        </w:r>
        <w:r w:rsidR="00253057" w:rsidDel="0055501D">
          <w:delText xml:space="preserve">have not </w:delText>
        </w:r>
        <w:r w:rsidR="0001564D" w:rsidRPr="0001564D" w:rsidDel="0055501D">
          <w:delText>reached levels sufficient to spark renewed capital spending</w:delText>
        </w:r>
        <w:r w:rsidR="00DB471C" w:rsidDel="0055501D">
          <w:delText>.</w:delText>
        </w:r>
        <w:r w:rsidR="008E0266" w:rsidRPr="008A632D" w:rsidDel="0055501D">
          <w:delText xml:space="preserve"> </w:delText>
        </w:r>
        <w:bookmarkEnd w:id="246"/>
        <w:r w:rsidR="00C00B99" w:rsidRPr="00C00B99" w:rsidDel="0055501D">
          <w:delText xml:space="preserve">While residential investment accelerated in </w:delText>
        </w:r>
        <w:r w:rsidR="008A5F2C" w:rsidDel="0055501D">
          <w:delText>2017</w:delText>
        </w:r>
        <w:r w:rsidR="00C00B99" w:rsidRPr="00C00B99" w:rsidDel="0055501D">
          <w:delText>Q4, the underlying trend has slowed, reflecting higher mortgage interest rates, tighter macroprudential policies, and new tax measures</w:delText>
        </w:r>
        <w:r w:rsidR="00C00B99" w:rsidDel="0055501D">
          <w:delText xml:space="preserve">. </w:delText>
        </w:r>
      </w:del>
    </w:p>
    <w:p w14:paraId="6D3C2138" w14:textId="6A78CC20" w:rsidR="005F3525" w:rsidDel="0055501D" w:rsidRDefault="00F82B76" w:rsidP="00F82B76">
      <w:pPr>
        <w:pStyle w:val="ListBullet"/>
        <w:rPr>
          <w:del w:id="247" w:author="Huang, Chengyu" w:date="2019-05-28T10:54:00Z"/>
        </w:rPr>
      </w:pPr>
      <w:del w:id="248" w:author="Huang, Chengyu" w:date="2019-05-28T10:54:00Z">
        <w:r w:rsidRPr="00F82B76" w:rsidDel="0055501D">
          <w:rPr>
            <w:i/>
            <w:noProof/>
          </w:rPr>
          <w:drawing>
            <wp:anchor distT="0" distB="0" distL="114300" distR="114300" simplePos="0" relativeHeight="252672000" behindDoc="0" locked="0" layoutInCell="1" allowOverlap="1" wp14:anchorId="71874B2A" wp14:editId="688B36AC">
              <wp:simplePos x="0" y="0"/>
              <wp:positionH relativeFrom="margin">
                <wp:posOffset>-323850</wp:posOffset>
              </wp:positionH>
              <wp:positionV relativeFrom="paragraph">
                <wp:posOffset>1057275</wp:posOffset>
              </wp:positionV>
              <wp:extent cx="6788150" cy="2933700"/>
              <wp:effectExtent l="0" t="0" r="0" b="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815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52A" w:rsidRPr="008A5F2C" w:rsidDel="0055501D">
          <w:rPr>
            <w:i/>
          </w:rPr>
          <w:delText>Export growth picked up in the first half of 2017 but has since stalled</w:delText>
        </w:r>
        <w:r w:rsidR="0097452A" w:rsidRPr="008A632D" w:rsidDel="0055501D">
          <w:delText>.</w:delText>
        </w:r>
        <w:r w:rsidR="00BF29B7" w:rsidDel="0055501D">
          <w:delText xml:space="preserve"> </w:delText>
        </w:r>
        <w:r w:rsidR="004E374A" w:rsidDel="0055501D">
          <w:delText>Growth in e</w:delText>
        </w:r>
        <w:r w:rsidR="00BF29B7" w:rsidDel="0055501D">
          <w:delText xml:space="preserve">xports of oil and gas </w:delText>
        </w:r>
        <w:r w:rsidR="004E374A" w:rsidDel="0055501D">
          <w:delText xml:space="preserve">increased </w:delText>
        </w:r>
        <w:r w:rsidR="00BF29B7" w:rsidDel="0055501D">
          <w:delText xml:space="preserve">over 2017, in line </w:delText>
        </w:r>
        <w:r w:rsidR="00166194" w:rsidDel="0055501D">
          <w:delText xml:space="preserve">with </w:delText>
        </w:r>
        <w:r w:rsidR="00EA21B1" w:rsidDel="0055501D">
          <w:delText xml:space="preserve">a </w:delText>
        </w:r>
        <w:r w:rsidR="00326D21" w:rsidDel="0055501D">
          <w:delText>rebound</w:delText>
        </w:r>
        <w:r w:rsidR="004E374A" w:rsidDel="0055501D">
          <w:delText xml:space="preserve"> in prices</w:delText>
        </w:r>
        <w:r w:rsidR="00907EDA" w:rsidDel="0055501D">
          <w:delText xml:space="preserve"> (Figure </w:delText>
        </w:r>
        <w:r w:rsidR="008165ED" w:rsidDel="0055501D">
          <w:delText>3</w:delText>
        </w:r>
        <w:r w:rsidR="00907EDA" w:rsidDel="0055501D">
          <w:delText>, Table 2)</w:delText>
        </w:r>
        <w:r w:rsidR="00963F3B" w:rsidDel="0055501D">
          <w:delText xml:space="preserve">. </w:delText>
        </w:r>
        <w:r w:rsidR="00EA1C53" w:rsidDel="0055501D">
          <w:delText>N</w:delText>
        </w:r>
        <w:r w:rsidR="008A5F2C" w:rsidDel="0055501D">
          <w:delText xml:space="preserve">on-energy </w:delText>
        </w:r>
        <w:r w:rsidR="00BF29B7" w:rsidDel="0055501D">
          <w:delText>goods exports</w:delText>
        </w:r>
        <w:r w:rsidR="00EA1C53" w:rsidDel="0055501D">
          <w:delText>, however, ha</w:delText>
        </w:r>
        <w:r w:rsidR="009D74BB" w:rsidDel="0055501D">
          <w:delText>ve</w:delText>
        </w:r>
        <w:r w:rsidR="00EA1C53" w:rsidDel="0055501D">
          <w:delText xml:space="preserve"> disappointed</w:delText>
        </w:r>
        <w:r w:rsidR="005F2EB8" w:rsidRPr="00F6794A" w:rsidDel="0055501D">
          <w:delText xml:space="preserve">, with declining exports of automobiles, aircraft, and consumer goods. </w:delText>
        </w:r>
        <w:r w:rsidR="004E374A" w:rsidDel="0055501D">
          <w:delText xml:space="preserve">Services exports, in contrast, </w:delText>
        </w:r>
        <w:r w:rsidR="002C2CB5" w:rsidDel="0055501D">
          <w:delText xml:space="preserve">have </w:delText>
        </w:r>
        <w:r w:rsidR="004E374A" w:rsidDel="0055501D">
          <w:delText>continued to grow at a relatively steady pace</w:delText>
        </w:r>
        <w:r w:rsidR="00D412EB" w:rsidDel="0055501D">
          <w:delText xml:space="preserve">, led by </w:delText>
        </w:r>
        <w:r w:rsidR="006C5AA1" w:rsidDel="0055501D">
          <w:delText>commercial and transportation services</w:delText>
        </w:r>
        <w:r w:rsidR="00EA21B1" w:rsidDel="0055501D">
          <w:delText>.</w:delText>
        </w:r>
        <w:r w:rsidR="004E374A" w:rsidDel="0055501D">
          <w:delText xml:space="preserve"> </w:delText>
        </w:r>
        <w:r w:rsidR="00963F3B" w:rsidDel="0055501D">
          <w:delText xml:space="preserve"> </w:delText>
        </w:r>
        <w:r w:rsidR="00BF29B7" w:rsidDel="0055501D">
          <w:delText xml:space="preserve"> </w:delText>
        </w:r>
        <w:bookmarkEnd w:id="243"/>
      </w:del>
    </w:p>
    <w:p w14:paraId="1F2556A6" w14:textId="373BE55B" w:rsidR="00836F1A" w:rsidRPr="00836F1A" w:rsidDel="0055501D" w:rsidRDefault="00836F1A" w:rsidP="00836F1A">
      <w:pPr>
        <w:pStyle w:val="ParagraphNumbering"/>
        <w:numPr>
          <w:ilvl w:val="0"/>
          <w:numId w:val="0"/>
        </w:numPr>
        <w:rPr>
          <w:del w:id="249" w:author="Huang, Chengyu" w:date="2019-05-28T10:54:00Z"/>
        </w:rPr>
      </w:pPr>
    </w:p>
    <w:p w14:paraId="461983F6" w14:textId="09CECA47" w:rsidR="003D39C4" w:rsidRPr="00D412EB" w:rsidDel="0055501D" w:rsidRDefault="008A56ED" w:rsidP="008A56ED">
      <w:pPr>
        <w:pStyle w:val="ParagraphNumbering"/>
        <w:ind w:left="0" w:firstLine="0"/>
        <w:rPr>
          <w:del w:id="250" w:author="Huang, Chengyu" w:date="2019-05-28T10:54:00Z"/>
        </w:rPr>
      </w:pPr>
      <w:del w:id="251" w:author="Huang, Chengyu" w:date="2019-05-28T10:54:00Z">
        <w:r w:rsidRPr="008A56ED" w:rsidDel="0055501D">
          <w:rPr>
            <w:b/>
            <w:noProof/>
          </w:rPr>
          <w:drawing>
            <wp:anchor distT="0" distB="0" distL="114300" distR="114300" simplePos="0" relativeHeight="252679168" behindDoc="0" locked="0" layoutInCell="1" allowOverlap="1" wp14:anchorId="5D8ADC58" wp14:editId="0A9986E6">
              <wp:simplePos x="0" y="0"/>
              <wp:positionH relativeFrom="column">
                <wp:posOffset>2667635</wp:posOffset>
              </wp:positionH>
              <wp:positionV relativeFrom="paragraph">
                <wp:posOffset>9525</wp:posOffset>
              </wp:positionV>
              <wp:extent cx="3418205" cy="2762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20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9C4" w:rsidRPr="008A56ED" w:rsidDel="0055501D">
          <w:rPr>
            <w:b/>
          </w:rPr>
          <w:delText>Despite the rebound in global oil prices, Canadian crude (WCS) has been trading at a steeper-than-usual discount relative to the West Texas Intermediate (WTI) benchmark.</w:delText>
        </w:r>
        <w:r w:rsidR="003D39C4" w:rsidDel="0055501D">
          <w:rPr>
            <w:rStyle w:val="FootnoteReference"/>
            <w:b/>
          </w:rPr>
          <w:footnoteReference w:id="2"/>
        </w:r>
        <w:r w:rsidR="003D39C4" w:rsidRPr="00D412EB" w:rsidDel="0055501D">
          <w:delText xml:space="preserve"> Typically, the discount is driven by quality differences and transport</w:delText>
        </w:r>
        <w:r w:rsidR="003D39C4" w:rsidDel="0055501D">
          <w:delText>ation</w:delText>
        </w:r>
        <w:r w:rsidR="003D39C4" w:rsidRPr="00D412EB" w:rsidDel="0055501D">
          <w:delText xml:space="preserve"> costs. </w:delText>
        </w:r>
        <w:r w:rsidR="00D71F4B" w:rsidDel="0055501D">
          <w:delText>Recently</w:delText>
        </w:r>
        <w:r w:rsidR="003D39C4" w:rsidRPr="00D412EB" w:rsidDel="0055501D">
          <w:delText xml:space="preserve">, </w:delText>
        </w:r>
        <w:r w:rsidR="003D39C4" w:rsidDel="0055501D">
          <w:delText>higher production and pipeline closures have led to rising inventories in Western Canada that have outstripped pipeline capacity.</w:delText>
        </w:r>
        <w:r w:rsidR="003D39C4" w:rsidDel="0055501D">
          <w:rPr>
            <w:rStyle w:val="FootnoteReference"/>
          </w:rPr>
          <w:footnoteReference w:id="3"/>
        </w:r>
        <w:r w:rsidR="003D39C4" w:rsidDel="0055501D">
          <w:delText xml:space="preserve"> Producers have resorted to transport</w:delText>
        </w:r>
        <w:r w:rsidR="00401325" w:rsidDel="0055501D">
          <w:delText>ing</w:delText>
        </w:r>
        <w:r w:rsidR="003D39C4" w:rsidDel="0055501D">
          <w:delText xml:space="preserve"> </w:delText>
        </w:r>
        <w:r w:rsidR="003D39C4" w:rsidRPr="00D412EB" w:rsidDel="0055501D">
          <w:delText xml:space="preserve">crude by rail, </w:delText>
        </w:r>
        <w:r w:rsidR="003D39C4" w:rsidDel="0055501D">
          <w:delText xml:space="preserve">a less flexible and more expensive form of transportation (cost estimated at $20 per barrel), thus necessitating a </w:delText>
        </w:r>
        <w:r w:rsidR="003D39C4" w:rsidRPr="00D412EB" w:rsidDel="0055501D">
          <w:delText>larger price discount</w:delText>
        </w:r>
        <w:r w:rsidR="003D39C4" w:rsidDel="0055501D">
          <w:delText xml:space="preserve"> to make the economics work</w:delText>
        </w:r>
        <w:r w:rsidR="003D39C4" w:rsidRPr="00D412EB" w:rsidDel="0055501D">
          <w:delText xml:space="preserve">. </w:delText>
        </w:r>
        <w:r w:rsidR="003D39C4" w:rsidDel="0055501D">
          <w:delText>The WCS price differential affects the cash-flow of small- to mid-</w:delText>
        </w:r>
        <w:r w:rsidR="0019046B" w:rsidDel="0055501D">
          <w:delText>sized</w:delText>
        </w:r>
        <w:r w:rsidR="003D39C4" w:rsidDel="0055501D">
          <w:delText xml:space="preserve"> producers more </w:delText>
        </w:r>
        <w:r w:rsidR="00B26326" w:rsidDel="0055501D">
          <w:delText xml:space="preserve">than </w:delText>
        </w:r>
        <w:r w:rsidR="003D39C4" w:rsidDel="0055501D">
          <w:delText>large vertically-inte</w:delText>
        </w:r>
        <w:r w:rsidR="00401DC5" w:rsidDel="0055501D">
          <w:delText>grated producers that refine</w:delText>
        </w:r>
        <w:r w:rsidR="003D39C4" w:rsidDel="0055501D">
          <w:delText xml:space="preserve"> </w:delText>
        </w:r>
        <w:r w:rsidR="00401DC5" w:rsidDel="0055501D">
          <w:delText xml:space="preserve">their own </w:delText>
        </w:r>
        <w:r w:rsidR="00D71F4B" w:rsidDel="0055501D">
          <w:delText>heavy crude.</w:delText>
        </w:r>
        <w:r w:rsidR="003D39C4" w:rsidDel="0055501D">
          <w:delText xml:space="preserve"> </w:delText>
        </w:r>
      </w:del>
    </w:p>
    <w:p w14:paraId="4F4F6071" w14:textId="5AFD9367" w:rsidR="00882235" w:rsidRPr="008B564E" w:rsidDel="0055501D" w:rsidRDefault="008B564E" w:rsidP="008B564E">
      <w:pPr>
        <w:pStyle w:val="ParagraphNumbering"/>
        <w:ind w:left="0" w:firstLine="0"/>
        <w:rPr>
          <w:del w:id="256" w:author="Huang, Chengyu" w:date="2019-05-28T10:54:00Z"/>
          <w:rFonts w:ascii="Calibri" w:hAnsi="Calibri"/>
          <w:sz w:val="22"/>
          <w:szCs w:val="22"/>
        </w:rPr>
      </w:pPr>
      <w:del w:id="257" w:author="Huang, Chengyu" w:date="2019-05-28T10:54:00Z">
        <w:r w:rsidRPr="008B564E" w:rsidDel="0055501D">
          <w:rPr>
            <w:b/>
          </w:rPr>
          <w:delText>The</w:delText>
        </w:r>
        <w:r w:rsidDel="0055501D">
          <w:delText xml:space="preserve"> </w:delText>
        </w:r>
        <w:r w:rsidRPr="008B564E" w:rsidDel="0055501D">
          <w:rPr>
            <w:b/>
          </w:rPr>
          <w:delText xml:space="preserve">external position has improved but remains </w:delText>
        </w:r>
        <w:r w:rsidR="00354DAB" w:rsidDel="0055501D">
          <w:rPr>
            <w:b/>
          </w:rPr>
          <w:delText xml:space="preserve">moderately </w:delText>
        </w:r>
        <w:r w:rsidR="00516EFE" w:rsidDel="0055501D">
          <w:rPr>
            <w:b/>
          </w:rPr>
          <w:delText>weaker</w:delText>
        </w:r>
        <w:r w:rsidR="00F96254" w:rsidDel="0055501D">
          <w:rPr>
            <w:b/>
          </w:rPr>
          <w:delText xml:space="preserve"> </w:delText>
        </w:r>
        <w:r w:rsidRPr="008B564E" w:rsidDel="0055501D">
          <w:rPr>
            <w:b/>
          </w:rPr>
          <w:delText xml:space="preserve">than justified by fundamentals and desirable policies, and the Canadian dollar is </w:delText>
        </w:r>
        <w:r w:rsidR="00354DAB" w:rsidDel="0055501D">
          <w:rPr>
            <w:b/>
          </w:rPr>
          <w:delText>slightly</w:delText>
        </w:r>
        <w:r w:rsidRPr="008B564E" w:rsidDel="0055501D">
          <w:rPr>
            <w:b/>
          </w:rPr>
          <w:delText xml:space="preserve"> overvalued</w:delText>
        </w:r>
        <w:r w:rsidR="00F3194E" w:rsidDel="0055501D">
          <w:rPr>
            <w:b/>
          </w:rPr>
          <w:delText xml:space="preserve"> </w:delText>
        </w:r>
        <w:r w:rsidR="00F3194E" w:rsidRPr="00F3194E" w:rsidDel="0055501D">
          <w:delText>(Annex 1)</w:delText>
        </w:r>
        <w:r w:rsidRPr="00F3194E" w:rsidDel="0055501D">
          <w:delText>.</w:delText>
        </w:r>
        <w:r w:rsidDel="0055501D">
          <w:delText xml:space="preserve"> The current account balance narrowed to </w:delText>
        </w:r>
        <w:r w:rsidR="0056214B" w:rsidDel="0055501D">
          <w:delText>2.9</w:delText>
        </w:r>
        <w:r w:rsidDel="0055501D">
          <w:delText xml:space="preserve"> percent of GDP in 2017 (from 3.2 percent of GDP in 2016), driven by an improvement in the energy trade balance. The current account deficit has been largel</w:delText>
        </w:r>
        <w:r w:rsidR="005222D4" w:rsidDel="0055501D">
          <w:delText>y financed by portfolio inflows</w:delText>
        </w:r>
        <w:r w:rsidDel="0055501D">
          <w:delText>. Overall, despite its current account deficit and rising external debt, Canada remains a net creditor to the rest of the world. The market value of the net interna</w:delText>
        </w:r>
        <w:r w:rsidR="002F221E" w:rsidDel="0055501D">
          <w:delText xml:space="preserve">tional investment position </w:delText>
        </w:r>
        <w:r w:rsidR="002E4077" w:rsidDel="0055501D">
          <w:delText xml:space="preserve">was </w:delText>
        </w:r>
        <w:r w:rsidDel="0055501D">
          <w:delText>$400 billion</w:delText>
        </w:r>
        <w:r w:rsidR="002E4077" w:rsidDel="0055501D">
          <w:delText xml:space="preserve"> at the end of 2017</w:delText>
        </w:r>
        <w:r w:rsidDel="0055501D">
          <w:delText>, almost doubling over the year as external assets showed significant valuation gains.</w:delText>
        </w:r>
        <w:r w:rsidR="004E374A" w:rsidDel="0055501D">
          <w:delText xml:space="preserve"> </w:delText>
        </w:r>
      </w:del>
    </w:p>
    <w:p w14:paraId="34533FF5" w14:textId="3C747D0E" w:rsidR="00882235" w:rsidRPr="00414D06" w:rsidDel="0055501D" w:rsidRDefault="00C027B0" w:rsidP="00426551">
      <w:pPr>
        <w:pStyle w:val="Heading2"/>
        <w:ind w:left="0"/>
        <w:rPr>
          <w:del w:id="258" w:author="Huang, Chengyu" w:date="2019-05-28T10:54:00Z"/>
          <w:sz w:val="26"/>
          <w:rPrChange w:id="259" w:author="Ochoa, Javier" w:date="2018-06-08T15:24:00Z">
            <w:rPr>
              <w:del w:id="260" w:author="Huang, Chengyu" w:date="2019-05-28T10:54:00Z"/>
            </w:rPr>
          </w:rPrChange>
        </w:rPr>
      </w:pPr>
      <w:bookmarkStart w:id="261" w:name="_Toc516148755"/>
      <w:bookmarkStart w:id="262" w:name="_Toc516218260"/>
      <w:bookmarkStart w:id="263" w:name="_Toc512008976"/>
      <w:bookmarkStart w:id="264" w:name="_Toc516239206"/>
      <w:del w:id="265" w:author="Huang, Chengyu" w:date="2019-05-28T10:54:00Z">
        <w:r w:rsidRPr="00414D06" w:rsidDel="0055501D">
          <w:rPr>
            <w:b w:val="0"/>
            <w:bCs w:val="0"/>
            <w:iCs w:val="0"/>
            <w:sz w:val="26"/>
            <w:rPrChange w:id="266" w:author="Ochoa, Javier" w:date="2018-06-08T15:24:00Z">
              <w:rPr>
                <w:b w:val="0"/>
                <w:bCs w:val="0"/>
                <w:iCs w:val="0"/>
              </w:rPr>
            </w:rPrChange>
          </w:rPr>
          <w:delText>Pol</w:delText>
        </w:r>
        <w:r w:rsidR="00426551" w:rsidRPr="00414D06" w:rsidDel="0055501D">
          <w:rPr>
            <w:b w:val="0"/>
            <w:bCs w:val="0"/>
            <w:iCs w:val="0"/>
            <w:sz w:val="26"/>
            <w:rPrChange w:id="267" w:author="Ochoa, Javier" w:date="2018-06-08T15:24:00Z">
              <w:rPr>
                <w:b w:val="0"/>
                <w:bCs w:val="0"/>
                <w:iCs w:val="0"/>
              </w:rPr>
            </w:rPrChange>
          </w:rPr>
          <w:delText>icy L</w:delText>
        </w:r>
        <w:r w:rsidRPr="00414D06" w:rsidDel="0055501D">
          <w:rPr>
            <w:b w:val="0"/>
            <w:bCs w:val="0"/>
            <w:iCs w:val="0"/>
            <w:sz w:val="26"/>
            <w:rPrChange w:id="268" w:author="Ochoa, Javier" w:date="2018-06-08T15:24:00Z">
              <w:rPr>
                <w:b w:val="0"/>
                <w:bCs w:val="0"/>
                <w:iCs w:val="0"/>
              </w:rPr>
            </w:rPrChange>
          </w:rPr>
          <w:delText xml:space="preserve">evers </w:delText>
        </w:r>
        <w:r w:rsidR="00426551" w:rsidRPr="00414D06" w:rsidDel="0055501D">
          <w:rPr>
            <w:b w:val="0"/>
            <w:bCs w:val="0"/>
            <w:iCs w:val="0"/>
            <w:sz w:val="26"/>
            <w:rPrChange w:id="269" w:author="Ochoa, Javier" w:date="2018-06-08T15:24:00Z">
              <w:rPr>
                <w:b w:val="0"/>
                <w:bCs w:val="0"/>
                <w:iCs w:val="0"/>
              </w:rPr>
            </w:rPrChange>
          </w:rPr>
          <w:delText>B</w:delText>
        </w:r>
        <w:r w:rsidR="00C24399" w:rsidRPr="00414D06" w:rsidDel="0055501D">
          <w:rPr>
            <w:b w:val="0"/>
            <w:bCs w:val="0"/>
            <w:iCs w:val="0"/>
            <w:sz w:val="26"/>
            <w:rPrChange w:id="270" w:author="Ochoa, Javier" w:date="2018-06-08T15:24:00Z">
              <w:rPr>
                <w:b w:val="0"/>
                <w:bCs w:val="0"/>
                <w:iCs w:val="0"/>
              </w:rPr>
            </w:rPrChange>
          </w:rPr>
          <w:delText xml:space="preserve">egin to </w:delText>
        </w:r>
        <w:r w:rsidR="00426551" w:rsidRPr="00414D06" w:rsidDel="0055501D">
          <w:rPr>
            <w:b w:val="0"/>
            <w:bCs w:val="0"/>
            <w:iCs w:val="0"/>
            <w:sz w:val="26"/>
            <w:rPrChange w:id="271" w:author="Ochoa, Javier" w:date="2018-06-08T15:24:00Z">
              <w:rPr>
                <w:b w:val="0"/>
                <w:bCs w:val="0"/>
                <w:iCs w:val="0"/>
              </w:rPr>
            </w:rPrChange>
          </w:rPr>
          <w:delText xml:space="preserve">Adjust as </w:delText>
        </w:r>
        <w:r w:rsidR="0019046B" w:rsidRPr="00414D06" w:rsidDel="0055501D">
          <w:rPr>
            <w:b w:val="0"/>
            <w:bCs w:val="0"/>
            <w:iCs w:val="0"/>
            <w:sz w:val="26"/>
            <w:rPrChange w:id="272" w:author="Ochoa, Javier" w:date="2018-06-08T15:24:00Z">
              <w:rPr>
                <w:b w:val="0"/>
                <w:bCs w:val="0"/>
                <w:iCs w:val="0"/>
              </w:rPr>
            </w:rPrChange>
          </w:rPr>
          <w:delText xml:space="preserve">the </w:delText>
        </w:r>
        <w:r w:rsidR="00426551" w:rsidRPr="00414D06" w:rsidDel="0055501D">
          <w:rPr>
            <w:b w:val="0"/>
            <w:bCs w:val="0"/>
            <w:iCs w:val="0"/>
            <w:sz w:val="26"/>
            <w:rPrChange w:id="273" w:author="Ochoa, Javier" w:date="2018-06-08T15:24:00Z">
              <w:rPr>
                <w:b w:val="0"/>
                <w:bCs w:val="0"/>
                <w:iCs w:val="0"/>
              </w:rPr>
            </w:rPrChange>
          </w:rPr>
          <w:delText>O</w:delText>
        </w:r>
        <w:r w:rsidRPr="00414D06" w:rsidDel="0055501D">
          <w:rPr>
            <w:b w:val="0"/>
            <w:bCs w:val="0"/>
            <w:iCs w:val="0"/>
            <w:sz w:val="26"/>
            <w:rPrChange w:id="274" w:author="Ochoa, Javier" w:date="2018-06-08T15:24:00Z">
              <w:rPr>
                <w:b w:val="0"/>
                <w:bCs w:val="0"/>
                <w:iCs w:val="0"/>
              </w:rPr>
            </w:rPrChange>
          </w:rPr>
          <w:delText xml:space="preserve">utput </w:delText>
        </w:r>
        <w:r w:rsidR="00426551" w:rsidRPr="00414D06" w:rsidDel="0055501D">
          <w:rPr>
            <w:b w:val="0"/>
            <w:bCs w:val="0"/>
            <w:iCs w:val="0"/>
            <w:sz w:val="26"/>
            <w:rPrChange w:id="275" w:author="Ochoa, Javier" w:date="2018-06-08T15:24:00Z">
              <w:rPr>
                <w:b w:val="0"/>
                <w:bCs w:val="0"/>
                <w:iCs w:val="0"/>
              </w:rPr>
            </w:rPrChange>
          </w:rPr>
          <w:delText>Gap C</w:delText>
        </w:r>
        <w:r w:rsidRPr="00414D06" w:rsidDel="0055501D">
          <w:rPr>
            <w:b w:val="0"/>
            <w:bCs w:val="0"/>
            <w:iCs w:val="0"/>
            <w:sz w:val="26"/>
            <w:rPrChange w:id="276" w:author="Ochoa, Javier" w:date="2018-06-08T15:24:00Z">
              <w:rPr>
                <w:b w:val="0"/>
                <w:bCs w:val="0"/>
                <w:iCs w:val="0"/>
              </w:rPr>
            </w:rPrChange>
          </w:rPr>
          <w:delText>loses</w:delText>
        </w:r>
        <w:bookmarkEnd w:id="261"/>
        <w:bookmarkEnd w:id="262"/>
        <w:bookmarkEnd w:id="263"/>
        <w:bookmarkEnd w:id="264"/>
      </w:del>
    </w:p>
    <w:p w14:paraId="28643EED" w14:textId="7D460965" w:rsidR="001E4F02" w:rsidDel="0055501D" w:rsidRDefault="005E6608" w:rsidP="001E4F02">
      <w:pPr>
        <w:pStyle w:val="ParagraphNumbering"/>
        <w:ind w:left="0" w:firstLine="0"/>
        <w:rPr>
          <w:del w:id="277" w:author="Huang, Chengyu" w:date="2019-05-28T10:54:00Z"/>
          <w:rFonts w:ascii="Calibri" w:hAnsi="Calibri"/>
          <w:sz w:val="22"/>
          <w:szCs w:val="22"/>
        </w:rPr>
      </w:pPr>
      <w:bookmarkStart w:id="278" w:name="_Hlk509327216"/>
      <w:bookmarkStart w:id="279" w:name="_Hlk509153078"/>
      <w:del w:id="280" w:author="Huang, Chengyu" w:date="2019-05-28T10:54:00Z">
        <w:r w:rsidDel="0055501D">
          <w:rPr>
            <w:noProof/>
          </w:rPr>
          <w:drawing>
            <wp:anchor distT="0" distB="0" distL="114300" distR="114300" simplePos="0" relativeHeight="252551168" behindDoc="1" locked="0" layoutInCell="1" allowOverlap="1" wp14:anchorId="130E5C19" wp14:editId="43A7E093">
              <wp:simplePos x="0" y="0"/>
              <wp:positionH relativeFrom="margin">
                <wp:align>right</wp:align>
              </wp:positionH>
              <wp:positionV relativeFrom="paragraph">
                <wp:posOffset>3175</wp:posOffset>
              </wp:positionV>
              <wp:extent cx="2167890" cy="1574165"/>
              <wp:effectExtent l="0" t="0" r="0" b="6985"/>
              <wp:wrapTight wrapText="bothSides">
                <wp:wrapPolygon edited="0">
                  <wp:start x="0" y="0"/>
                  <wp:lineTo x="380" y="21434"/>
                  <wp:lineTo x="8921" y="21434"/>
                  <wp:lineTo x="18032" y="21173"/>
                  <wp:lineTo x="21258" y="20127"/>
                  <wp:lineTo x="21258" y="2614"/>
                  <wp:lineTo x="17842" y="1568"/>
                  <wp:lineTo x="8351" y="0"/>
                  <wp:lineTo x="0" y="0"/>
                </wp:wrapPolygon>
              </wp:wrapTight>
              <wp:docPr id="25" name="Picture 25" descr="cid:image003.png@01D3C90A.4B53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C90A.4B534280"/>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216789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E93" w:rsidRPr="007A39E7" w:rsidDel="0055501D">
          <w:rPr>
            <w:b/>
            <w:color w:val="000000" w:themeColor="text1"/>
          </w:rPr>
          <w:delText xml:space="preserve">The fiscal stance </w:delText>
        </w:r>
        <w:r w:rsidR="00081E93" w:rsidDel="0055501D">
          <w:rPr>
            <w:b/>
            <w:color w:val="000000" w:themeColor="text1"/>
          </w:rPr>
          <w:delText xml:space="preserve">has been supportive of </w:delText>
        </w:r>
        <w:r w:rsidR="00081E93" w:rsidRPr="007A39E7" w:rsidDel="0055501D">
          <w:rPr>
            <w:b/>
            <w:color w:val="000000" w:themeColor="text1"/>
          </w:rPr>
          <w:delText>growth</w:delText>
        </w:r>
        <w:r w:rsidR="008677F9" w:rsidDel="0055501D">
          <w:rPr>
            <w:b/>
            <w:color w:val="000000" w:themeColor="text1"/>
          </w:rPr>
          <w:delText xml:space="preserve"> </w:delText>
        </w:r>
        <w:r w:rsidR="0019046B" w:rsidDel="0055501D">
          <w:rPr>
            <w:b/>
            <w:color w:val="000000" w:themeColor="text1"/>
          </w:rPr>
          <w:delText>over</w:delText>
        </w:r>
        <w:r w:rsidR="008677F9" w:rsidDel="0055501D">
          <w:rPr>
            <w:b/>
            <w:color w:val="000000" w:themeColor="text1"/>
          </w:rPr>
          <w:delText xml:space="preserve"> the past two years</w:delText>
        </w:r>
        <w:bookmarkEnd w:id="278"/>
        <w:r w:rsidR="00081E93" w:rsidRPr="007A39E7" w:rsidDel="0055501D">
          <w:rPr>
            <w:b/>
            <w:color w:val="000000" w:themeColor="text1"/>
          </w:rPr>
          <w:delText>.</w:delText>
        </w:r>
        <w:r w:rsidR="00B26326" w:rsidDel="0055501D">
          <w:rPr>
            <w:color w:val="000000" w:themeColor="text1"/>
          </w:rPr>
          <w:delText xml:space="preserve"> </w:delText>
        </w:r>
        <w:bookmarkStart w:id="281" w:name="_Hlk510091350"/>
        <w:r w:rsidR="00B26326" w:rsidRPr="00C53B89" w:rsidDel="0055501D">
          <w:rPr>
            <w:color w:val="000000" w:themeColor="text1"/>
          </w:rPr>
          <w:delText>T</w:delText>
        </w:r>
        <w:r w:rsidR="00081E93" w:rsidRPr="00C53B89" w:rsidDel="0055501D">
          <w:rPr>
            <w:color w:val="000000" w:themeColor="text1"/>
          </w:rPr>
          <w:delText xml:space="preserve">he </w:delText>
        </w:r>
        <w:r w:rsidR="001E4F02" w:rsidDel="0055501D">
          <w:rPr>
            <w:color w:val="000000" w:themeColor="text1"/>
          </w:rPr>
          <w:delText xml:space="preserve">federal </w:delText>
        </w:r>
        <w:r w:rsidR="00081E93" w:rsidRPr="00C53B89" w:rsidDel="0055501D">
          <w:rPr>
            <w:color w:val="000000" w:themeColor="text1"/>
          </w:rPr>
          <w:delText>government cyclically</w:delText>
        </w:r>
        <w:r w:rsidR="0019046B" w:rsidDel="0055501D">
          <w:rPr>
            <w:color w:val="000000" w:themeColor="text1"/>
          </w:rPr>
          <w:delText>-</w:delText>
        </w:r>
        <w:r w:rsidR="00081E93" w:rsidRPr="00C53B89" w:rsidDel="0055501D">
          <w:rPr>
            <w:color w:val="000000" w:themeColor="text1"/>
          </w:rPr>
          <w:delText xml:space="preserve">adjusted </w:delText>
        </w:r>
        <w:r w:rsidR="001E4F02" w:rsidDel="0055501D">
          <w:rPr>
            <w:color w:val="000000" w:themeColor="text1"/>
          </w:rPr>
          <w:delText>balance swung from a surplus of</w:delText>
        </w:r>
        <w:r w:rsidR="00081E93" w:rsidRPr="00C53B89" w:rsidDel="0055501D">
          <w:rPr>
            <w:color w:val="000000" w:themeColor="text1"/>
          </w:rPr>
          <w:delText xml:space="preserve"> 0.</w:delText>
        </w:r>
        <w:r w:rsidR="001E4F02" w:rsidDel="0055501D">
          <w:rPr>
            <w:color w:val="000000" w:themeColor="text1"/>
          </w:rPr>
          <w:delText>3</w:delText>
        </w:r>
        <w:r w:rsidR="00081E93" w:rsidRPr="00C53B89" w:rsidDel="0055501D">
          <w:rPr>
            <w:color w:val="000000" w:themeColor="text1"/>
          </w:rPr>
          <w:delText xml:space="preserve"> percent of potential GDP in 2015 to </w:delText>
        </w:r>
        <w:r w:rsidR="001E4F02" w:rsidDel="0055501D">
          <w:rPr>
            <w:color w:val="000000" w:themeColor="text1"/>
          </w:rPr>
          <w:delText xml:space="preserve">a deficit of </w:delText>
        </w:r>
        <w:r w:rsidR="00081E93" w:rsidRPr="00C53B89" w:rsidDel="0055501D">
          <w:rPr>
            <w:color w:val="000000" w:themeColor="text1"/>
          </w:rPr>
          <w:delText>0.</w:delText>
        </w:r>
        <w:r w:rsidR="001E4F02" w:rsidDel="0055501D">
          <w:rPr>
            <w:color w:val="000000" w:themeColor="text1"/>
          </w:rPr>
          <w:delText>3</w:delText>
        </w:r>
        <w:r w:rsidR="00081E93" w:rsidRPr="00C53B89" w:rsidDel="0055501D">
          <w:rPr>
            <w:color w:val="000000" w:themeColor="text1"/>
          </w:rPr>
          <w:delText xml:space="preserve"> percent in 2016, and </w:delText>
        </w:r>
        <w:r w:rsidR="001E4F02" w:rsidDel="0055501D">
          <w:rPr>
            <w:color w:val="000000" w:themeColor="text1"/>
          </w:rPr>
          <w:delText xml:space="preserve">rose </w:delText>
        </w:r>
        <w:r w:rsidR="00081E93" w:rsidRPr="00C53B89" w:rsidDel="0055501D">
          <w:rPr>
            <w:color w:val="000000" w:themeColor="text1"/>
          </w:rPr>
          <w:delText xml:space="preserve">further to </w:delText>
        </w:r>
        <w:r w:rsidR="001E4F02" w:rsidDel="0055501D">
          <w:rPr>
            <w:color w:val="000000" w:themeColor="text1"/>
          </w:rPr>
          <w:delText>0</w:delText>
        </w:r>
        <w:r w:rsidR="00081E93" w:rsidRPr="00C53B89" w:rsidDel="0055501D">
          <w:rPr>
            <w:color w:val="000000" w:themeColor="text1"/>
          </w:rPr>
          <w:delText>.</w:delText>
        </w:r>
        <w:r w:rsidR="001E4F02" w:rsidDel="0055501D">
          <w:rPr>
            <w:color w:val="000000" w:themeColor="text1"/>
          </w:rPr>
          <w:delText>5</w:delText>
        </w:r>
        <w:r w:rsidR="00081E93" w:rsidRPr="00C53B89" w:rsidDel="0055501D">
          <w:rPr>
            <w:color w:val="000000" w:themeColor="text1"/>
          </w:rPr>
          <w:delText xml:space="preserve"> percent in 2017</w:delText>
        </w:r>
        <w:r w:rsidR="00F3194E" w:rsidDel="0055501D">
          <w:rPr>
            <w:color w:val="000000" w:themeColor="text1"/>
          </w:rPr>
          <w:delText xml:space="preserve"> (Table</w:delText>
        </w:r>
        <w:r w:rsidR="00C609AF" w:rsidDel="0055501D">
          <w:rPr>
            <w:color w:val="000000" w:themeColor="text1"/>
          </w:rPr>
          <w:delText>s</w:delText>
        </w:r>
        <w:r w:rsidR="000C390F" w:rsidDel="0055501D">
          <w:rPr>
            <w:color w:val="000000" w:themeColor="text1"/>
          </w:rPr>
          <w:delText xml:space="preserve"> 3</w:delText>
        </w:r>
        <w:r w:rsidR="00C609AF" w:rsidDel="0055501D">
          <w:rPr>
            <w:color w:val="000000" w:themeColor="text1"/>
          </w:rPr>
          <w:delText xml:space="preserve"> and 4</w:delText>
        </w:r>
        <w:r w:rsidR="000C390F" w:rsidDel="0055501D">
          <w:rPr>
            <w:color w:val="000000" w:themeColor="text1"/>
          </w:rPr>
          <w:delText>)</w:delText>
        </w:r>
        <w:r w:rsidR="00B112D2" w:rsidRPr="00C53B89" w:rsidDel="0055501D">
          <w:rPr>
            <w:color w:val="000000" w:themeColor="text1"/>
          </w:rPr>
          <w:delText>.</w:delText>
        </w:r>
        <w:bookmarkEnd w:id="281"/>
        <w:r w:rsidR="00B112D2" w:rsidDel="0055501D">
          <w:rPr>
            <w:color w:val="000000" w:themeColor="text1"/>
            <w:szCs w:val="21"/>
          </w:rPr>
          <w:delText xml:space="preserve"> </w:delText>
        </w:r>
        <w:r w:rsidR="003E255D" w:rsidDel="0055501D">
          <w:rPr>
            <w:color w:val="000000" w:themeColor="text1"/>
            <w:szCs w:val="21"/>
          </w:rPr>
          <w:delText xml:space="preserve">The bulk of government spending was </w:delText>
        </w:r>
        <w:r w:rsidDel="0055501D">
          <w:rPr>
            <w:color w:val="000000" w:themeColor="text1"/>
            <w:szCs w:val="21"/>
          </w:rPr>
          <w:delText xml:space="preserve">used to </w:delText>
        </w:r>
        <w:r w:rsidR="003E255D" w:rsidDel="0055501D">
          <w:rPr>
            <w:color w:val="000000" w:themeColor="text1"/>
            <w:szCs w:val="21"/>
          </w:rPr>
          <w:delText>rais</w:delText>
        </w:r>
        <w:r w:rsidDel="0055501D">
          <w:rPr>
            <w:color w:val="000000" w:themeColor="text1"/>
            <w:szCs w:val="21"/>
          </w:rPr>
          <w:delText>e</w:delText>
        </w:r>
        <w:r w:rsidR="003E255D" w:rsidDel="0055501D">
          <w:rPr>
            <w:color w:val="000000" w:themeColor="text1"/>
            <w:szCs w:val="21"/>
          </w:rPr>
          <w:delText xml:space="preserve"> household disposable income (e.g. through higher child care benefits and tax cuts for the middle class) and infrastructure investment. </w:delText>
        </w:r>
        <w:r w:rsidR="009D4E81" w:rsidDel="0055501D">
          <w:rPr>
            <w:color w:val="000000" w:themeColor="text1"/>
            <w:szCs w:val="21"/>
          </w:rPr>
          <w:delText xml:space="preserve">With </w:delText>
        </w:r>
        <w:r w:rsidR="001E4F02" w:rsidRPr="001E4F02" w:rsidDel="0055501D">
          <w:rPr>
            <w:color w:val="000000" w:themeColor="text1"/>
          </w:rPr>
          <w:delText>overall pr</w:delText>
        </w:r>
        <w:r w:rsidR="009D4E81" w:rsidDel="0055501D">
          <w:rPr>
            <w:color w:val="000000" w:themeColor="text1"/>
          </w:rPr>
          <w:delText xml:space="preserve">ovincial fiscal positions equally supportive </w:delText>
        </w:r>
        <w:r w:rsidR="00496326" w:rsidDel="0055501D">
          <w:rPr>
            <w:color w:val="000000" w:themeColor="text1"/>
          </w:rPr>
          <w:delText>of</w:delText>
        </w:r>
        <w:r w:rsidR="009D4E81" w:rsidDel="0055501D">
          <w:rPr>
            <w:color w:val="000000" w:themeColor="text1"/>
          </w:rPr>
          <w:delText xml:space="preserve"> growth</w:delText>
        </w:r>
        <w:r w:rsidR="001E4F02" w:rsidRPr="001E4F02" w:rsidDel="0055501D">
          <w:rPr>
            <w:color w:val="000000" w:themeColor="text1"/>
          </w:rPr>
          <w:delText xml:space="preserve">, the </w:delText>
        </w:r>
        <w:r w:rsidR="009D4E81" w:rsidDel="0055501D">
          <w:rPr>
            <w:color w:val="000000" w:themeColor="text1"/>
          </w:rPr>
          <w:delText>cyclically</w:delText>
        </w:r>
        <w:r w:rsidR="00496326" w:rsidDel="0055501D">
          <w:rPr>
            <w:color w:val="000000" w:themeColor="text1"/>
          </w:rPr>
          <w:delText>-</w:delText>
        </w:r>
        <w:r w:rsidR="009D4E81" w:rsidDel="0055501D">
          <w:rPr>
            <w:color w:val="000000" w:themeColor="text1"/>
          </w:rPr>
          <w:delText xml:space="preserve">adjusted </w:delText>
        </w:r>
        <w:r w:rsidR="001E4F02" w:rsidRPr="001E4F02" w:rsidDel="0055501D">
          <w:rPr>
            <w:color w:val="000000" w:themeColor="text1"/>
          </w:rPr>
          <w:delText xml:space="preserve">general government deficit </w:delText>
        </w:r>
        <w:r w:rsidR="009D4E81" w:rsidDel="0055501D">
          <w:rPr>
            <w:color w:val="000000" w:themeColor="text1"/>
          </w:rPr>
          <w:delText>increased</w:delText>
        </w:r>
        <w:r w:rsidR="001E4F02" w:rsidRPr="001E4F02" w:rsidDel="0055501D">
          <w:rPr>
            <w:color w:val="000000" w:themeColor="text1"/>
          </w:rPr>
          <w:delText xml:space="preserve"> from </w:delText>
        </w:r>
        <w:r w:rsidR="009D4E81" w:rsidDel="0055501D">
          <w:rPr>
            <w:color w:val="000000" w:themeColor="text1"/>
          </w:rPr>
          <w:delText>0</w:delText>
        </w:r>
        <w:r w:rsidR="001E4F02" w:rsidRPr="001E4F02" w:rsidDel="0055501D">
          <w:rPr>
            <w:color w:val="000000" w:themeColor="text1"/>
          </w:rPr>
          <w:delText>.</w:delText>
        </w:r>
        <w:r w:rsidR="009D4E81" w:rsidDel="0055501D">
          <w:rPr>
            <w:color w:val="000000" w:themeColor="text1"/>
          </w:rPr>
          <w:delText>9</w:delText>
        </w:r>
        <w:r w:rsidR="001E4F02" w:rsidRPr="001E4F02" w:rsidDel="0055501D">
          <w:rPr>
            <w:color w:val="000000" w:themeColor="text1"/>
          </w:rPr>
          <w:delText xml:space="preserve"> percent of GDP in 2016 to 1</w:delText>
        </w:r>
        <w:r w:rsidR="009D4E81" w:rsidDel="0055501D">
          <w:rPr>
            <w:color w:val="000000" w:themeColor="text1"/>
          </w:rPr>
          <w:delText>.</w:delText>
        </w:r>
        <w:r w:rsidR="009E4004" w:rsidDel="0055501D">
          <w:rPr>
            <w:color w:val="000000" w:themeColor="text1"/>
          </w:rPr>
          <w:delText>3</w:delText>
        </w:r>
        <w:r w:rsidR="001E4F02" w:rsidRPr="001E4F02" w:rsidDel="0055501D">
          <w:rPr>
            <w:color w:val="000000" w:themeColor="text1"/>
          </w:rPr>
          <w:delText xml:space="preserve"> percent of GDP in 2017.</w:delText>
        </w:r>
        <w:r w:rsidR="001E4F02" w:rsidDel="0055501D">
          <w:rPr>
            <w:rFonts w:cs="Segoe UI"/>
            <w:color w:val="FF0000"/>
            <w:szCs w:val="21"/>
          </w:rPr>
          <w:delText xml:space="preserve"> </w:delText>
        </w:r>
      </w:del>
    </w:p>
    <w:p w14:paraId="4E1520B3" w14:textId="068075BA" w:rsidR="005F2EB8" w:rsidRPr="00861A65" w:rsidDel="0055501D" w:rsidRDefault="005F7770" w:rsidP="005F2EB8">
      <w:pPr>
        <w:pStyle w:val="ParagraphNumbering"/>
        <w:ind w:left="0" w:firstLine="0"/>
        <w:rPr>
          <w:del w:id="282" w:author="Huang, Chengyu" w:date="2019-05-28T10:54:00Z"/>
          <w:sz w:val="22"/>
          <w:szCs w:val="22"/>
        </w:rPr>
      </w:pPr>
      <w:bookmarkStart w:id="283" w:name="_Hlk509324671"/>
      <w:bookmarkEnd w:id="279"/>
      <w:del w:id="284" w:author="Huang, Chengyu" w:date="2019-05-28T10:54:00Z">
        <w:r w:rsidDel="0055501D">
          <w:rPr>
            <w:b/>
          </w:rPr>
          <w:delText>With the output gap closing and i</w:delText>
        </w:r>
        <w:r w:rsidR="00E75485" w:rsidRPr="00B824B0" w:rsidDel="0055501D">
          <w:rPr>
            <w:b/>
          </w:rPr>
          <w:delText>nf</w:delText>
        </w:r>
        <w:bookmarkEnd w:id="283"/>
        <w:r w:rsidR="00E75485" w:rsidRPr="00B824B0" w:rsidDel="0055501D">
          <w:rPr>
            <w:b/>
          </w:rPr>
          <w:delText>lation rising toward the target</w:delText>
        </w:r>
        <w:r w:rsidDel="0055501D">
          <w:rPr>
            <w:b/>
          </w:rPr>
          <w:delText xml:space="preserve">, the </w:delText>
        </w:r>
        <w:r w:rsidR="00E75485" w:rsidRPr="00B824B0" w:rsidDel="0055501D">
          <w:rPr>
            <w:b/>
          </w:rPr>
          <w:delText xml:space="preserve">central bank </w:delText>
        </w:r>
        <w:r w:rsidDel="0055501D">
          <w:rPr>
            <w:b/>
          </w:rPr>
          <w:delText>has begu</w:delText>
        </w:r>
        <w:r w:rsidR="00E75485" w:rsidRPr="00B824B0" w:rsidDel="0055501D">
          <w:rPr>
            <w:b/>
          </w:rPr>
          <w:delText>n a tightening cycle.</w:delText>
        </w:r>
        <w:r w:rsidR="00E75485" w:rsidRPr="005F2EB8" w:rsidDel="0055501D">
          <w:delText xml:space="preserve"> </w:delText>
        </w:r>
        <w:r w:rsidR="00E75485" w:rsidRPr="009270C8" w:rsidDel="0055501D">
          <w:delText>After decelerating toward the lower bound of the Bank of Canada’s target range (1-3 percent) in mid-2017, all three core inflation measures (CPI-trim, CPI-median, and CPI-common) and headline inflation have been edging up and currently hover around the mid-point of the range</w:delText>
        </w:r>
        <w:r w:rsidR="00F3194E" w:rsidDel="0055501D">
          <w:delText xml:space="preserve"> (Figure </w:delText>
        </w:r>
        <w:r w:rsidR="00C51BB4" w:rsidDel="0055501D">
          <w:delText>4</w:delText>
        </w:r>
        <w:r w:rsidR="00F3194E" w:rsidDel="0055501D">
          <w:delText>)</w:delText>
        </w:r>
        <w:r w:rsidR="00E75485" w:rsidRPr="009270C8" w:rsidDel="0055501D">
          <w:delText>.</w:delText>
        </w:r>
        <w:r w:rsidR="00496326" w:rsidDel="0055501D">
          <w:delText xml:space="preserve"> </w:delText>
        </w:r>
        <w:r w:rsidR="00E75485" w:rsidRPr="009270C8" w:rsidDel="0055501D">
          <w:delText>After being fixed at 50 basis points for two years, the policy</w:delText>
        </w:r>
        <w:r w:rsidR="001D0072" w:rsidDel="0055501D">
          <w:delText xml:space="preserve"> interest rate has been raised </w:delText>
        </w:r>
        <w:r w:rsidR="00E75485" w:rsidRPr="009270C8" w:rsidDel="0055501D">
          <w:delText xml:space="preserve">3 times since July 2017 </w:delText>
        </w:r>
        <w:r w:rsidR="00DF2A94" w:rsidDel="0055501D">
          <w:delText>to</w:delText>
        </w:r>
        <w:r w:rsidR="00E75485" w:rsidRPr="009270C8" w:rsidDel="0055501D">
          <w:delText xml:space="preserve"> 1.25 percent.</w:delText>
        </w:r>
        <w:r w:rsidR="00E75485" w:rsidRPr="00E75485" w:rsidDel="0055501D">
          <w:delText xml:space="preserve"> </w:delText>
        </w:r>
        <w:r w:rsidR="00E75485" w:rsidRPr="008E6A37" w:rsidDel="0055501D">
          <w:delText>Since June 2017, Canadian 10-year government bond yields have increased</w:delText>
        </w:r>
        <w:r w:rsidR="00E75485" w:rsidDel="0055501D">
          <w:delText xml:space="preserve"> by </w:delText>
        </w:r>
        <w:r w:rsidR="001D0072" w:rsidDel="0055501D">
          <w:delText>5</w:delText>
        </w:r>
        <w:r w:rsidR="00E75485" w:rsidDel="0055501D">
          <w:delText>0 basis points to 2.</w:delText>
        </w:r>
        <w:r w:rsidR="001D0072" w:rsidDel="0055501D">
          <w:delText>1</w:delText>
        </w:r>
        <w:r w:rsidR="00E75485" w:rsidDel="0055501D">
          <w:delText xml:space="preserve"> percent in line with </w:delText>
        </w:r>
        <w:r w:rsidR="006E3714" w:rsidDel="0055501D">
          <w:delText xml:space="preserve">rising U.S. treasury yields, and the </w:delText>
        </w:r>
        <w:r w:rsidR="00496326" w:rsidDel="0055501D">
          <w:delText xml:space="preserve">5-year </w:delText>
        </w:r>
        <w:r w:rsidR="006E3714" w:rsidDel="0055501D">
          <w:delText xml:space="preserve">mortgage rate </w:delText>
        </w:r>
        <w:r w:rsidR="00496326" w:rsidDel="0055501D">
          <w:delText xml:space="preserve">has increased </w:delText>
        </w:r>
        <w:r w:rsidR="006E3714" w:rsidDel="0055501D">
          <w:delText xml:space="preserve">by </w:delText>
        </w:r>
        <w:r w:rsidR="00496326" w:rsidDel="0055501D">
          <w:delText>70</w:delText>
        </w:r>
        <w:r w:rsidR="006E3714" w:rsidDel="0055501D">
          <w:delText xml:space="preserve"> basis points to </w:delText>
        </w:r>
        <w:r w:rsidR="00496326" w:rsidDel="0055501D">
          <w:delText>4</w:delText>
        </w:r>
        <w:r w:rsidR="006E3714" w:rsidDel="0055501D">
          <w:delText>.</w:delText>
        </w:r>
        <w:r w:rsidR="00496326" w:rsidDel="0055501D">
          <w:delText>3</w:delText>
        </w:r>
        <w:r w:rsidR="006E3714" w:rsidDel="0055501D">
          <w:delText xml:space="preserve"> percent.</w:delText>
        </w:r>
        <w:r w:rsidR="005F2EB8" w:rsidRPr="00513945" w:rsidDel="0055501D">
          <w:rPr>
            <w:sz w:val="22"/>
            <w:szCs w:val="22"/>
            <w:shd w:val="clear" w:color="auto" w:fill="FFFF00"/>
          </w:rPr>
          <w:delText xml:space="preserve"> </w:delText>
        </w:r>
      </w:del>
    </w:p>
    <w:p w14:paraId="6FCC7B4F" w14:textId="48175197" w:rsidR="00E75485" w:rsidRPr="00414D06" w:rsidDel="0055501D" w:rsidRDefault="00927344" w:rsidP="00426551">
      <w:pPr>
        <w:pStyle w:val="Heading2"/>
        <w:ind w:left="0"/>
        <w:rPr>
          <w:del w:id="285" w:author="Huang, Chengyu" w:date="2019-05-28T10:54:00Z"/>
          <w:sz w:val="26"/>
          <w:rPrChange w:id="286" w:author="Ochoa, Javier" w:date="2018-06-08T15:24:00Z">
            <w:rPr>
              <w:del w:id="287" w:author="Huang, Chengyu" w:date="2019-05-28T10:54:00Z"/>
            </w:rPr>
          </w:rPrChange>
        </w:rPr>
      </w:pPr>
      <w:bookmarkStart w:id="288" w:name="_Toc516148756"/>
      <w:bookmarkStart w:id="289" w:name="_Toc516218261"/>
      <w:bookmarkStart w:id="290" w:name="_Toc512008977"/>
      <w:bookmarkStart w:id="291" w:name="_Toc516239207"/>
      <w:del w:id="292" w:author="Huang, Chengyu" w:date="2019-05-28T10:54:00Z">
        <w:r w:rsidRPr="00414D06" w:rsidDel="0055501D">
          <w:rPr>
            <w:b w:val="0"/>
            <w:bCs w:val="0"/>
            <w:iCs w:val="0"/>
            <w:sz w:val="26"/>
            <w:rPrChange w:id="293" w:author="Ochoa, Javier" w:date="2018-06-08T15:24:00Z">
              <w:rPr>
                <w:b w:val="0"/>
                <w:bCs w:val="0"/>
                <w:iCs w:val="0"/>
              </w:rPr>
            </w:rPrChange>
          </w:rPr>
          <w:delText>H</w:delText>
        </w:r>
        <w:r w:rsidR="00E75485" w:rsidRPr="00414D06" w:rsidDel="0055501D">
          <w:rPr>
            <w:b w:val="0"/>
            <w:bCs w:val="0"/>
            <w:iCs w:val="0"/>
            <w:sz w:val="26"/>
            <w:rPrChange w:id="294" w:author="Ochoa, Javier" w:date="2018-06-08T15:24:00Z">
              <w:rPr>
                <w:b w:val="0"/>
                <w:bCs w:val="0"/>
                <w:iCs w:val="0"/>
              </w:rPr>
            </w:rPrChange>
          </w:rPr>
          <w:delText xml:space="preserve">ousing </w:delText>
        </w:r>
        <w:r w:rsidR="00426551" w:rsidRPr="00414D06" w:rsidDel="0055501D">
          <w:rPr>
            <w:b w:val="0"/>
            <w:bCs w:val="0"/>
            <w:iCs w:val="0"/>
            <w:sz w:val="26"/>
            <w:rPrChange w:id="295" w:author="Ochoa, Javier" w:date="2018-06-08T15:24:00Z">
              <w:rPr>
                <w:b w:val="0"/>
                <w:bCs w:val="0"/>
                <w:iCs w:val="0"/>
              </w:rPr>
            </w:rPrChange>
          </w:rPr>
          <w:delText>M</w:delText>
        </w:r>
        <w:r w:rsidR="00E75485" w:rsidRPr="00414D06" w:rsidDel="0055501D">
          <w:rPr>
            <w:b w:val="0"/>
            <w:bCs w:val="0"/>
            <w:iCs w:val="0"/>
            <w:sz w:val="26"/>
            <w:rPrChange w:id="296" w:author="Ochoa, Javier" w:date="2018-06-08T15:24:00Z">
              <w:rPr>
                <w:b w:val="0"/>
                <w:bCs w:val="0"/>
                <w:iCs w:val="0"/>
              </w:rPr>
            </w:rPrChange>
          </w:rPr>
          <w:delText xml:space="preserve">arket </w:delText>
        </w:r>
        <w:r w:rsidR="0025151E" w:rsidRPr="00414D06" w:rsidDel="0055501D">
          <w:rPr>
            <w:b w:val="0"/>
            <w:bCs w:val="0"/>
            <w:iCs w:val="0"/>
            <w:sz w:val="26"/>
            <w:rPrChange w:id="297" w:author="Ochoa, Javier" w:date="2018-06-08T15:24:00Z">
              <w:rPr>
                <w:b w:val="0"/>
                <w:bCs w:val="0"/>
                <w:iCs w:val="0"/>
              </w:rPr>
            </w:rPrChange>
          </w:rPr>
          <w:delText xml:space="preserve">Cools </w:delText>
        </w:r>
        <w:r w:rsidR="00B619EF" w:rsidRPr="00414D06" w:rsidDel="0055501D">
          <w:rPr>
            <w:b w:val="0"/>
            <w:bCs w:val="0"/>
            <w:iCs w:val="0"/>
            <w:sz w:val="26"/>
            <w:rPrChange w:id="298" w:author="Ochoa, Javier" w:date="2018-06-08T15:24:00Z">
              <w:rPr>
                <w:b w:val="0"/>
                <w:bCs w:val="0"/>
                <w:iCs w:val="0"/>
              </w:rPr>
            </w:rPrChange>
          </w:rPr>
          <w:delText>b</w:delText>
        </w:r>
        <w:r w:rsidR="00426551" w:rsidRPr="00414D06" w:rsidDel="0055501D">
          <w:rPr>
            <w:b w:val="0"/>
            <w:bCs w:val="0"/>
            <w:iCs w:val="0"/>
            <w:sz w:val="26"/>
            <w:rPrChange w:id="299" w:author="Ochoa, Javier" w:date="2018-06-08T15:24:00Z">
              <w:rPr>
                <w:b w:val="0"/>
                <w:bCs w:val="0"/>
                <w:iCs w:val="0"/>
              </w:rPr>
            </w:rPrChange>
          </w:rPr>
          <w:delText xml:space="preserve">ut Household Debt </w:delText>
        </w:r>
        <w:r w:rsidR="0025151E" w:rsidRPr="00414D06" w:rsidDel="0055501D">
          <w:rPr>
            <w:b w:val="0"/>
            <w:bCs w:val="0"/>
            <w:iCs w:val="0"/>
            <w:sz w:val="26"/>
            <w:rPrChange w:id="300" w:author="Ochoa, Javier" w:date="2018-06-08T15:24:00Z">
              <w:rPr>
                <w:b w:val="0"/>
                <w:bCs w:val="0"/>
                <w:iCs w:val="0"/>
              </w:rPr>
            </w:rPrChange>
          </w:rPr>
          <w:delText>Remains High</w:delText>
        </w:r>
        <w:bookmarkEnd w:id="288"/>
        <w:bookmarkEnd w:id="289"/>
        <w:bookmarkEnd w:id="290"/>
        <w:bookmarkEnd w:id="291"/>
      </w:del>
    </w:p>
    <w:p w14:paraId="6919DDC7" w14:textId="10D7F8DA" w:rsidR="00623979" w:rsidDel="0055501D" w:rsidRDefault="00C157C4" w:rsidP="00DB350D">
      <w:pPr>
        <w:pStyle w:val="ParagraphNumbering"/>
        <w:ind w:left="0" w:firstLine="0"/>
        <w:rPr>
          <w:del w:id="301" w:author="Huang, Chengyu" w:date="2019-05-28T10:54:00Z"/>
        </w:rPr>
      </w:pPr>
      <w:bookmarkStart w:id="302" w:name="_Hlk509913705"/>
      <w:bookmarkStart w:id="303" w:name="_Hlk508293254"/>
      <w:del w:id="304" w:author="Huang, Chengyu" w:date="2019-05-28T10:54:00Z">
        <w:r w:rsidRPr="00AE0811" w:rsidDel="0055501D">
          <w:rPr>
            <w:b/>
          </w:rPr>
          <w:delText>Ho</w:delText>
        </w:r>
        <w:r w:rsidR="00F0066D" w:rsidDel="0055501D">
          <w:rPr>
            <w:b/>
          </w:rPr>
          <w:delText xml:space="preserve">use </w:delText>
        </w:r>
        <w:r w:rsidR="00C027B0" w:rsidDel="0055501D">
          <w:rPr>
            <w:b/>
          </w:rPr>
          <w:delText xml:space="preserve">prices in the </w:delText>
        </w:r>
        <w:r w:rsidR="00E82F60" w:rsidRPr="00AE0811" w:rsidDel="0055501D">
          <w:rPr>
            <w:b/>
          </w:rPr>
          <w:delText>major</w:delText>
        </w:r>
        <w:r w:rsidR="004A35BE" w:rsidRPr="00AE0811" w:rsidDel="0055501D">
          <w:rPr>
            <w:b/>
          </w:rPr>
          <w:delText xml:space="preserve"> cities are growing at </w:delText>
        </w:r>
        <w:r w:rsidR="00E82F60" w:rsidRPr="00AE0811" w:rsidDel="0055501D">
          <w:rPr>
            <w:b/>
          </w:rPr>
          <w:delText xml:space="preserve">a </w:delText>
        </w:r>
        <w:r w:rsidRPr="00AE0811" w:rsidDel="0055501D">
          <w:rPr>
            <w:b/>
          </w:rPr>
          <w:delText>more moderate</w:delText>
        </w:r>
        <w:r w:rsidR="00E82F60" w:rsidRPr="00AE0811" w:rsidDel="0055501D">
          <w:rPr>
            <w:b/>
          </w:rPr>
          <w:delText xml:space="preserve"> pace</w:delText>
        </w:r>
        <w:r w:rsidRPr="00AE0811" w:rsidDel="0055501D">
          <w:rPr>
            <w:b/>
          </w:rPr>
          <w:delText xml:space="preserve"> after the latest round of macroprudential and tax measures</w:delText>
        </w:r>
        <w:r w:rsidR="00E75485" w:rsidRPr="00AE0811" w:rsidDel="0055501D">
          <w:rPr>
            <w:b/>
          </w:rPr>
          <w:delText xml:space="preserve">. </w:delText>
        </w:r>
        <w:bookmarkEnd w:id="302"/>
        <w:r w:rsidR="009245EA" w:rsidRPr="009245EA" w:rsidDel="0055501D">
          <w:delText xml:space="preserve">Since the beginning of this year, </w:delText>
        </w:r>
        <w:r w:rsidR="00496326" w:rsidDel="0055501D">
          <w:delText xml:space="preserve">annual house price inflation </w:delText>
        </w:r>
        <w:r w:rsidR="00702D88" w:rsidRPr="009245EA" w:rsidDel="0055501D">
          <w:delText xml:space="preserve">has fallen from </w:delText>
        </w:r>
        <w:r w:rsidR="00623979" w:rsidRPr="009245EA" w:rsidDel="0055501D">
          <w:delText>over 30 percent at the peak to a</w:delText>
        </w:r>
        <w:r w:rsidR="007F787F" w:rsidRPr="009245EA" w:rsidDel="0055501D">
          <w:delText xml:space="preserve">bout </w:delText>
        </w:r>
        <w:r w:rsidR="00702D88" w:rsidRPr="009245EA" w:rsidDel="0055501D">
          <w:delText>16</w:delText>
        </w:r>
        <w:r w:rsidR="007F787F" w:rsidRPr="009245EA" w:rsidDel="0055501D">
          <w:delText xml:space="preserve"> percent i</w:delText>
        </w:r>
        <w:r w:rsidR="00882235" w:rsidRPr="009245EA" w:rsidDel="0055501D">
          <w:delText xml:space="preserve">n </w:delText>
        </w:r>
        <w:r w:rsidR="007F787F" w:rsidRPr="009245EA" w:rsidDel="0055501D">
          <w:delText>Vancouver and</w:delText>
        </w:r>
        <w:r w:rsidR="00702D88" w:rsidRPr="009245EA" w:rsidDel="0055501D">
          <w:delText xml:space="preserve"> </w:delText>
        </w:r>
        <w:r w:rsidR="009245EA" w:rsidDel="0055501D">
          <w:delText xml:space="preserve">has turned negative </w:delText>
        </w:r>
        <w:r w:rsidR="00702D88" w:rsidRPr="009245EA" w:rsidDel="0055501D">
          <w:delText>in</w:delText>
        </w:r>
        <w:r w:rsidR="00702D88" w:rsidRPr="009245EA" w:rsidDel="0055501D">
          <w:rPr>
            <w:b/>
          </w:rPr>
          <w:delText xml:space="preserve"> </w:delText>
        </w:r>
        <w:r w:rsidR="00E75485" w:rsidRPr="009245EA" w:rsidDel="0055501D">
          <w:delText>Toronto</w:delText>
        </w:r>
        <w:r w:rsidR="00896517" w:rsidRPr="009245EA" w:rsidDel="0055501D">
          <w:delText>,</w:delText>
        </w:r>
        <w:r w:rsidR="00DB350D" w:rsidDel="0055501D">
          <w:delText xml:space="preserve"> </w:delText>
        </w:r>
        <w:r w:rsidR="00623979" w:rsidDel="0055501D">
          <w:delText xml:space="preserve">and home sales have been the </w:delText>
        </w:r>
        <w:r w:rsidR="008F50A7" w:rsidDel="0055501D">
          <w:delText>s</w:delText>
        </w:r>
        <w:r w:rsidR="00623979" w:rsidDel="0055501D">
          <w:delText>lowest in more than a decade</w:delText>
        </w:r>
        <w:r w:rsidR="00F3194E" w:rsidDel="0055501D">
          <w:delText xml:space="preserve"> (Figure </w:delText>
        </w:r>
        <w:r w:rsidR="009825C6" w:rsidDel="0055501D">
          <w:delText>5</w:delText>
        </w:r>
        <w:r w:rsidR="00F3194E" w:rsidDel="0055501D">
          <w:delText>)</w:delText>
        </w:r>
        <w:r w:rsidR="008F50A7" w:rsidDel="0055501D">
          <w:delText xml:space="preserve">. </w:delText>
        </w:r>
        <w:r w:rsidR="00DB350D" w:rsidDel="0055501D">
          <w:delText xml:space="preserve">In other regions, </w:delText>
        </w:r>
        <w:r w:rsidR="00554FAF" w:rsidDel="0055501D">
          <w:delText>house</w:delText>
        </w:r>
        <w:r w:rsidR="00496326" w:rsidDel="0055501D">
          <w:delText xml:space="preserve"> </w:delText>
        </w:r>
        <w:r w:rsidR="00554FAF" w:rsidDel="0055501D">
          <w:delText xml:space="preserve">price </w:delText>
        </w:r>
        <w:r w:rsidR="00496326" w:rsidDel="0055501D">
          <w:delText>inflation</w:delText>
        </w:r>
        <w:r w:rsidR="00554FAF" w:rsidDel="0055501D">
          <w:delText xml:space="preserve"> </w:delText>
        </w:r>
        <w:r w:rsidR="00511A32" w:rsidDel="0055501D">
          <w:delText>is</w:delText>
        </w:r>
        <w:r w:rsidR="00554FAF" w:rsidDel="0055501D">
          <w:delText xml:space="preserve"> in </w:delText>
        </w:r>
        <w:r w:rsidR="00511A32" w:rsidDel="0055501D">
          <w:delText xml:space="preserve">the </w:delText>
        </w:r>
        <w:r w:rsidR="00554FAF" w:rsidDel="0055501D">
          <w:delText>low single digits</w:delText>
        </w:r>
        <w:r w:rsidR="00DB350D" w:rsidDel="0055501D">
          <w:delText xml:space="preserve">, while in Calgary, prices </w:delText>
        </w:r>
        <w:r w:rsidR="00554FAF" w:rsidDel="0055501D">
          <w:delText>remain</w:delText>
        </w:r>
        <w:r w:rsidR="00DB350D" w:rsidDel="0055501D">
          <w:delText xml:space="preserve"> depressed four years after the oil shock.</w:delText>
        </w:r>
        <w:r w:rsidR="00DB350D" w:rsidRPr="003B36A4" w:rsidDel="0055501D">
          <w:delText xml:space="preserve"> </w:delText>
        </w:r>
        <w:bookmarkStart w:id="305" w:name="_Hlk509913753"/>
        <w:r w:rsidR="008F50A7" w:rsidDel="0055501D">
          <w:delText>The</w:delText>
        </w:r>
        <w:r w:rsidR="00DB350D" w:rsidDel="0055501D">
          <w:delText xml:space="preserve"> general</w:delText>
        </w:r>
        <w:r w:rsidR="008F50A7" w:rsidDel="0055501D">
          <w:delText xml:space="preserve"> slowdown reflects </w:delText>
        </w:r>
        <w:r w:rsidR="00F3194E" w:rsidDel="0055501D">
          <w:delText xml:space="preserve">the use of </w:delText>
        </w:r>
        <w:r w:rsidR="003B4621" w:rsidDel="0055501D">
          <w:delText>macroprudential</w:delText>
        </w:r>
        <w:r w:rsidR="00526947" w:rsidDel="0055501D">
          <w:delText xml:space="preserve"> measures to</w:delText>
        </w:r>
        <w:r w:rsidR="00833FF6" w:rsidDel="0055501D">
          <w:delText xml:space="preserve"> </w:delText>
        </w:r>
        <w:r w:rsidR="00DB471C" w:rsidDel="0055501D">
          <w:delText xml:space="preserve">safeguard financial stability and </w:delText>
        </w:r>
        <w:r w:rsidR="003B4621" w:rsidDel="0055501D">
          <w:delText xml:space="preserve">provincial tax measures </w:delText>
        </w:r>
        <w:r w:rsidR="00DB471C" w:rsidDel="0055501D">
          <w:delText xml:space="preserve">to </w:delText>
        </w:r>
        <w:r w:rsidR="00526947" w:rsidDel="0055501D">
          <w:delText>mitigat</w:delText>
        </w:r>
        <w:r w:rsidR="00DB471C" w:rsidDel="0055501D">
          <w:delText>e</w:delText>
        </w:r>
        <w:r w:rsidR="00526947" w:rsidDel="0055501D">
          <w:delText xml:space="preserve"> </w:delText>
        </w:r>
        <w:r w:rsidR="00AE0811" w:rsidDel="0055501D">
          <w:delText>speculative activity</w:delText>
        </w:r>
        <w:r w:rsidR="00623979" w:rsidDel="0055501D">
          <w:delText xml:space="preserve"> </w:delText>
        </w:r>
        <w:r w:rsidR="003B4621" w:rsidDel="0055501D">
          <w:delText xml:space="preserve">and improve affordability </w:delText>
        </w:r>
        <w:r w:rsidR="00DB471C" w:rsidDel="0055501D">
          <w:delText>in regional markets</w:delText>
        </w:r>
        <w:bookmarkEnd w:id="305"/>
        <w:r w:rsidR="00D74C4B" w:rsidDel="0055501D">
          <w:delText>.</w:delText>
        </w:r>
      </w:del>
    </w:p>
    <w:bookmarkEnd w:id="303"/>
    <w:p w14:paraId="42EEFBB9" w14:textId="2631B0F6" w:rsidR="00C157C4" w:rsidDel="0055501D" w:rsidRDefault="0025151E" w:rsidP="00623979">
      <w:pPr>
        <w:pStyle w:val="ParagraphNumbering"/>
        <w:ind w:left="0" w:firstLine="0"/>
        <w:rPr>
          <w:del w:id="306" w:author="Huang, Chengyu" w:date="2019-05-28T10:54:00Z"/>
        </w:rPr>
      </w:pPr>
      <w:del w:id="307" w:author="Huang, Chengyu" w:date="2019-05-28T10:54:00Z">
        <w:r w:rsidDel="0055501D">
          <w:rPr>
            <w:b/>
          </w:rPr>
          <w:delText>H</w:delText>
        </w:r>
        <w:r w:rsidR="00CC4A20" w:rsidRPr="00494B96" w:rsidDel="0055501D">
          <w:rPr>
            <w:b/>
          </w:rPr>
          <w:delText>ousehold debt</w:delText>
        </w:r>
        <w:r w:rsidR="00B863D1" w:rsidDel="0055501D">
          <w:rPr>
            <w:b/>
          </w:rPr>
          <w:delText xml:space="preserve"> </w:delText>
        </w:r>
        <w:r w:rsidR="00CC4A20" w:rsidRPr="00494B96" w:rsidDel="0055501D">
          <w:rPr>
            <w:b/>
          </w:rPr>
          <w:delText xml:space="preserve">remains </w:delText>
        </w:r>
        <w:r w:rsidR="00AE1A17" w:rsidDel="0055501D">
          <w:rPr>
            <w:b/>
          </w:rPr>
          <w:delText>a</w:delText>
        </w:r>
        <w:r w:rsidR="00CC4A20" w:rsidRPr="00494B96" w:rsidDel="0055501D">
          <w:rPr>
            <w:b/>
          </w:rPr>
          <w:delText xml:space="preserve"> ke</w:delText>
        </w:r>
        <w:r w:rsidR="00494B96" w:rsidRPr="00494B96" w:rsidDel="0055501D">
          <w:rPr>
            <w:b/>
          </w:rPr>
          <w:delText>y macro-financial vulnerability</w:delText>
        </w:r>
        <w:r w:rsidR="00494B96" w:rsidDel="0055501D">
          <w:delText>.</w:delText>
        </w:r>
        <w:r w:rsidR="00CC4A20" w:rsidDel="0055501D">
          <w:delText xml:space="preserve"> </w:delText>
        </w:r>
        <w:r w:rsidDel="0055501D">
          <w:delText xml:space="preserve">Household debt </w:delText>
        </w:r>
        <w:r w:rsidRPr="0025151E" w:rsidDel="0055501D">
          <w:delText>is 173 percent of disposable income</w:delText>
        </w:r>
        <w:r w:rsidDel="0055501D">
          <w:delText>, of which</w:delText>
        </w:r>
        <w:r w:rsidRPr="0025151E" w:rsidDel="0055501D">
          <w:delText xml:space="preserve"> </w:delText>
        </w:r>
        <w:r w:rsidR="00DD6E74" w:rsidDel="0055501D">
          <w:delText>80</w:delText>
        </w:r>
        <w:r w:rsidR="00E82F60" w:rsidDel="0055501D">
          <w:delText xml:space="preserve"> percent </w:delText>
        </w:r>
        <w:r w:rsidDel="0055501D">
          <w:delText>is</w:delText>
        </w:r>
        <w:r w:rsidR="00E82F60" w:rsidDel="0055501D">
          <w:delText xml:space="preserve"> mortgage debt and home equity lines of credit (HELOC).</w:delText>
        </w:r>
        <w:r w:rsidR="007162AD" w:rsidDel="0055501D">
          <w:rPr>
            <w:rStyle w:val="FootnoteReference"/>
          </w:rPr>
          <w:footnoteReference w:id="4"/>
        </w:r>
        <w:r w:rsidR="00B02DC6" w:rsidDel="0055501D">
          <w:delText xml:space="preserve"> </w:delText>
        </w:r>
        <w:r w:rsidR="00511A32" w:rsidDel="0055501D">
          <w:delText xml:space="preserve">Because of </w:delText>
        </w:r>
        <w:r w:rsidR="00E673C4" w:rsidDel="0055501D">
          <w:delText>changes in housing finance policy</w:delText>
        </w:r>
        <w:r w:rsidR="00554FAF" w:rsidDel="0055501D">
          <w:delText>, v</w:delText>
        </w:r>
        <w:r w:rsidR="00493BE8" w:rsidDel="0055501D">
          <w:delText xml:space="preserve">ulnerabilities in the mortgage market have shifted over time. </w:delText>
        </w:r>
        <w:r w:rsidR="00B86D15" w:rsidDel="0055501D">
          <w:delText>Low-ratio mortgages</w:delText>
        </w:r>
        <w:r w:rsidR="00E673C4" w:rsidDel="0055501D">
          <w:delText xml:space="preserve">, which tend to be larger </w:delText>
        </w:r>
        <w:r w:rsidR="00511A32" w:rsidDel="0055501D">
          <w:delText>in value</w:delText>
        </w:r>
        <w:r w:rsidR="00E673C4" w:rsidDel="0055501D">
          <w:delText>,</w:delText>
        </w:r>
        <w:r w:rsidR="00B86D15" w:rsidDel="0055501D">
          <w:delText xml:space="preserve"> have become more prevalent</w:delText>
        </w:r>
        <w:r w:rsidR="00493BE8" w:rsidDel="0055501D">
          <w:delText>, accounting</w:delText>
        </w:r>
        <w:r w:rsidR="00E673C4" w:rsidDel="0055501D">
          <w:delText xml:space="preserve"> </w:delText>
        </w:r>
        <w:r w:rsidR="00493BE8" w:rsidDel="0055501D">
          <w:delText>for 7</w:delText>
        </w:r>
        <w:r w:rsidR="00FD50D8" w:rsidDel="0055501D">
          <w:delText>5</w:delText>
        </w:r>
        <w:r w:rsidR="00493BE8" w:rsidDel="0055501D">
          <w:delText xml:space="preserve"> percent of </w:delText>
        </w:r>
        <w:r w:rsidR="00FD50D8" w:rsidDel="0055501D">
          <w:delText xml:space="preserve">new lending </w:delText>
        </w:r>
        <w:r w:rsidR="00E673C4" w:rsidDel="0055501D">
          <w:delText>nation</w:delText>
        </w:r>
        <w:r w:rsidR="00511A32" w:rsidDel="0055501D">
          <w:delText>wide</w:delText>
        </w:r>
        <w:r w:rsidR="00E673C4" w:rsidDel="0055501D">
          <w:delText xml:space="preserve"> </w:delText>
        </w:r>
        <w:r w:rsidR="00FD50D8" w:rsidDel="0055501D">
          <w:delText xml:space="preserve">and </w:delText>
        </w:r>
        <w:r w:rsidR="00E673C4" w:rsidDel="0055501D">
          <w:delText xml:space="preserve">for </w:delText>
        </w:r>
        <w:r w:rsidR="00FD50D8" w:rsidDel="0055501D">
          <w:delText>90 percent in Toronto and Vancouver</w:delText>
        </w:r>
        <w:r w:rsidR="00F05FA8" w:rsidDel="0055501D">
          <w:delText xml:space="preserve"> in 2017</w:delText>
        </w:r>
        <w:r w:rsidR="00493BE8" w:rsidDel="0055501D">
          <w:delText>.</w:delText>
        </w:r>
        <w:r w:rsidR="0035601F" w:rsidRPr="0035601F" w:rsidDel="0055501D">
          <w:rPr>
            <w:rStyle w:val="FootnoteReference"/>
          </w:rPr>
          <w:delText xml:space="preserve"> </w:delText>
        </w:r>
        <w:r w:rsidR="0035601F" w:rsidDel="0055501D">
          <w:rPr>
            <w:rStyle w:val="FootnoteReference"/>
          </w:rPr>
          <w:footnoteReference w:id="5"/>
        </w:r>
        <w:r w:rsidR="0035601F" w:rsidDel="0055501D">
          <w:delText xml:space="preserve"> </w:delText>
        </w:r>
        <w:r w:rsidR="00DB350D" w:rsidDel="0055501D">
          <w:delText xml:space="preserve">Although </w:delText>
        </w:r>
        <w:r w:rsidR="00722423" w:rsidDel="0055501D">
          <w:delText xml:space="preserve">low-ratio mortgages </w:delText>
        </w:r>
        <w:r w:rsidR="003924CE" w:rsidDel="0055501D">
          <w:delText xml:space="preserve">in principle </w:delText>
        </w:r>
        <w:r w:rsidR="00722423" w:rsidDel="0055501D">
          <w:delText xml:space="preserve">create fewer vulnerabilities because of their large equity cushion, several indicators suggest </w:delText>
        </w:r>
        <w:r w:rsidR="00541DE7" w:rsidRPr="00C83B29" w:rsidDel="0055501D">
          <w:delText xml:space="preserve">vulnerabilities among </w:delText>
        </w:r>
        <w:r w:rsidR="00F05FA8" w:rsidDel="0055501D">
          <w:delText>these</w:delText>
        </w:r>
        <w:r w:rsidR="00541DE7" w:rsidRPr="00C83B29" w:rsidDel="0055501D">
          <w:delText xml:space="preserve"> borrowers have increased</w:delText>
        </w:r>
        <w:r w:rsidR="00541DE7" w:rsidDel="0055501D">
          <w:delText xml:space="preserve">. </w:delText>
        </w:r>
        <w:r w:rsidR="003924CE" w:rsidDel="0055501D">
          <w:delText>Notably, t</w:delText>
        </w:r>
        <w:r w:rsidR="00850065" w:rsidDel="0055501D">
          <w:delText>he</w:delText>
        </w:r>
        <w:r w:rsidR="00E673C4" w:rsidDel="0055501D">
          <w:delText xml:space="preserve"> share of low-ratio mortgage borrowers who are </w:delText>
        </w:r>
        <w:r w:rsidR="00C83B29" w:rsidRPr="00C83B29" w:rsidDel="0055501D">
          <w:delText xml:space="preserve">highly indebted </w:delText>
        </w:r>
        <w:r w:rsidR="001F5422" w:rsidDel="0055501D">
          <w:delText xml:space="preserve">(LTI greater than 450 percent) </w:delText>
        </w:r>
        <w:r w:rsidR="00E673C4" w:rsidDel="0055501D">
          <w:delText xml:space="preserve">has </w:delText>
        </w:r>
        <w:r w:rsidR="00C83B29" w:rsidRPr="00C83B29" w:rsidDel="0055501D">
          <w:delText xml:space="preserve">increased from 23 percent in 2014 to 32 percent in 2016. The increase is more pronounced among younger borrowers </w:delText>
        </w:r>
        <w:r w:rsidR="001F5422" w:rsidDel="0055501D">
          <w:delText xml:space="preserve">(less than 35 years of age), </w:delText>
        </w:r>
        <w:r w:rsidR="00511A32" w:rsidDel="0055501D">
          <w:delText xml:space="preserve">borrowers </w:delText>
        </w:r>
        <w:r w:rsidR="00D90777" w:rsidDel="0055501D">
          <w:delText>in the lowest income quintile,</w:delText>
        </w:r>
        <w:r w:rsidR="001F5422" w:rsidDel="0055501D">
          <w:delText xml:space="preserve"> </w:delText>
        </w:r>
        <w:r w:rsidR="00C83B29" w:rsidRPr="00C83B29" w:rsidDel="0055501D">
          <w:delText xml:space="preserve">and </w:delText>
        </w:r>
        <w:r w:rsidR="00D90777" w:rsidDel="0055501D">
          <w:delText xml:space="preserve">borrowers </w:delText>
        </w:r>
        <w:r w:rsidR="00C83B29" w:rsidRPr="00C83B29" w:rsidDel="0055501D">
          <w:delText>in markets with strong house price growth.</w:delText>
        </w:r>
      </w:del>
    </w:p>
    <w:p w14:paraId="3BA3439C" w14:textId="55456289" w:rsidR="00E75485" w:rsidRPr="00414D06" w:rsidDel="0055501D" w:rsidRDefault="00426551" w:rsidP="00426551">
      <w:pPr>
        <w:pStyle w:val="Heading2"/>
        <w:ind w:left="0"/>
        <w:rPr>
          <w:del w:id="312" w:author="Huang, Chengyu" w:date="2019-05-28T10:54:00Z"/>
          <w:sz w:val="26"/>
          <w:rPrChange w:id="313" w:author="Ochoa, Javier" w:date="2018-06-08T15:24:00Z">
            <w:rPr>
              <w:del w:id="314" w:author="Huang, Chengyu" w:date="2019-05-28T10:54:00Z"/>
            </w:rPr>
          </w:rPrChange>
        </w:rPr>
      </w:pPr>
      <w:bookmarkStart w:id="315" w:name="_Toc516148757"/>
      <w:bookmarkStart w:id="316" w:name="_Toc516218262"/>
      <w:bookmarkStart w:id="317" w:name="_Toc512008978"/>
      <w:bookmarkStart w:id="318" w:name="_Toc516239208"/>
      <w:del w:id="319" w:author="Huang, Chengyu" w:date="2019-05-28T10:54:00Z">
        <w:r w:rsidRPr="00414D06" w:rsidDel="0055501D">
          <w:rPr>
            <w:b w:val="0"/>
            <w:bCs w:val="0"/>
            <w:iCs w:val="0"/>
            <w:sz w:val="26"/>
            <w:rPrChange w:id="320" w:author="Ochoa, Javier" w:date="2018-06-08T15:24:00Z">
              <w:rPr>
                <w:b w:val="0"/>
                <w:bCs w:val="0"/>
                <w:iCs w:val="0"/>
              </w:rPr>
            </w:rPrChange>
          </w:rPr>
          <w:delText>Another Banner Y</w:delText>
        </w:r>
        <w:r w:rsidR="00465D10" w:rsidRPr="00414D06" w:rsidDel="0055501D">
          <w:rPr>
            <w:b w:val="0"/>
            <w:bCs w:val="0"/>
            <w:iCs w:val="0"/>
            <w:sz w:val="26"/>
            <w:rPrChange w:id="321" w:author="Ochoa, Javier" w:date="2018-06-08T15:24:00Z">
              <w:rPr>
                <w:b w:val="0"/>
                <w:bCs w:val="0"/>
                <w:iCs w:val="0"/>
              </w:rPr>
            </w:rPrChange>
          </w:rPr>
          <w:delText xml:space="preserve">ear for </w:delText>
        </w:r>
        <w:r w:rsidRPr="00414D06" w:rsidDel="0055501D">
          <w:rPr>
            <w:b w:val="0"/>
            <w:bCs w:val="0"/>
            <w:iCs w:val="0"/>
            <w:sz w:val="26"/>
            <w:rPrChange w:id="322" w:author="Ochoa, Javier" w:date="2018-06-08T15:24:00Z">
              <w:rPr>
                <w:b w:val="0"/>
                <w:bCs w:val="0"/>
                <w:iCs w:val="0"/>
              </w:rPr>
            </w:rPrChange>
          </w:rPr>
          <w:delText>the Large B</w:delText>
        </w:r>
        <w:r w:rsidR="00263968" w:rsidRPr="00414D06" w:rsidDel="0055501D">
          <w:rPr>
            <w:b w:val="0"/>
            <w:bCs w:val="0"/>
            <w:iCs w:val="0"/>
            <w:sz w:val="26"/>
            <w:rPrChange w:id="323" w:author="Ochoa, Javier" w:date="2018-06-08T15:24:00Z">
              <w:rPr>
                <w:b w:val="0"/>
                <w:bCs w:val="0"/>
                <w:iCs w:val="0"/>
              </w:rPr>
            </w:rPrChange>
          </w:rPr>
          <w:delText xml:space="preserve">anks </w:delText>
        </w:r>
        <w:r w:rsidRPr="00414D06" w:rsidDel="0055501D">
          <w:rPr>
            <w:b w:val="0"/>
            <w:bCs w:val="0"/>
            <w:iCs w:val="0"/>
            <w:sz w:val="26"/>
            <w:rPrChange w:id="324" w:author="Ochoa, Javier" w:date="2018-06-08T15:24:00Z">
              <w:rPr>
                <w:b w:val="0"/>
                <w:bCs w:val="0"/>
                <w:iCs w:val="0"/>
              </w:rPr>
            </w:rPrChange>
          </w:rPr>
          <w:delText>with Some New R</w:delText>
        </w:r>
        <w:r w:rsidR="00465D10" w:rsidRPr="00414D06" w:rsidDel="0055501D">
          <w:rPr>
            <w:b w:val="0"/>
            <w:bCs w:val="0"/>
            <w:iCs w:val="0"/>
            <w:sz w:val="26"/>
            <w:rPrChange w:id="325" w:author="Ochoa, Javier" w:date="2018-06-08T15:24:00Z">
              <w:rPr>
                <w:b w:val="0"/>
                <w:bCs w:val="0"/>
                <w:iCs w:val="0"/>
              </w:rPr>
            </w:rPrChange>
          </w:rPr>
          <w:delText>isks</w:delText>
        </w:r>
        <w:bookmarkEnd w:id="315"/>
        <w:bookmarkEnd w:id="316"/>
        <w:bookmarkEnd w:id="317"/>
        <w:bookmarkEnd w:id="318"/>
      </w:del>
    </w:p>
    <w:p w14:paraId="19078834" w14:textId="1A539A4A" w:rsidR="007A2443" w:rsidDel="0055501D" w:rsidRDefault="00CE3252" w:rsidP="00CF735E">
      <w:pPr>
        <w:pStyle w:val="ParagraphNumbering"/>
        <w:autoSpaceDE w:val="0"/>
        <w:autoSpaceDN w:val="0"/>
        <w:adjustRightInd w:val="0"/>
        <w:ind w:left="0" w:firstLine="0"/>
        <w:rPr>
          <w:del w:id="326" w:author="Huang, Chengyu" w:date="2019-05-28T10:54:00Z"/>
        </w:rPr>
      </w:pPr>
      <w:bookmarkStart w:id="327" w:name="_Hlk511138261"/>
      <w:bookmarkStart w:id="328" w:name="_Hlk511812909"/>
      <w:bookmarkStart w:id="329" w:name="_Hlk509067802"/>
      <w:del w:id="330" w:author="Huang, Chengyu" w:date="2019-05-28T10:54:00Z">
        <w:r w:rsidRPr="00470DFA" w:rsidDel="0055501D">
          <w:rPr>
            <w:b/>
          </w:rPr>
          <w:delText xml:space="preserve">The </w:delText>
        </w:r>
        <w:r w:rsidR="00902EC4" w:rsidDel="0055501D">
          <w:rPr>
            <w:b/>
          </w:rPr>
          <w:delText>financial indicators</w:delText>
        </w:r>
        <w:r w:rsidR="00B7420F" w:rsidRPr="00470DFA" w:rsidDel="0055501D">
          <w:rPr>
            <w:b/>
          </w:rPr>
          <w:delText xml:space="preserve"> </w:delText>
        </w:r>
        <w:r w:rsidR="00902EC4" w:rsidDel="0055501D">
          <w:rPr>
            <w:b/>
          </w:rPr>
          <w:delText xml:space="preserve">of the </w:delText>
        </w:r>
        <w:r w:rsidR="00945128" w:rsidRPr="00470DFA" w:rsidDel="0055501D">
          <w:rPr>
            <w:b/>
          </w:rPr>
          <w:delText xml:space="preserve">six </w:delText>
        </w:r>
        <w:r w:rsidRPr="00470DFA" w:rsidDel="0055501D">
          <w:rPr>
            <w:b/>
          </w:rPr>
          <w:delText>largest banks (D-SIBS)</w:delText>
        </w:r>
        <w:r w:rsidR="00806F6A" w:rsidDel="0055501D">
          <w:rPr>
            <w:b/>
          </w:rPr>
          <w:delText>,</w:delText>
        </w:r>
        <w:r w:rsidRPr="00470DFA" w:rsidDel="0055501D">
          <w:rPr>
            <w:b/>
          </w:rPr>
          <w:delText xml:space="preserve"> accounting for 93 percent of banking system assets</w:delText>
        </w:r>
        <w:r w:rsidR="00806F6A" w:rsidDel="0055501D">
          <w:rPr>
            <w:b/>
          </w:rPr>
          <w:delText>,</w:delText>
        </w:r>
        <w:r w:rsidR="009C2955" w:rsidDel="0055501D">
          <w:delText xml:space="preserve"> </w:delText>
        </w:r>
        <w:r w:rsidR="00470DFA" w:rsidDel="0055501D">
          <w:rPr>
            <w:b/>
          </w:rPr>
          <w:delText>appear</w:delText>
        </w:r>
        <w:r w:rsidR="00B7420F" w:rsidRPr="00470DFA" w:rsidDel="0055501D">
          <w:rPr>
            <w:b/>
          </w:rPr>
          <w:delText xml:space="preserve"> strong</w:delText>
        </w:r>
        <w:bookmarkEnd w:id="327"/>
        <w:r w:rsidR="00465D10" w:rsidRPr="00470DFA" w:rsidDel="0055501D">
          <w:rPr>
            <w:b/>
          </w:rPr>
          <w:delText>.</w:delText>
        </w:r>
        <w:bookmarkEnd w:id="328"/>
        <w:r w:rsidR="00465D10" w:rsidDel="0055501D">
          <w:delText xml:space="preserve"> </w:delText>
        </w:r>
        <w:r w:rsidR="00945128" w:rsidDel="0055501D">
          <w:delText xml:space="preserve">The D-SIBs </w:delText>
        </w:r>
        <w:r w:rsidR="00945128" w:rsidRPr="00945128" w:rsidDel="0055501D">
          <w:delText>have employed different strategies to support earnings growth, including acquisitions abroad and expansion in wealth management and capital markets businesses.</w:delText>
        </w:r>
        <w:r w:rsidR="00BB3B3C" w:rsidRPr="00BB3B3C" w:rsidDel="0055501D">
          <w:rPr>
            <w:rStyle w:val="FootnoteReference"/>
          </w:rPr>
          <w:delText xml:space="preserve"> </w:delText>
        </w:r>
        <w:r w:rsidR="00BB3B3C" w:rsidDel="0055501D">
          <w:rPr>
            <w:rStyle w:val="FootnoteReference"/>
          </w:rPr>
          <w:footnoteReference w:id="6"/>
        </w:r>
        <w:r w:rsidR="00945128" w:rsidRPr="00945128" w:rsidDel="0055501D">
          <w:delText xml:space="preserve"> </w:delText>
        </w:r>
        <w:r w:rsidR="00B7420F" w:rsidRPr="00945128" w:rsidDel="0055501D">
          <w:delText>Their</w:delText>
        </w:r>
        <w:r w:rsidR="00465D10" w:rsidRPr="00945128" w:rsidDel="0055501D">
          <w:delText xml:space="preserve"> </w:delText>
        </w:r>
        <w:r w:rsidR="00B7420F" w:rsidDel="0055501D">
          <w:delText>return on equity of</w:delText>
        </w:r>
        <w:r w:rsidR="0037511E" w:rsidDel="0055501D">
          <w:delText xml:space="preserve"> around 15 percent remains well above the average of G-SIBS, and net interest margins compare favorably as well</w:delText>
        </w:r>
        <w:r w:rsidR="00F340A0" w:rsidDel="0055501D">
          <w:delText xml:space="preserve"> (Figure </w:delText>
        </w:r>
        <w:r w:rsidR="009825C6" w:rsidDel="0055501D">
          <w:delText>6</w:delText>
        </w:r>
        <w:r w:rsidR="00F340A0" w:rsidDel="0055501D">
          <w:delText xml:space="preserve">, Tables </w:delText>
        </w:r>
        <w:r w:rsidR="00C609AF" w:rsidDel="0055501D">
          <w:delText>5</w:delText>
        </w:r>
        <w:r w:rsidR="000C390F" w:rsidDel="0055501D">
          <w:delText xml:space="preserve"> and </w:delText>
        </w:r>
        <w:r w:rsidR="00C609AF" w:rsidDel="0055501D">
          <w:delText>6</w:delText>
        </w:r>
        <w:r w:rsidR="00F340A0" w:rsidDel="0055501D">
          <w:delText>)</w:delText>
        </w:r>
        <w:r w:rsidR="0037511E" w:rsidDel="0055501D">
          <w:delText xml:space="preserve">. </w:delText>
        </w:r>
        <w:r w:rsidR="00B00B26" w:rsidDel="0055501D">
          <w:delText xml:space="preserve">The </w:delText>
        </w:r>
        <w:r w:rsidR="0037511E" w:rsidDel="0055501D">
          <w:delText xml:space="preserve">NPL ratio </w:delText>
        </w:r>
        <w:r w:rsidR="00B00B26" w:rsidDel="0055501D">
          <w:delText xml:space="preserve">is </w:delText>
        </w:r>
        <w:r w:rsidR="003C1436" w:rsidDel="0055501D">
          <w:delText xml:space="preserve">low </w:delText>
        </w:r>
        <w:r w:rsidR="0037511E" w:rsidDel="0055501D">
          <w:delText xml:space="preserve">at 0.5 percent of total loans in </w:delText>
        </w:r>
        <w:r w:rsidR="003C1436" w:rsidDel="0055501D">
          <w:delText>2018Q1</w:delText>
        </w:r>
        <w:r w:rsidR="0037511E" w:rsidDel="0055501D">
          <w:delText xml:space="preserve">. </w:delText>
        </w:r>
        <w:r w:rsidR="003C1436" w:rsidDel="0055501D">
          <w:delText xml:space="preserve">The D-SIBs </w:delText>
        </w:r>
        <w:r w:rsidR="00470DFA" w:rsidDel="0055501D">
          <w:delText xml:space="preserve">draw about </w:delText>
        </w:r>
        <w:r w:rsidR="003C1436" w:rsidDel="0055501D">
          <w:delText xml:space="preserve">50 percent of </w:delText>
        </w:r>
        <w:r w:rsidR="00470DFA" w:rsidDel="0055501D">
          <w:delText xml:space="preserve">their </w:delText>
        </w:r>
        <w:r w:rsidR="003C1436" w:rsidDel="0055501D">
          <w:delText>t</w:delText>
        </w:r>
        <w:r w:rsidR="00945128" w:rsidDel="0055501D">
          <w:delText>otal</w:delText>
        </w:r>
        <w:r w:rsidR="003C1436" w:rsidDel="0055501D">
          <w:delText xml:space="preserve"> funding </w:delText>
        </w:r>
        <w:r w:rsidR="00470DFA" w:rsidDel="0055501D">
          <w:delText>from wholesale sources</w:delText>
        </w:r>
        <w:r w:rsidR="001F2862" w:rsidDel="0055501D">
          <w:delText xml:space="preserve">, </w:delText>
        </w:r>
        <w:r w:rsidR="00470DFA" w:rsidDel="0055501D">
          <w:delText xml:space="preserve">but their </w:delText>
        </w:r>
        <w:r w:rsidR="00182AEA" w:rsidRPr="00945128" w:rsidDel="0055501D">
          <w:delText xml:space="preserve">overall net liquidity </w:delText>
        </w:r>
        <w:r w:rsidR="00182AEA" w:rsidRPr="00470DFA" w:rsidDel="0055501D">
          <w:delText>compares well with</w:delText>
        </w:r>
        <w:r w:rsidR="00470DFA" w:rsidRPr="00470DFA" w:rsidDel="0055501D">
          <w:delText xml:space="preserve"> </w:delText>
        </w:r>
        <w:r w:rsidR="00182AEA" w:rsidRPr="00470DFA" w:rsidDel="0055501D">
          <w:delText>global peers</w:delText>
        </w:r>
        <w:r w:rsidR="00470DFA" w:rsidRPr="00470DFA" w:rsidDel="0055501D">
          <w:delText xml:space="preserve"> because of their </w:delText>
        </w:r>
        <w:r w:rsidR="00182AEA" w:rsidRPr="00470DFA" w:rsidDel="0055501D">
          <w:delText>large holdings of high</w:delText>
        </w:r>
        <w:r w:rsidR="00470DFA" w:rsidRPr="00470DFA" w:rsidDel="0055501D">
          <w:delText xml:space="preserve"> </w:delText>
        </w:r>
        <w:r w:rsidR="00182AEA" w:rsidRPr="00470DFA" w:rsidDel="0055501D">
          <w:delText>quality</w:delText>
        </w:r>
        <w:r w:rsidR="00470DFA" w:rsidRPr="00470DFA" w:rsidDel="0055501D">
          <w:delText xml:space="preserve"> </w:delText>
        </w:r>
        <w:r w:rsidR="00182AEA" w:rsidRPr="00470DFA" w:rsidDel="0055501D">
          <w:delText>liquid assets</w:delText>
        </w:r>
        <w:r w:rsidR="009245EA" w:rsidDel="0055501D">
          <w:delText xml:space="preserve"> and strong liquidity coverage ratios</w:delText>
        </w:r>
        <w:r w:rsidR="0037511E" w:rsidDel="0055501D">
          <w:delText xml:space="preserve">. </w:delText>
        </w:r>
        <w:r w:rsidR="00A369ED" w:rsidDel="0055501D">
          <w:delText>T</w:delText>
        </w:r>
        <w:r w:rsidDel="0055501D">
          <w:delText xml:space="preserve">he average </w:delText>
        </w:r>
        <w:r w:rsidR="00A369ED" w:rsidDel="0055501D">
          <w:delText xml:space="preserve">Core Tier 1 capital ratio </w:delText>
        </w:r>
        <w:r w:rsidR="001F2862" w:rsidDel="0055501D">
          <w:delText xml:space="preserve">rose to </w:delText>
        </w:r>
        <w:r w:rsidR="00A369ED" w:rsidDel="0055501D">
          <w:delText xml:space="preserve">[12.9] percent </w:delText>
        </w:r>
        <w:r w:rsidR="001F2862" w:rsidDel="0055501D">
          <w:delText>in 2018Q1</w:delText>
        </w:r>
        <w:r w:rsidR="00902EC4" w:rsidDel="0055501D">
          <w:delText xml:space="preserve"> with a leverage ratio of 4.2 percent</w:delText>
        </w:r>
        <w:r w:rsidR="00287E75" w:rsidDel="0055501D">
          <w:delText>.</w:delText>
        </w:r>
        <w:r w:rsidR="00287E75" w:rsidDel="0055501D">
          <w:rPr>
            <w:rStyle w:val="FootnoteReference"/>
          </w:rPr>
          <w:footnoteReference w:id="7"/>
        </w:r>
        <w:r w:rsidR="00A369ED" w:rsidDel="0055501D">
          <w:delText xml:space="preserve"> </w:delText>
        </w:r>
        <w:r w:rsidDel="0055501D">
          <w:delText>In Novembe</w:delText>
        </w:r>
        <w:r w:rsidR="009C2955" w:rsidDel="0055501D">
          <w:delText>r 2017, Royal Bank of Canada became</w:delText>
        </w:r>
        <w:r w:rsidDel="0055501D">
          <w:delText xml:space="preserve"> the first C</w:delText>
        </w:r>
        <w:r w:rsidR="0019289D" w:rsidDel="0055501D">
          <w:delText>anadian b</w:delText>
        </w:r>
        <w:r w:rsidDel="0055501D">
          <w:delText>ank</w:delText>
        </w:r>
        <w:r w:rsidR="009C2955" w:rsidDel="0055501D">
          <w:delText xml:space="preserve"> to be </w:delText>
        </w:r>
        <w:r w:rsidDel="0055501D">
          <w:delText xml:space="preserve">added to </w:delText>
        </w:r>
        <w:r w:rsidRPr="00470DFA" w:rsidDel="0055501D">
          <w:delText xml:space="preserve">the list of global systemically important banks (G-SIBs). </w:delText>
        </w:r>
        <w:r w:rsidR="00A369ED" w:rsidRPr="00470DFA" w:rsidDel="0055501D">
          <w:delText xml:space="preserve">Bank stocks </w:delText>
        </w:r>
        <w:r w:rsidR="00A13F36" w:rsidDel="0055501D">
          <w:delText>have consistently been</w:delText>
        </w:r>
        <w:r w:rsidR="00E32896" w:rsidRPr="00470DFA" w:rsidDel="0055501D">
          <w:delText xml:space="preserve"> the best performing </w:delText>
        </w:r>
        <w:r w:rsidR="00A369ED" w:rsidRPr="00470DFA" w:rsidDel="0055501D">
          <w:delText>in the</w:delText>
        </w:r>
        <w:r w:rsidR="00E32896" w:rsidRPr="00470DFA" w:rsidDel="0055501D">
          <w:delText xml:space="preserve"> </w:delText>
        </w:r>
        <w:r w:rsidR="00E32896" w:rsidRPr="00C609AF" w:rsidDel="0055501D">
          <w:delText>TSX</w:delText>
        </w:r>
        <w:r w:rsidR="009825C6" w:rsidRPr="00C609AF" w:rsidDel="0055501D">
          <w:delText xml:space="preserve"> (Figure 7</w:delText>
        </w:r>
        <w:r w:rsidR="000C390F" w:rsidRPr="00C609AF" w:rsidDel="0055501D">
          <w:delText>)</w:delText>
        </w:r>
        <w:r w:rsidR="00E32896" w:rsidRPr="00C609AF" w:rsidDel="0055501D">
          <w:delText>.</w:delText>
        </w:r>
        <w:r w:rsidR="00A369ED" w:rsidRPr="00470DFA" w:rsidDel="0055501D">
          <w:delText xml:space="preserve"> </w:delText>
        </w:r>
        <w:bookmarkStart w:id="335" w:name="_Hlk509066357"/>
      </w:del>
    </w:p>
    <w:p w14:paraId="231797E0" w14:textId="0237F902" w:rsidR="000E257F" w:rsidDel="0055501D" w:rsidRDefault="00C9636D" w:rsidP="00CF735E">
      <w:pPr>
        <w:pStyle w:val="ParagraphNumbering"/>
        <w:autoSpaceDE w:val="0"/>
        <w:autoSpaceDN w:val="0"/>
        <w:adjustRightInd w:val="0"/>
        <w:ind w:left="0" w:firstLine="0"/>
        <w:rPr>
          <w:del w:id="336" w:author="Huang, Chengyu" w:date="2019-05-28T10:54:00Z"/>
        </w:rPr>
      </w:pPr>
      <w:bookmarkStart w:id="337" w:name="_Hlk512595515"/>
      <w:bookmarkEnd w:id="329"/>
      <w:del w:id="338" w:author="Huang, Chengyu" w:date="2019-05-28T10:54:00Z">
        <w:r w:rsidDel="0055501D">
          <w:rPr>
            <w:b/>
            <w:bCs/>
          </w:rPr>
          <w:delText>The banking system has a large exposure to household debt</w:delText>
        </w:r>
        <w:r w:rsidR="004172F5" w:rsidDel="0055501D">
          <w:rPr>
            <w:b/>
            <w:bCs/>
          </w:rPr>
          <w:delText xml:space="preserve"> and is vulnerable to a sharp reversal in house price</w:delText>
        </w:r>
        <w:r w:rsidR="00F21000" w:rsidDel="0055501D">
          <w:rPr>
            <w:b/>
            <w:bCs/>
          </w:rPr>
          <w:delText>s</w:delText>
        </w:r>
        <w:r w:rsidDel="0055501D">
          <w:rPr>
            <w:b/>
            <w:bCs/>
          </w:rPr>
          <w:delText>, but other exposures also merit attention</w:delText>
        </w:r>
        <w:r w:rsidR="009309F8" w:rsidDel="0055501D">
          <w:rPr>
            <w:b/>
            <w:bCs/>
          </w:rPr>
          <w:delText xml:space="preserve"> in a low interest rate environment</w:delText>
        </w:r>
        <w:r w:rsidDel="0055501D">
          <w:rPr>
            <w:b/>
            <w:bCs/>
          </w:rPr>
          <w:delText>.</w:delText>
        </w:r>
        <w:bookmarkEnd w:id="337"/>
        <w:r w:rsidDel="0055501D">
          <w:rPr>
            <w:b/>
            <w:bCs/>
          </w:rPr>
          <w:delText xml:space="preserve"> </w:delText>
        </w:r>
        <w:r w:rsidDel="0055501D">
          <w:delText xml:space="preserve">The </w:delText>
        </w:r>
        <w:r w:rsidR="00577B35" w:rsidDel="0055501D">
          <w:delText xml:space="preserve">share of mortgage loans has increased by 3 percentage points to 25 percent of total assets, with low-ratio mortgages accounting for all the </w:delText>
        </w:r>
        <w:r w:rsidR="00577B35" w:rsidRPr="00C609AF" w:rsidDel="0055501D">
          <w:delText>increase</w:delText>
        </w:r>
        <w:r w:rsidR="00F340A0" w:rsidRPr="00C609AF" w:rsidDel="0055501D">
          <w:delText xml:space="preserve"> (Figure </w:delText>
        </w:r>
        <w:r w:rsidR="00806F6A" w:rsidDel="0055501D">
          <w:delText>8</w:delText>
        </w:r>
        <w:r w:rsidR="00F340A0" w:rsidRPr="00C609AF" w:rsidDel="0055501D">
          <w:delText>)</w:delText>
        </w:r>
        <w:r w:rsidRPr="00C609AF" w:rsidDel="0055501D">
          <w:delText>.</w:delText>
        </w:r>
        <w:r w:rsidR="003C26EB" w:rsidDel="0055501D">
          <w:delText xml:space="preserve"> </w:delText>
        </w:r>
        <w:r w:rsidR="00692E92" w:rsidDel="0055501D">
          <w:delText xml:space="preserve">Some banks have exposures to monoline lenders that rely on brokered deposits to fund uninsured mortgage lending. While these institutions account for a small share of the banking system, a potential funding stress such as </w:delText>
        </w:r>
        <w:r w:rsidR="003E2B1C" w:rsidDel="0055501D">
          <w:delText xml:space="preserve">the one experienced by </w:delText>
        </w:r>
        <w:r w:rsidR="00692E92" w:rsidDel="0055501D">
          <w:delText>Home Capital Group in early 2017 can affect other lenders.</w:delText>
        </w:r>
        <w:r w:rsidR="003E2B1C" w:rsidDel="0055501D">
          <w:delText xml:space="preserve"> </w:delText>
        </w:r>
        <w:r w:rsidDel="0055501D">
          <w:delText xml:space="preserve">Corporate indebtedness has been </w:delText>
        </w:r>
        <w:r w:rsidR="00806F6A" w:rsidDel="0055501D">
          <w:delText>rising</w:delText>
        </w:r>
        <w:r w:rsidDel="0055501D">
          <w:delText xml:space="preserve"> and the corporate debt-to-GDP ratio is </w:delText>
        </w:r>
        <w:r w:rsidR="00D40F88" w:rsidDel="0055501D">
          <w:delText xml:space="preserve">now </w:delText>
        </w:r>
        <w:r w:rsidDel="0055501D">
          <w:delText xml:space="preserve">at </w:delText>
        </w:r>
        <w:r w:rsidR="00D90777" w:rsidDel="0055501D">
          <w:delText xml:space="preserve">a </w:delText>
        </w:r>
        <w:r w:rsidDel="0055501D">
          <w:delText>historic high</w:delText>
        </w:r>
        <w:r w:rsidR="00D40F88" w:rsidDel="0055501D">
          <w:delText xml:space="preserve"> of </w:delText>
        </w:r>
        <w:r w:rsidR="001F762D" w:rsidRPr="00F61063" w:rsidDel="0055501D">
          <w:delText>70</w:delText>
        </w:r>
        <w:r w:rsidR="001F762D" w:rsidDel="0055501D">
          <w:delText xml:space="preserve"> </w:delText>
        </w:r>
        <w:r w:rsidR="00D40F88" w:rsidDel="0055501D">
          <w:delText>percent</w:delText>
        </w:r>
        <w:r w:rsidR="00FE3D99" w:rsidDel="0055501D">
          <w:delText>; corporate debt makes up 13 percent of total bank assets and 21 percent of total bank loans</w:delText>
        </w:r>
        <w:r w:rsidDel="0055501D">
          <w:delText xml:space="preserve">. The </w:delText>
        </w:r>
        <w:r w:rsidR="00577B35" w:rsidDel="0055501D">
          <w:delText xml:space="preserve">rapid </w:delText>
        </w:r>
        <w:r w:rsidDel="0055501D">
          <w:delText xml:space="preserve">growth of </w:delText>
        </w:r>
        <w:r w:rsidR="004C3B7B" w:rsidDel="0055501D">
          <w:delText xml:space="preserve">external debt </w:delText>
        </w:r>
        <w:r w:rsidDel="0055501D">
          <w:delText xml:space="preserve">of </w:delText>
        </w:r>
        <w:r w:rsidR="004C3B7B" w:rsidDel="0055501D">
          <w:delText>financial institu</w:delText>
        </w:r>
        <w:r w:rsidR="00F340A0" w:rsidDel="0055501D">
          <w:delText xml:space="preserve">tions over the past five years </w:delText>
        </w:r>
        <w:r w:rsidR="00806F6A" w:rsidDel="0055501D">
          <w:delText>(</w:delText>
        </w:r>
        <w:r w:rsidR="004C3B7B" w:rsidDel="0055501D">
          <w:delText>15 percentage points of GDP)</w:delText>
        </w:r>
        <w:r w:rsidR="00F01E7A" w:rsidDel="0055501D">
          <w:delText xml:space="preserve"> </w:delText>
        </w:r>
        <w:r w:rsidR="00577B35" w:rsidDel="0055501D">
          <w:delText xml:space="preserve">also exposes banks to </w:delText>
        </w:r>
        <w:r w:rsidR="00F01E7A" w:rsidDel="0055501D">
          <w:delText>abrupt changes in global risk appetite</w:delText>
        </w:r>
        <w:r w:rsidR="00720845" w:rsidDel="0055501D">
          <w:delText xml:space="preserve"> (Table 7)</w:delText>
        </w:r>
        <w:r w:rsidDel="0055501D">
          <w:delText xml:space="preserve">. </w:delText>
        </w:r>
        <w:r w:rsidR="00D40F88" w:rsidDel="0055501D">
          <w:delText>Banks’ oil-sector related portfolios remain small at less than 3 percent of total assets.</w:delText>
        </w:r>
      </w:del>
    </w:p>
    <w:bookmarkStart w:id="339" w:name="_Toc478805428"/>
    <w:bookmarkStart w:id="340" w:name="_Toc516148758"/>
    <w:bookmarkStart w:id="341" w:name="_Toc516218263"/>
    <w:bookmarkStart w:id="342" w:name="_Toc512008979"/>
    <w:bookmarkStart w:id="343" w:name="_Toc516239209"/>
    <w:bookmarkEnd w:id="335"/>
    <w:bookmarkEnd w:id="339"/>
    <w:p w14:paraId="58A2C06C" w14:textId="1349DADD" w:rsidR="003D3B98" w:rsidRPr="00C82C60" w:rsidDel="0055501D" w:rsidRDefault="00235A06" w:rsidP="00F4653B">
      <w:pPr>
        <w:pStyle w:val="Heading1"/>
        <w:rPr>
          <w:del w:id="344" w:author="Huang, Chengyu" w:date="2019-05-28T10:54:00Z"/>
        </w:rPr>
      </w:pPr>
      <w:del w:id="345" w:author="Huang, Chengyu" w:date="2019-05-28T10:54:00Z">
        <w:r w:rsidRPr="00C82C60" w:rsidDel="0055501D">
          <w:rPr>
            <w:b w:val="0"/>
            <w:bCs w:val="0"/>
            <w:caps w:val="0"/>
            <w:noProof/>
          </w:rPr>
          <mc:AlternateContent>
            <mc:Choice Requires="wps">
              <w:drawing>
                <wp:anchor distT="0" distB="0" distL="114300" distR="114300" simplePos="0" relativeHeight="251740160" behindDoc="0" locked="0" layoutInCell="1" allowOverlap="1" wp14:anchorId="0B740D81" wp14:editId="6F9ACC5F">
                  <wp:simplePos x="0" y="0"/>
                  <wp:positionH relativeFrom="column">
                    <wp:posOffset>-1096010</wp:posOffset>
                  </wp:positionH>
                  <wp:positionV relativeFrom="paragraph">
                    <wp:posOffset>103505</wp:posOffset>
                  </wp:positionV>
                  <wp:extent cx="1053465" cy="164465"/>
                  <wp:effectExtent l="0" t="0" r="13335" b="26035"/>
                  <wp:wrapNone/>
                  <wp:docPr id="7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1644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C6E84" id="Rectangle 53" o:spid="_x0000_s1026" style="position:absolute;margin-left:-86.3pt;margin-top:8.15pt;width:82.95pt;height:12.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" fillcolor="#4f81bd [3204]">
                  <v:stroke opacity="0"/>
                  <v:textbox inset="5.85pt,.7pt,5.85pt,.7pt"/>
                </v:rect>
              </w:pict>
            </mc:Fallback>
          </mc:AlternateContent>
        </w:r>
        <w:bookmarkStart w:id="346" w:name="_Toc450312672"/>
        <w:r w:rsidR="003D3B98" w:rsidRPr="00C82C60" w:rsidDel="0055501D">
          <w:delText>Outlook</w:delText>
        </w:r>
        <w:r w:rsidR="00715481" w:rsidRPr="00C82C60" w:rsidDel="0055501D">
          <w:delText xml:space="preserve"> and </w:delText>
        </w:r>
        <w:r w:rsidR="003D3B98" w:rsidRPr="00C82C60" w:rsidDel="0055501D">
          <w:delText>Risks</w:delText>
        </w:r>
        <w:bookmarkEnd w:id="346"/>
        <w:r w:rsidR="00942547" w:rsidDel="0055501D">
          <w:delText>: Uncertain times</w:delText>
        </w:r>
        <w:bookmarkEnd w:id="340"/>
        <w:bookmarkEnd w:id="341"/>
        <w:bookmarkEnd w:id="342"/>
        <w:bookmarkEnd w:id="343"/>
        <w:r w:rsidR="00757885" w:rsidRPr="00C82C60" w:rsidDel="0055501D">
          <w:delText xml:space="preserve"> </w:delText>
        </w:r>
      </w:del>
    </w:p>
    <w:p w14:paraId="76BCE41F" w14:textId="6F6F87E9" w:rsidR="00B57F4C" w:rsidRPr="00927344" w:rsidDel="0055501D" w:rsidRDefault="006115EF" w:rsidP="00927344">
      <w:pPr>
        <w:pStyle w:val="ParagraphNumbering"/>
        <w:ind w:left="0" w:firstLine="0"/>
        <w:rPr>
          <w:del w:id="347" w:author="Huang, Chengyu" w:date="2019-05-28T10:54:00Z"/>
        </w:rPr>
      </w:pPr>
      <w:bookmarkStart w:id="348" w:name="_Hlk509908272"/>
      <w:del w:id="349" w:author="Huang, Chengyu" w:date="2019-05-28T10:54:00Z">
        <w:r w:rsidDel="0055501D">
          <w:rPr>
            <w:b/>
          </w:rPr>
          <w:delText>G</w:delText>
        </w:r>
        <w:r w:rsidR="00526D12" w:rsidRPr="006C1FD6" w:rsidDel="0055501D">
          <w:rPr>
            <w:b/>
          </w:rPr>
          <w:delText xml:space="preserve">rowth is expected </w:delText>
        </w:r>
        <w:r w:rsidDel="0055501D">
          <w:rPr>
            <w:b/>
          </w:rPr>
          <w:delText xml:space="preserve">to moderate to more sustainable levels as the </w:delText>
        </w:r>
        <w:r w:rsidR="00526D12" w:rsidRPr="006C1FD6" w:rsidDel="0055501D">
          <w:rPr>
            <w:b/>
          </w:rPr>
          <w:delText>impact of policy tightening take</w:delText>
        </w:r>
        <w:r w:rsidR="00B57F4C" w:rsidDel="0055501D">
          <w:rPr>
            <w:b/>
          </w:rPr>
          <w:delText>s</w:delText>
        </w:r>
        <w:r w:rsidR="00526D12" w:rsidRPr="006C1FD6" w:rsidDel="0055501D">
          <w:rPr>
            <w:b/>
          </w:rPr>
          <w:delText xml:space="preserve"> effect.</w:delText>
        </w:r>
        <w:r w:rsidR="00526D12" w:rsidRPr="00927344" w:rsidDel="0055501D">
          <w:rPr>
            <w:b/>
          </w:rPr>
          <w:delText xml:space="preserve"> </w:delText>
        </w:r>
        <w:r w:rsidR="003C1436" w:rsidDel="0055501D">
          <w:delText>R</w:delText>
        </w:r>
        <w:r w:rsidR="00526D12" w:rsidRPr="00927344" w:rsidDel="0055501D">
          <w:delText>eal GDP is projected to slow to 2.</w:delText>
        </w:r>
        <w:r w:rsidR="006B54F3" w:rsidRPr="00927344" w:rsidDel="0055501D">
          <w:delText>1</w:delText>
        </w:r>
        <w:r w:rsidR="00526D12" w:rsidRPr="00927344" w:rsidDel="0055501D">
          <w:delText xml:space="preserve"> percent in 2018 and 2.0 percent in 2019</w:delText>
        </w:r>
        <w:bookmarkEnd w:id="348"/>
        <w:r w:rsidR="00526D12" w:rsidRPr="00927344" w:rsidDel="0055501D">
          <w:delText xml:space="preserve"> (Table </w:delText>
        </w:r>
        <w:r w:rsidR="001D0072" w:rsidDel="0055501D">
          <w:delText>8</w:delText>
        </w:r>
        <w:r w:rsidR="00526D12" w:rsidRPr="00927344" w:rsidDel="0055501D">
          <w:delText xml:space="preserve">). </w:delText>
        </w:r>
        <w:r w:rsidRPr="00927344" w:rsidDel="0055501D">
          <w:delText xml:space="preserve">With </w:delText>
        </w:r>
        <w:r w:rsidR="00B57F4C" w:rsidRPr="00927344" w:rsidDel="0055501D">
          <w:delText xml:space="preserve">the economy </w:delText>
        </w:r>
        <w:r w:rsidRPr="00927344" w:rsidDel="0055501D">
          <w:delText xml:space="preserve">beginning to face capacity constraints, </w:delText>
        </w:r>
        <w:bookmarkStart w:id="350" w:name="_Hlk509380661"/>
        <w:r w:rsidRPr="00927344" w:rsidDel="0055501D">
          <w:delText>the monetary policy tightening cycl</w:delText>
        </w:r>
        <w:r w:rsidR="00942547" w:rsidDel="0055501D">
          <w:delText>e</w:delText>
        </w:r>
        <w:r w:rsidRPr="00927344" w:rsidDel="0055501D">
          <w:delText xml:space="preserve"> is expected to continue</w:delText>
        </w:r>
        <w:bookmarkEnd w:id="350"/>
        <w:r w:rsidRPr="00927344" w:rsidDel="0055501D">
          <w:delText xml:space="preserve">. </w:delText>
        </w:r>
        <w:r w:rsidR="009703D5" w:rsidDel="0055501D">
          <w:delText>H</w:delText>
        </w:r>
        <w:r w:rsidR="000B594D" w:rsidRPr="00927344" w:rsidDel="0055501D">
          <w:delText xml:space="preserve">igher interest rates and tighter macroprudential policies are expected to </w:delText>
        </w:r>
        <w:r w:rsidR="00EB2AB7" w:rsidRPr="00927344" w:rsidDel="0055501D">
          <w:delText>weigh on</w:delText>
        </w:r>
        <w:r w:rsidR="000B594D" w:rsidRPr="00927344" w:rsidDel="0055501D">
          <w:delText xml:space="preserve"> private consumption and </w:delText>
        </w:r>
        <w:r w:rsidR="009703D5" w:rsidDel="0055501D">
          <w:delText xml:space="preserve">residential </w:delText>
        </w:r>
        <w:r w:rsidR="000B594D" w:rsidRPr="00927344" w:rsidDel="0055501D">
          <w:delText xml:space="preserve">investment </w:delText>
        </w:r>
        <w:r w:rsidR="009703D5" w:rsidDel="0055501D">
          <w:delText xml:space="preserve">activity </w:delText>
        </w:r>
        <w:r w:rsidR="000B594D" w:rsidRPr="00927344" w:rsidDel="0055501D">
          <w:delText xml:space="preserve">as borrowing and </w:delText>
        </w:r>
        <w:r w:rsidR="009B5B5E" w:rsidDel="0055501D">
          <w:rPr>
            <w:noProof/>
          </w:rPr>
          <w:drawing>
            <wp:anchor distT="0" distB="0" distL="114300" distR="114300" simplePos="0" relativeHeight="252668928" behindDoc="0" locked="0" layoutInCell="1" allowOverlap="1" wp14:anchorId="4CF93F51" wp14:editId="0A8A45BF">
              <wp:simplePos x="0" y="0"/>
              <wp:positionH relativeFrom="margin">
                <wp:posOffset>2524760</wp:posOffset>
              </wp:positionH>
              <wp:positionV relativeFrom="paragraph">
                <wp:posOffset>0</wp:posOffset>
              </wp:positionV>
              <wp:extent cx="3135630" cy="2447925"/>
              <wp:effectExtent l="0" t="0" r="762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5630" cy="2447925"/>
                      </a:xfrm>
                      <a:prstGeom prst="rect">
                        <a:avLst/>
                      </a:prstGeom>
                      <a:noFill/>
                    </pic:spPr>
                  </pic:pic>
                </a:graphicData>
              </a:graphic>
              <wp14:sizeRelH relativeFrom="margin">
                <wp14:pctWidth>0</wp14:pctWidth>
              </wp14:sizeRelH>
              <wp14:sizeRelV relativeFrom="margin">
                <wp14:pctHeight>0</wp14:pctHeight>
              </wp14:sizeRelV>
            </wp:anchor>
          </w:drawing>
        </w:r>
        <w:r w:rsidR="000B594D" w:rsidRPr="00927344" w:rsidDel="0055501D">
          <w:delText>debt service costs rise.</w:delText>
        </w:r>
        <w:r w:rsidR="002B17A4" w:rsidRPr="002B17A4" w:rsidDel="0055501D">
          <w:rPr>
            <w:rStyle w:val="FootnoteReference"/>
          </w:rPr>
          <w:delText xml:space="preserve"> </w:delText>
        </w:r>
        <w:r w:rsidR="002B17A4" w:rsidRPr="00F01E7A" w:rsidDel="0055501D">
          <w:rPr>
            <w:rStyle w:val="FootnoteReference"/>
          </w:rPr>
          <w:footnoteReference w:id="8"/>
        </w:r>
        <w:r w:rsidR="000B594D" w:rsidRPr="00927344" w:rsidDel="0055501D">
          <w:delText xml:space="preserve"> </w:delText>
        </w:r>
        <w:bookmarkStart w:id="353" w:name="_Hlk509392813"/>
        <w:r w:rsidR="00DB4A44" w:rsidDel="0055501D">
          <w:delText>The fiscal stance</w:delText>
        </w:r>
        <w:r w:rsidR="006E3714" w:rsidDel="0055501D">
          <w:delText>, which</w:delText>
        </w:r>
        <w:r w:rsidR="00DB4A44" w:rsidDel="0055501D">
          <w:delText xml:space="preserve"> is expected to gradually tighten </w:delText>
        </w:r>
        <w:r w:rsidR="006E3714" w:rsidDel="0055501D">
          <w:delText xml:space="preserve">by </w:delText>
        </w:r>
        <w:r w:rsidR="00DB4A44" w:rsidDel="0055501D">
          <w:delText xml:space="preserve">about 0.1 percent of GDP </w:delText>
        </w:r>
        <w:r w:rsidR="00F90CB1" w:rsidDel="0055501D">
          <w:delText xml:space="preserve">per year </w:delText>
        </w:r>
        <w:r w:rsidR="006E3714" w:rsidDel="0055501D">
          <w:delText xml:space="preserve">from 2018 through the projection horizon, will </w:delText>
        </w:r>
        <w:r w:rsidR="006B705B" w:rsidDel="0055501D">
          <w:delText>have negligible impact on growth</w:delText>
        </w:r>
        <w:r w:rsidR="002B17A4" w:rsidDel="0055501D">
          <w:delText xml:space="preserve"> </w:delText>
        </w:r>
        <w:r w:rsidR="000C390F" w:rsidDel="0055501D">
          <w:delText>(Table 8)</w:delText>
        </w:r>
        <w:r w:rsidR="006E3714" w:rsidDel="0055501D">
          <w:delText xml:space="preserve">. </w:delText>
        </w:r>
        <w:bookmarkStart w:id="354" w:name="_Hlk510426463"/>
        <w:bookmarkEnd w:id="353"/>
        <w:r w:rsidR="009703D5" w:rsidDel="0055501D">
          <w:delText xml:space="preserve">On the other hand, </w:delText>
        </w:r>
        <w:bookmarkStart w:id="355" w:name="_Hlk507513840"/>
        <w:r w:rsidR="000B594D" w:rsidRPr="00927344" w:rsidDel="0055501D">
          <w:delText xml:space="preserve">tax cuts and stronger government spending in the U.S. </w:delText>
        </w:r>
        <w:r w:rsidR="00B57F4C" w:rsidRPr="00927344" w:rsidDel="0055501D">
          <w:delText>a</w:delText>
        </w:r>
        <w:r w:rsidR="000B594D" w:rsidRPr="00927344" w:rsidDel="0055501D">
          <w:delText>re expecte</w:delText>
        </w:r>
        <w:r w:rsidR="009703D5" w:rsidDel="0055501D">
          <w:delText>d to support demand for Canadian</w:delText>
        </w:r>
        <w:r w:rsidR="000B594D" w:rsidRPr="00927344" w:rsidDel="0055501D">
          <w:delText xml:space="preserve"> exports</w:delText>
        </w:r>
        <w:r w:rsidR="00F96254" w:rsidDel="0055501D">
          <w:delText xml:space="preserve"> in the near term</w:delText>
        </w:r>
        <w:r w:rsidR="000B594D" w:rsidRPr="00927344" w:rsidDel="0055501D">
          <w:delText xml:space="preserve"> </w:delText>
        </w:r>
        <w:r w:rsidR="006C1FD6" w:rsidRPr="00927344" w:rsidDel="0055501D">
          <w:delText>and contribute to a narrowing of the current account deficit</w:delText>
        </w:r>
        <w:r w:rsidR="006C1FD6" w:rsidRPr="00F01E7A" w:rsidDel="0055501D">
          <w:delText>.</w:delText>
        </w:r>
        <w:bookmarkStart w:id="356" w:name="_Hlk509148900"/>
        <w:r w:rsidR="00F01E7A" w:rsidRPr="00F01E7A" w:rsidDel="0055501D">
          <w:delText xml:space="preserve"> </w:delText>
        </w:r>
        <w:bookmarkEnd w:id="354"/>
        <w:bookmarkEnd w:id="355"/>
        <w:bookmarkEnd w:id="356"/>
        <w:r w:rsidR="00880B96" w:rsidDel="0055501D">
          <w:delText xml:space="preserve">The </w:delText>
        </w:r>
        <w:r w:rsidR="00880B96" w:rsidRPr="004B4B27" w:rsidDel="0055501D">
          <w:delText xml:space="preserve">U.S. tax reform is </w:delText>
        </w:r>
        <w:r w:rsidR="00880B96" w:rsidDel="0055501D">
          <w:delText xml:space="preserve">projected to </w:delText>
        </w:r>
        <w:r w:rsidR="00F96254" w:rsidDel="0055501D">
          <w:delText>increase U.S. growth over 2018-20 and reduce it over 2022-23, when temporary measures are set to expire (full expensing of capital expenditures and personal income tax cuts).</w:delText>
        </w:r>
        <w:r w:rsidR="00F96254" w:rsidDel="0055501D">
          <w:rPr>
            <w:rStyle w:val="FootnoteReference"/>
          </w:rPr>
          <w:footnoteReference w:id="9"/>
        </w:r>
        <w:r w:rsidR="00F96254" w:rsidDel="0055501D">
          <w:delText xml:space="preserve"> </w:delText>
        </w:r>
        <w:bookmarkStart w:id="359" w:name="_Hlk509381335"/>
        <w:r w:rsidR="00B00443" w:rsidDel="0055501D">
          <w:delText xml:space="preserve">This is expected to </w:delText>
        </w:r>
        <w:r w:rsidR="00B00443" w:rsidRPr="004B4B27" w:rsidDel="0055501D">
          <w:delText xml:space="preserve">boost Canada’s </w:delText>
        </w:r>
        <w:r w:rsidR="00B00443" w:rsidDel="0055501D">
          <w:delText>growth by 0.2</w:delText>
        </w:r>
        <w:r w:rsidR="00621121" w:rsidDel="0055501D">
          <w:delText xml:space="preserve">-0.3 </w:delText>
        </w:r>
        <w:r w:rsidR="00B00443" w:rsidDel="0055501D">
          <w:delText xml:space="preserve">percentage points </w:delText>
        </w:r>
        <w:r w:rsidR="00621121" w:rsidDel="0055501D">
          <w:delText xml:space="preserve">between </w:delText>
        </w:r>
        <w:r w:rsidR="00B00443" w:rsidDel="0055501D">
          <w:delText>2018</w:delText>
        </w:r>
        <w:r w:rsidR="00621121" w:rsidDel="0055501D">
          <w:delText>-20</w:delText>
        </w:r>
        <w:r w:rsidR="006B705B" w:rsidRPr="006B705B" w:rsidDel="0055501D">
          <w:rPr>
            <w:rFonts w:eastAsia="Times New Roman" w:cs="Segoe UI"/>
            <w:szCs w:val="21"/>
          </w:rPr>
          <w:delText>, and reduce growth by around 0.1 percent</w:delText>
        </w:r>
        <w:r w:rsidR="00621121" w:rsidDel="0055501D">
          <w:rPr>
            <w:rFonts w:eastAsia="Times New Roman" w:cs="Segoe UI"/>
            <w:szCs w:val="21"/>
          </w:rPr>
          <w:delText>age points</w:delText>
        </w:r>
        <w:r w:rsidR="006B705B" w:rsidRPr="006B705B" w:rsidDel="0055501D">
          <w:rPr>
            <w:rFonts w:eastAsia="Times New Roman" w:cs="Segoe UI"/>
            <w:szCs w:val="21"/>
          </w:rPr>
          <w:delText xml:space="preserve"> </w:delText>
        </w:r>
        <w:r w:rsidR="00621121" w:rsidDel="0055501D">
          <w:rPr>
            <w:rFonts w:eastAsia="Times New Roman" w:cs="Segoe UI"/>
            <w:szCs w:val="21"/>
          </w:rPr>
          <w:delText xml:space="preserve">between </w:delText>
        </w:r>
        <w:r w:rsidR="006B705B" w:rsidRPr="006B705B" w:rsidDel="0055501D">
          <w:rPr>
            <w:rFonts w:eastAsia="Times New Roman" w:cs="Segoe UI"/>
            <w:szCs w:val="21"/>
          </w:rPr>
          <w:delText>2021</w:delText>
        </w:r>
        <w:r w:rsidR="00621121" w:rsidDel="0055501D">
          <w:rPr>
            <w:rFonts w:eastAsia="Times New Roman" w:cs="Segoe UI"/>
            <w:szCs w:val="21"/>
          </w:rPr>
          <w:delText>-</w:delText>
        </w:r>
        <w:r w:rsidR="006B705B" w:rsidRPr="006B705B" w:rsidDel="0055501D">
          <w:rPr>
            <w:rFonts w:eastAsia="Times New Roman" w:cs="Segoe UI"/>
            <w:szCs w:val="21"/>
          </w:rPr>
          <w:delText>22</w:delText>
        </w:r>
        <w:r w:rsidR="00B00443" w:rsidRPr="006B705B" w:rsidDel="0055501D">
          <w:delText>.</w:delText>
        </w:r>
        <w:r w:rsidR="00B00443" w:rsidDel="0055501D">
          <w:delText xml:space="preserve"> </w:delText>
        </w:r>
        <w:r w:rsidR="00880B96" w:rsidRPr="002E6E8B" w:rsidDel="0055501D">
          <w:delText>Credit to households and c</w:delText>
        </w:r>
        <w:r w:rsidR="00F01E7A" w:rsidRPr="002E6E8B" w:rsidDel="0055501D">
          <w:delText xml:space="preserve">orporates </w:delText>
        </w:r>
        <w:r w:rsidR="00E30654" w:rsidRPr="002E6E8B" w:rsidDel="0055501D">
          <w:delText>is</w:delText>
        </w:r>
        <w:r w:rsidR="00F01E7A" w:rsidRPr="002E6E8B" w:rsidDel="0055501D">
          <w:delText xml:space="preserve"> projected to</w:delText>
        </w:r>
        <w:r w:rsidR="002E6E8B" w:rsidDel="0055501D">
          <w:delText xml:space="preserve"> slow </w:delText>
        </w:r>
        <w:r w:rsidR="00E30654" w:rsidRPr="002E6E8B" w:rsidDel="0055501D">
          <w:delText>in line with economic activity</w:delText>
        </w:r>
        <w:r w:rsidR="00E30654" w:rsidDel="0055501D">
          <w:delText>.</w:delText>
        </w:r>
        <w:bookmarkEnd w:id="359"/>
        <w:r w:rsidR="00E30654" w:rsidDel="0055501D">
          <w:delText xml:space="preserve"> </w:delText>
        </w:r>
        <w:bookmarkStart w:id="360" w:name="_Hlk509908554"/>
        <w:r w:rsidR="00B57F4C" w:rsidRPr="00927344" w:rsidDel="0055501D">
          <w:delText>Over the medium-term, weak external competitiveness, sluggish labor productivity growth, and population aging are expected to limit potential growth to about 1</w:delText>
        </w:r>
        <w:r w:rsidR="009703D5" w:rsidDel="0055501D">
          <w:delText xml:space="preserve">¾ </w:delText>
        </w:r>
        <w:r w:rsidR="00B57F4C" w:rsidRPr="00927344" w:rsidDel="0055501D">
          <w:delText>percent</w:delText>
        </w:r>
        <w:r w:rsidR="00F21000" w:rsidDel="0055501D">
          <w:delText>.</w:delText>
        </w:r>
        <w:r w:rsidR="00B57F4C" w:rsidRPr="00927344" w:rsidDel="0055501D">
          <w:delText xml:space="preserve"> </w:delText>
        </w:r>
        <w:r w:rsidR="00FD50D8" w:rsidDel="0055501D">
          <w:delText xml:space="preserve"> </w:delText>
        </w:r>
        <w:bookmarkEnd w:id="360"/>
      </w:del>
    </w:p>
    <w:p w14:paraId="478860E3" w14:textId="09AEBC00" w:rsidR="004B4B27" w:rsidRPr="008A632D" w:rsidDel="0055501D" w:rsidRDefault="000265D4" w:rsidP="00F6794A">
      <w:pPr>
        <w:pStyle w:val="ParagraphNumbering"/>
        <w:ind w:left="0" w:firstLine="0"/>
        <w:rPr>
          <w:del w:id="361" w:author="Huang, Chengyu" w:date="2019-05-28T10:54:00Z"/>
          <w:b/>
        </w:rPr>
      </w:pPr>
      <w:del w:id="362" w:author="Huang, Chengyu" w:date="2019-05-28T10:54:00Z">
        <w:r w:rsidDel="0055501D">
          <w:rPr>
            <w:noProof/>
          </w:rPr>
          <w:drawing>
            <wp:anchor distT="0" distB="0" distL="114300" distR="114300" simplePos="0" relativeHeight="252710912" behindDoc="0" locked="0" layoutInCell="1" allowOverlap="1" wp14:anchorId="1E4D1E69" wp14:editId="64F43D4C">
              <wp:simplePos x="0" y="0"/>
              <wp:positionH relativeFrom="column">
                <wp:posOffset>2839085</wp:posOffset>
              </wp:positionH>
              <wp:positionV relativeFrom="paragraph">
                <wp:posOffset>266700</wp:posOffset>
              </wp:positionV>
              <wp:extent cx="2912110" cy="2333625"/>
              <wp:effectExtent l="0" t="0" r="254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110" cy="2333625"/>
                      </a:xfrm>
                      <a:prstGeom prst="rect">
                        <a:avLst/>
                      </a:prstGeom>
                      <a:noFill/>
                    </pic:spPr>
                  </pic:pic>
                </a:graphicData>
              </a:graphic>
              <wp14:sizeRelH relativeFrom="margin">
                <wp14:pctWidth>0</wp14:pctWidth>
              </wp14:sizeRelH>
              <wp14:sizeRelV relativeFrom="margin">
                <wp14:pctHeight>0</wp14:pctHeight>
              </wp14:sizeRelV>
            </wp:anchor>
          </w:drawing>
        </w:r>
        <w:r w:rsidR="00B57F4C" w:rsidRPr="008A632D" w:rsidDel="0055501D">
          <w:rPr>
            <w:b/>
          </w:rPr>
          <w:delText>The outlook is subject to significant risks</w:delText>
        </w:r>
        <w:r w:rsidR="004B4B27" w:rsidRPr="008A632D" w:rsidDel="0055501D">
          <w:rPr>
            <w:b/>
          </w:rPr>
          <w:delText>, both domestic and external</w:delText>
        </w:r>
        <w:r w:rsidR="00B57F4C" w:rsidRPr="008A632D" w:rsidDel="0055501D">
          <w:rPr>
            <w:b/>
          </w:rPr>
          <w:delText>.</w:delText>
        </w:r>
        <w:r w:rsidR="0086137B" w:rsidRPr="0086137B" w:rsidDel="0055501D">
          <w:delText xml:space="preserve"> </w:delText>
        </w:r>
        <w:r w:rsidR="0086137B" w:rsidDel="0055501D">
          <w:delText>Estimates from a growth-at-risk model for Canada suggest downside risks to the growth outlook have been building.</w:delText>
        </w:r>
        <w:r w:rsidR="0094124E" w:rsidRPr="0094124E" w:rsidDel="0055501D">
          <w:rPr>
            <w:noProof/>
          </w:rPr>
          <w:delText xml:space="preserve"> </w:delText>
        </w:r>
      </w:del>
    </w:p>
    <w:p w14:paraId="55F9C665" w14:textId="03443BFA" w:rsidR="00B57F4C" w:rsidDel="0055501D" w:rsidRDefault="004B4B27" w:rsidP="004B4B27">
      <w:pPr>
        <w:pStyle w:val="ListBullet"/>
        <w:rPr>
          <w:del w:id="363" w:author="Huang, Chengyu" w:date="2019-05-28T10:54:00Z"/>
        </w:rPr>
      </w:pPr>
      <w:del w:id="364" w:author="Huang, Chengyu" w:date="2019-05-28T10:54:00Z">
        <w:r w:rsidRPr="0040658A" w:rsidDel="0055501D">
          <w:rPr>
            <w:i/>
          </w:rPr>
          <w:delText>A key domestic risk is a sharp correction in the housing market</w:delText>
        </w:r>
        <w:r w:rsidDel="0055501D">
          <w:delText>.</w:delText>
        </w:r>
        <w:r w:rsidR="000834C0" w:rsidDel="0055501D">
          <w:delText xml:space="preserve"> </w:delText>
        </w:r>
        <w:r w:rsidRPr="004B4B27" w:rsidDel="0055501D">
          <w:delText xml:space="preserve">A sharp correction in domestic housing markets could be triggered by </w:delText>
        </w:r>
        <w:r w:rsidR="003F0066" w:rsidRPr="004B4B27" w:rsidDel="0055501D">
          <w:delText xml:space="preserve">a sudden shift in price expectations </w:delText>
        </w:r>
        <w:r w:rsidR="003F0066" w:rsidDel="0055501D">
          <w:delText xml:space="preserve">or </w:delText>
        </w:r>
        <w:r w:rsidRPr="004B4B27" w:rsidDel="0055501D">
          <w:delText xml:space="preserve">a </w:delText>
        </w:r>
        <w:r w:rsidR="00A248E8" w:rsidDel="0055501D">
          <w:delText>faster</w:delText>
        </w:r>
        <w:r w:rsidRPr="004B4B27" w:rsidDel="0055501D">
          <w:delText>-than-expected increase in mortgage interest rates</w:delText>
        </w:r>
        <w:r w:rsidR="003F0066" w:rsidDel="0055501D">
          <w:delText>.</w:delText>
        </w:r>
        <w:r w:rsidRPr="004B4B27" w:rsidDel="0055501D">
          <w:delText xml:space="preserve"> While </w:delText>
        </w:r>
        <w:r w:rsidR="00FE2C51" w:rsidDel="0055501D">
          <w:delText xml:space="preserve">the banking system has </w:delText>
        </w:r>
        <w:r w:rsidRPr="004B4B27" w:rsidDel="0055501D">
          <w:delText xml:space="preserve">high profitability, </w:delText>
        </w:r>
        <w:r w:rsidR="003F0066" w:rsidDel="0055501D">
          <w:delText xml:space="preserve">it is heavily exposed to </w:delText>
        </w:r>
        <w:r w:rsidR="0054211B" w:rsidDel="0055501D">
          <w:delText>household and corporate debt</w:delText>
        </w:r>
        <w:r w:rsidRPr="004B4B27" w:rsidDel="0055501D">
          <w:delText xml:space="preserve">. Thus, in this scenario, </w:delText>
        </w:r>
        <w:r w:rsidR="00A248E8" w:rsidDel="0055501D">
          <w:delText xml:space="preserve">risks to </w:delText>
        </w:r>
        <w:r w:rsidRPr="004B4B27" w:rsidDel="0055501D">
          <w:delText>financial stability</w:delText>
        </w:r>
        <w:r w:rsidR="00A248E8" w:rsidDel="0055501D">
          <w:delText xml:space="preserve"> and growth </w:delText>
        </w:r>
        <w:r w:rsidRPr="004B4B27" w:rsidDel="0055501D">
          <w:delText xml:space="preserve">could emerge, if </w:delText>
        </w:r>
        <w:r w:rsidR="00506B14" w:rsidDel="0055501D">
          <w:delText xml:space="preserve">the house price correction is </w:delText>
        </w:r>
        <w:r w:rsidRPr="004B4B27" w:rsidDel="0055501D">
          <w:delText xml:space="preserve">accompanied by </w:delText>
        </w:r>
        <w:r w:rsidR="003F0066" w:rsidDel="0055501D">
          <w:delText xml:space="preserve">a </w:delText>
        </w:r>
        <w:r w:rsidR="003F0066" w:rsidRPr="004B4B27" w:rsidDel="0055501D">
          <w:delText xml:space="preserve">rise in unemployment </w:delText>
        </w:r>
        <w:r w:rsidR="003F0066" w:rsidDel="0055501D">
          <w:delText xml:space="preserve">and </w:delText>
        </w:r>
        <w:r w:rsidRPr="004B4B27" w:rsidDel="0055501D">
          <w:delText xml:space="preserve">a </w:delText>
        </w:r>
        <w:r w:rsidR="0003635C" w:rsidDel="0055501D">
          <w:delText>sharp contraction in private consumption</w:delText>
        </w:r>
        <w:r w:rsidR="003F0066" w:rsidDel="0055501D">
          <w:delText>.</w:delText>
        </w:r>
        <w:r w:rsidR="0003635C" w:rsidDel="0055501D">
          <w:delText xml:space="preserve"> </w:delText>
        </w:r>
        <w:r w:rsidR="00B57F4C" w:rsidRPr="00B57F4C" w:rsidDel="0055501D">
          <w:delText xml:space="preserve">  </w:delText>
        </w:r>
      </w:del>
    </w:p>
    <w:p w14:paraId="45159166" w14:textId="6370F1B6" w:rsidR="009C67B3" w:rsidDel="0055501D" w:rsidRDefault="00D36216" w:rsidP="00F6794A">
      <w:pPr>
        <w:pStyle w:val="ListBullet"/>
        <w:rPr>
          <w:del w:id="365" w:author="Huang, Chengyu" w:date="2019-05-28T10:54:00Z"/>
        </w:rPr>
      </w:pPr>
      <w:del w:id="366" w:author="Huang, Chengyu" w:date="2019-05-28T10:54:00Z">
        <w:r w:rsidRPr="009B43B3" w:rsidDel="0055501D">
          <w:rPr>
            <w:i/>
          </w:rPr>
          <w:delText xml:space="preserve">External risks </w:delText>
        </w:r>
        <w:r w:rsidR="00942547" w:rsidDel="0055501D">
          <w:rPr>
            <w:i/>
          </w:rPr>
          <w:delText xml:space="preserve">are more acute than in </w:delText>
        </w:r>
        <w:r w:rsidR="000775FB" w:rsidDel="0055501D">
          <w:rPr>
            <w:i/>
          </w:rPr>
          <w:delText xml:space="preserve">the </w:delText>
        </w:r>
        <w:r w:rsidR="00942547" w:rsidDel="0055501D">
          <w:rPr>
            <w:i/>
          </w:rPr>
          <w:delText xml:space="preserve">recent past and </w:delText>
        </w:r>
        <w:r w:rsidRPr="009B43B3" w:rsidDel="0055501D">
          <w:rPr>
            <w:i/>
          </w:rPr>
          <w:delText>relate to t</w:delText>
        </w:r>
        <w:r w:rsidR="005860E1" w:rsidRPr="009B43B3" w:rsidDel="0055501D">
          <w:rPr>
            <w:i/>
          </w:rPr>
          <w:delText xml:space="preserve">he </w:delText>
        </w:r>
        <w:r w:rsidR="00037F89" w:rsidRPr="009B43B3" w:rsidDel="0055501D">
          <w:rPr>
            <w:i/>
          </w:rPr>
          <w:delText xml:space="preserve">impact of </w:delText>
        </w:r>
        <w:r w:rsidR="0040658A" w:rsidRPr="009B43B3" w:rsidDel="0055501D">
          <w:rPr>
            <w:i/>
          </w:rPr>
          <w:delText xml:space="preserve">policy </w:delText>
        </w:r>
        <w:r w:rsidR="00037F89" w:rsidRPr="009B43B3" w:rsidDel="0055501D">
          <w:rPr>
            <w:i/>
          </w:rPr>
          <w:delText xml:space="preserve">changes in the </w:delText>
        </w:r>
        <w:r w:rsidR="0040658A" w:rsidRPr="009B43B3" w:rsidDel="0055501D">
          <w:rPr>
            <w:i/>
          </w:rPr>
          <w:delText>U.S.</w:delText>
        </w:r>
        <w:r w:rsidR="005860E1" w:rsidRPr="009B43B3" w:rsidDel="0055501D">
          <w:rPr>
            <w:i/>
          </w:rPr>
          <w:delText xml:space="preserve"> </w:delText>
        </w:r>
        <w:r w:rsidR="009B43B3" w:rsidRPr="009B43B3" w:rsidDel="0055501D">
          <w:rPr>
            <w:i/>
          </w:rPr>
          <w:delText>and NAFTA</w:delText>
        </w:r>
        <w:r w:rsidR="005860E1" w:rsidRPr="009B43B3" w:rsidDel="0055501D">
          <w:rPr>
            <w:i/>
          </w:rPr>
          <w:delText>.</w:delText>
        </w:r>
        <w:r w:rsidR="0040658A" w:rsidDel="0055501D">
          <w:delText xml:space="preserve"> </w:delText>
        </w:r>
      </w:del>
    </w:p>
    <w:p w14:paraId="678C7F89" w14:textId="59D2F41A" w:rsidR="00880B96" w:rsidRPr="00133A06" w:rsidDel="0055501D" w:rsidRDefault="00880B96" w:rsidP="005C7524">
      <w:pPr>
        <w:pStyle w:val="ListBullet"/>
        <w:numPr>
          <w:ilvl w:val="0"/>
          <w:numId w:val="16"/>
        </w:numPr>
        <w:rPr>
          <w:del w:id="367" w:author="Huang, Chengyu" w:date="2019-05-28T10:54:00Z"/>
        </w:rPr>
      </w:pPr>
      <w:del w:id="368" w:author="Huang, Chengyu" w:date="2019-05-28T10:54:00Z">
        <w:r w:rsidDel="0055501D">
          <w:delText>T</w:delText>
        </w:r>
        <w:r w:rsidR="0040658A" w:rsidDel="0055501D">
          <w:delText>he</w:delText>
        </w:r>
        <w:r w:rsidR="004B4B27" w:rsidRPr="004B4B27" w:rsidDel="0055501D">
          <w:delText xml:space="preserve"> </w:delText>
        </w:r>
        <w:r w:rsidR="00E433E9" w:rsidDel="0055501D">
          <w:delText>impact of the</w:delText>
        </w:r>
        <w:r w:rsidDel="0055501D">
          <w:delText xml:space="preserve"> U.S. tax</w:delText>
        </w:r>
        <w:r w:rsidR="00E433E9" w:rsidDel="0055501D">
          <w:delText xml:space="preserve"> reform on near-term growth in the U.S. and the subsequent impact on Canada are subject to considerable uncertainty, with both economies currently operating near full capacity and some </w:delText>
        </w:r>
        <w:r w:rsidR="003F0066" w:rsidDel="0055501D">
          <w:delText>tax provisions</w:delText>
        </w:r>
        <w:r w:rsidR="00E433E9" w:rsidDel="0055501D">
          <w:delText xml:space="preserve"> (notably</w:delText>
        </w:r>
        <w:r w:rsidR="003F0066" w:rsidDel="0055501D">
          <w:delText xml:space="preserve"> on the international aspects of the reform)</w:delText>
        </w:r>
        <w:r w:rsidR="00E433E9" w:rsidDel="0055501D">
          <w:delText>) without historical preceden</w:delText>
        </w:r>
        <w:r w:rsidR="003F0066" w:rsidDel="0055501D">
          <w:delText>t</w:delText>
        </w:r>
        <w:r w:rsidR="00E433E9" w:rsidDel="0055501D">
          <w:delText xml:space="preserve">. Likewise, the impact of lower tax rates in the U.S. </w:delText>
        </w:r>
        <w:r w:rsidR="00037F89" w:rsidDel="0055501D">
          <w:delText>could make</w:delText>
        </w:r>
        <w:r w:rsidR="00E433E9" w:rsidDel="0055501D">
          <w:delText xml:space="preserve"> Canada a less attractive destination for investment</w:delText>
        </w:r>
        <w:r w:rsidR="00037F89" w:rsidDel="0055501D">
          <w:delText xml:space="preserve">, </w:delText>
        </w:r>
        <w:r w:rsidR="004F01D3" w:rsidDel="0055501D">
          <w:delText xml:space="preserve">leading to heightened </w:delText>
        </w:r>
        <w:r w:rsidR="00037F89" w:rsidDel="0055501D">
          <w:delText xml:space="preserve">uncertainty about Canada’s </w:delText>
        </w:r>
        <w:r w:rsidR="00C94885" w:rsidDel="0055501D">
          <w:delText xml:space="preserve">medium-term </w:delText>
        </w:r>
        <w:r w:rsidR="00037F89" w:rsidDel="0055501D">
          <w:delText>growth prospects</w:delText>
        </w:r>
        <w:r w:rsidR="00FE3D99" w:rsidDel="0055501D">
          <w:delText>.</w:delText>
        </w:r>
        <w:r w:rsidR="009B43B3" w:rsidRPr="00133A06" w:rsidDel="0055501D">
          <w:delText xml:space="preserve"> </w:delText>
        </w:r>
      </w:del>
    </w:p>
    <w:p w14:paraId="6A3CFA0A" w14:textId="080AB9A7" w:rsidR="00526D12" w:rsidRPr="005444E3" w:rsidDel="0055501D" w:rsidRDefault="003567C8" w:rsidP="003567C8">
      <w:pPr>
        <w:pStyle w:val="ListBullet"/>
        <w:numPr>
          <w:ilvl w:val="0"/>
          <w:numId w:val="16"/>
        </w:numPr>
        <w:rPr>
          <w:del w:id="369" w:author="Huang, Chengyu" w:date="2019-05-28T10:54:00Z"/>
        </w:rPr>
      </w:pPr>
      <w:del w:id="370" w:author="Huang, Chengyu" w:date="2019-05-28T10:54:00Z">
        <w:r w:rsidRPr="003567C8" w:rsidDel="0055501D">
          <w:rPr>
            <w:noProof/>
          </w:rPr>
          <w:drawing>
            <wp:anchor distT="0" distB="0" distL="114300" distR="114300" simplePos="0" relativeHeight="252697600" behindDoc="0" locked="0" layoutInCell="1" allowOverlap="1" wp14:anchorId="580110EA" wp14:editId="04A239D7">
              <wp:simplePos x="0" y="0"/>
              <wp:positionH relativeFrom="column">
                <wp:posOffset>3430905</wp:posOffset>
              </wp:positionH>
              <wp:positionV relativeFrom="paragraph">
                <wp:posOffset>2466975</wp:posOffset>
              </wp:positionV>
              <wp:extent cx="2341245" cy="1371600"/>
              <wp:effectExtent l="0" t="0" r="1905" b="0"/>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124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7734" w:rsidDel="0055501D">
          <w:delText xml:space="preserve">Delays in </w:delText>
        </w:r>
        <w:r w:rsidR="00C94885" w:rsidRPr="005444E3" w:rsidDel="0055501D">
          <w:delText>forg</w:delText>
        </w:r>
        <w:r w:rsidR="00E87734" w:rsidDel="0055501D">
          <w:delText xml:space="preserve">ing </w:delText>
        </w:r>
        <w:r w:rsidR="00C94885" w:rsidRPr="005444E3" w:rsidDel="0055501D">
          <w:delText xml:space="preserve">a new </w:delText>
        </w:r>
        <w:r w:rsidR="003F0066" w:rsidDel="0055501D">
          <w:delText xml:space="preserve">NAFTA </w:delText>
        </w:r>
        <w:r w:rsidR="00C94885" w:rsidRPr="005444E3" w:rsidDel="0055501D">
          <w:delText xml:space="preserve">agreement could impact investment </w:delText>
        </w:r>
        <w:r w:rsidR="004F01D3" w:rsidRPr="005444E3" w:rsidDel="0055501D">
          <w:delText xml:space="preserve">and growth </w:delText>
        </w:r>
        <w:r w:rsidR="003D46FD" w:rsidRPr="005444E3" w:rsidDel="0055501D">
          <w:delText xml:space="preserve">for an extended </w:delText>
        </w:r>
        <w:r w:rsidR="00C94885" w:rsidRPr="005444E3" w:rsidDel="0055501D">
          <w:delText xml:space="preserve">period. </w:delText>
        </w:r>
        <w:r w:rsidR="0069449D" w:rsidRPr="005444E3" w:rsidDel="0055501D">
          <w:delText xml:space="preserve">CGE-based model estimates suggest that the failure of NAFTA </w:delText>
        </w:r>
        <w:r w:rsidR="00F44F14" w:rsidRPr="008D01C5" w:rsidDel="0055501D">
          <w:delText>and a reversion to tariff rates that satisfy  WTO rules</w:delText>
        </w:r>
        <w:r w:rsidR="00F44F14" w:rsidRPr="005444E3" w:rsidDel="0055501D">
          <w:delText xml:space="preserve"> </w:delText>
        </w:r>
        <w:r w:rsidR="0069449D" w:rsidRPr="005444E3" w:rsidDel="0055501D">
          <w:delText>could reduce Canada’s real GDP by around 0.</w:delText>
        </w:r>
        <w:r w:rsidR="00B51297" w:rsidRPr="005444E3" w:rsidDel="0055501D">
          <w:delText>4</w:delText>
        </w:r>
        <w:r w:rsidR="0069449D" w:rsidRPr="005444E3" w:rsidDel="0055501D">
          <w:delText xml:space="preserve"> percent, with production of manufactured goods (notably, machinery and equipment, automobiles, and apparel and textiles) being particularly hard hit</w:delText>
        </w:r>
        <w:r w:rsidR="0054660D" w:rsidDel="0055501D">
          <w:delText xml:space="preserve"> (Appendix </w:delText>
        </w:r>
        <w:r w:rsidR="009650A1" w:rsidDel="0055501D">
          <w:delText>I</w:delText>
        </w:r>
        <w:r w:rsidR="0054660D" w:rsidDel="0055501D">
          <w:delText>)</w:delText>
        </w:r>
        <w:r w:rsidR="0069449D" w:rsidRPr="005444E3" w:rsidDel="0055501D">
          <w:delText>.</w:delText>
        </w:r>
        <w:r w:rsidR="00B51297" w:rsidRPr="005444E3" w:rsidDel="0055501D">
          <w:rPr>
            <w:rStyle w:val="FootnoteReference"/>
          </w:rPr>
          <w:footnoteReference w:id="10"/>
        </w:r>
        <w:r w:rsidR="0069449D" w:rsidRPr="005444E3" w:rsidDel="0055501D">
          <w:delText xml:space="preserve"> </w:delText>
        </w:r>
        <w:r w:rsidR="00B87124" w:rsidRPr="008D01C5" w:rsidDel="0055501D">
          <w:delText>Even if WTO rules continue to apply, t</w:delText>
        </w:r>
        <w:r w:rsidR="00F44F14" w:rsidRPr="008D01C5" w:rsidDel="0055501D">
          <w:delText xml:space="preserve">he negative effects </w:delText>
        </w:r>
        <w:r w:rsidR="00B87124" w:rsidRPr="008D01C5" w:rsidDel="0055501D">
          <w:delText xml:space="preserve">of a failure of NAFTA negotiations </w:delText>
        </w:r>
        <w:r w:rsidR="00F44F14" w:rsidRPr="008D01C5" w:rsidDel="0055501D">
          <w:delText xml:space="preserve">could be amplified </w:delText>
        </w:r>
        <w:r w:rsidR="00B87124" w:rsidRPr="008D01C5" w:rsidDel="0055501D">
          <w:delText>if</w:delText>
        </w:r>
        <w:r w:rsidR="00F44F14" w:rsidRPr="008D01C5" w:rsidDel="0055501D">
          <w:delText xml:space="preserve"> non-tariff trade costs (</w:delText>
        </w:r>
        <w:r w:rsidR="00B87124" w:rsidRPr="008D01C5" w:rsidDel="0055501D">
          <w:delText xml:space="preserve">such as </w:delText>
        </w:r>
        <w:r w:rsidR="00E87734" w:rsidDel="0055501D">
          <w:delText xml:space="preserve">the breakdown of supply chains, </w:delText>
        </w:r>
        <w:r w:rsidR="00B87124" w:rsidRPr="008D01C5" w:rsidDel="0055501D">
          <w:delText xml:space="preserve">delays for </w:delText>
        </w:r>
        <w:r w:rsidR="00F44F14" w:rsidRPr="008D01C5" w:rsidDel="0055501D">
          <w:delText xml:space="preserve">inspections and </w:delText>
        </w:r>
        <w:r w:rsidR="00036945" w:rsidRPr="008D01C5" w:rsidDel="0055501D">
          <w:delText xml:space="preserve">other </w:delText>
        </w:r>
        <w:r w:rsidR="00B87124" w:rsidRPr="008D01C5" w:rsidDel="0055501D">
          <w:delText>administrative costs</w:delText>
        </w:r>
        <w:r w:rsidR="00D46F7D" w:rsidDel="0055501D">
          <w:delText xml:space="preserve"> at the border</w:delText>
        </w:r>
        <w:r w:rsidR="00F44F14" w:rsidRPr="008D01C5" w:rsidDel="0055501D">
          <w:delText xml:space="preserve">) </w:delText>
        </w:r>
        <w:r w:rsidR="00036945" w:rsidRPr="008D01C5" w:rsidDel="0055501D">
          <w:delText>rise</w:delText>
        </w:r>
        <w:r w:rsidR="00FA3147" w:rsidRPr="008D01C5" w:rsidDel="0055501D">
          <w:delText>.</w:delText>
        </w:r>
        <w:r w:rsidR="0049322C" w:rsidDel="0055501D">
          <w:rPr>
            <w:rStyle w:val="FootnoteReference"/>
          </w:rPr>
          <w:footnoteReference w:id="11"/>
        </w:r>
        <w:r w:rsidR="00FA3147" w:rsidDel="0055501D">
          <w:delText xml:space="preserve"> A</w:delText>
        </w:r>
        <w:r w:rsidR="00833FF6" w:rsidDel="0055501D">
          <w:delText xml:space="preserve"> 10 percent increase in non-tariff t</w:delText>
        </w:r>
        <w:r w:rsidR="00FA3147" w:rsidDel="0055501D">
          <w:delText>rade costs</w:delText>
        </w:r>
        <w:r w:rsidR="00116A48" w:rsidDel="0055501D">
          <w:delText>, for example,</w:delText>
        </w:r>
        <w:r w:rsidR="00FA3147" w:rsidDel="0055501D">
          <w:delText xml:space="preserve"> could reduce real GDP by 1.9 percent. </w:delText>
        </w:r>
        <w:r w:rsidR="00833FF6" w:rsidDel="0055501D">
          <w:delText xml:space="preserve">  </w:delText>
        </w:r>
        <w:r w:rsidR="00B87124" w:rsidRPr="005444E3" w:rsidDel="0055501D">
          <w:delText xml:space="preserve"> </w:delText>
        </w:r>
      </w:del>
    </w:p>
    <w:p w14:paraId="40513A4F" w14:textId="5A2A4DCE" w:rsidR="003569CB" w:rsidDel="0055501D" w:rsidRDefault="005350B9" w:rsidP="00755C8E">
      <w:pPr>
        <w:pStyle w:val="ListBullet"/>
        <w:rPr>
          <w:del w:id="375" w:author="Huang, Chengyu" w:date="2019-05-28T10:54:00Z"/>
        </w:rPr>
      </w:pPr>
      <w:del w:id="376" w:author="Huang, Chengyu" w:date="2019-05-28T10:54:00Z">
        <w:r w:rsidRPr="004A7F2D" w:rsidDel="0055501D">
          <w:rPr>
            <w:i/>
          </w:rPr>
          <w:delText>Other risks include structurally weaker growth</w:delText>
        </w:r>
        <w:r w:rsidRPr="007D6648" w:rsidDel="0055501D">
          <w:rPr>
            <w:rPrChange w:id="377" w:author="Ochoa, Javier" w:date="2018-06-08T15:24:00Z">
              <w:rPr>
                <w:i/>
              </w:rPr>
            </w:rPrChange>
          </w:rPr>
          <w:delText xml:space="preserve"> in </w:delText>
        </w:r>
        <w:r w:rsidRPr="004A7F2D" w:rsidDel="0055501D">
          <w:rPr>
            <w:i/>
          </w:rPr>
          <w:delText>key advanced</w:delText>
        </w:r>
        <w:r w:rsidR="00E373EE" w:rsidRPr="004A7F2D" w:rsidDel="0055501D">
          <w:rPr>
            <w:i/>
          </w:rPr>
          <w:delText xml:space="preserve"> economies</w:delText>
        </w:r>
        <w:r w:rsidR="003569CB" w:rsidRPr="004A7F2D" w:rsidDel="0055501D">
          <w:rPr>
            <w:i/>
          </w:rPr>
          <w:delText>, a sharp slowdown in China,</w:delText>
        </w:r>
        <w:r w:rsidRPr="004A7F2D" w:rsidDel="0055501D">
          <w:rPr>
            <w:i/>
          </w:rPr>
          <w:delText xml:space="preserve"> and tighter global financial conditions</w:delText>
        </w:r>
        <w:r w:rsidRPr="007D6648" w:rsidDel="0055501D">
          <w:rPr>
            <w:rPrChange w:id="378" w:author="Ochoa, Javier" w:date="2018-06-08T15:24:00Z">
              <w:rPr>
                <w:i/>
              </w:rPr>
            </w:rPrChange>
          </w:rPr>
          <w:delText>.</w:delText>
        </w:r>
        <w:r w:rsidRPr="005350B9" w:rsidDel="0055501D">
          <w:delText xml:space="preserve"> </w:delText>
        </w:r>
      </w:del>
    </w:p>
    <w:p w14:paraId="106D372C" w14:textId="253AE259" w:rsidR="00E87734" w:rsidRPr="007D6648" w:rsidDel="0055501D" w:rsidRDefault="00E87734" w:rsidP="00755C8E">
      <w:pPr>
        <w:pStyle w:val="ListBullet"/>
        <w:rPr>
          <w:del w:id="379" w:author="Huang, Chengyu" w:date="2019-05-28T10:54:00Z"/>
          <w:i/>
        </w:rPr>
      </w:pPr>
      <w:del w:id="380" w:author="Huang, Chengyu" w:date="2019-05-28T10:54:00Z">
        <w:r w:rsidRPr="004A7F2D" w:rsidDel="0055501D">
          <w:rPr>
            <w:i/>
          </w:rPr>
          <w:delText>On the other hand, higher oil prices prompted by either rising global prices or an easing in domestic pipeline constraints</w:delText>
        </w:r>
        <w:r w:rsidR="004923CC" w:rsidRPr="004A7F2D" w:rsidDel="0055501D">
          <w:rPr>
            <w:i/>
          </w:rPr>
          <w:delText xml:space="preserve"> that</w:delText>
        </w:r>
        <w:r w:rsidRPr="004A7F2D" w:rsidDel="0055501D">
          <w:rPr>
            <w:i/>
          </w:rPr>
          <w:delText xml:space="preserve"> narrow</w:delText>
        </w:r>
        <w:r w:rsidR="004923CC" w:rsidRPr="004A7F2D" w:rsidDel="0055501D">
          <w:rPr>
            <w:i/>
          </w:rPr>
          <w:delText>s</w:delText>
        </w:r>
        <w:r w:rsidRPr="004A7F2D" w:rsidDel="0055501D">
          <w:rPr>
            <w:i/>
          </w:rPr>
          <w:delText xml:space="preserve"> the WTI-W</w:delText>
        </w:r>
        <w:r w:rsidR="004923CC" w:rsidRPr="004A7F2D" w:rsidDel="0055501D">
          <w:rPr>
            <w:i/>
          </w:rPr>
          <w:delText>CS</w:delText>
        </w:r>
        <w:r w:rsidRPr="004A7F2D" w:rsidDel="0055501D">
          <w:rPr>
            <w:i/>
          </w:rPr>
          <w:delText xml:space="preserve"> spread, could present upside risks to the outlook.</w:delText>
        </w:r>
      </w:del>
    </w:p>
    <w:bookmarkEnd w:id="182"/>
    <w:p w14:paraId="0736B907" w14:textId="28D64C29" w:rsidR="0020064E" w:rsidDel="0055501D" w:rsidRDefault="0020064E">
      <w:pPr>
        <w:spacing w:line="22" w:lineRule="auto"/>
        <w:rPr>
          <w:del w:id="381" w:author="Huang, Chengyu" w:date="2019-05-28T10:54:00Z"/>
        </w:rPr>
      </w:pPr>
      <w:del w:id="382" w:author="Huang, Chengyu" w:date="2019-05-28T10:54:00Z">
        <w:r w:rsidDel="0055501D">
          <w:br w:type="page"/>
        </w:r>
      </w:del>
    </w:p>
    <w:p w14:paraId="49B75724" w14:textId="5A6E6997" w:rsidR="0020064E" w:rsidDel="0055501D" w:rsidRDefault="0020064E" w:rsidP="0020064E">
      <w:pPr>
        <w:pStyle w:val="AnnexAppendixTitle"/>
        <w:spacing w:after="0" w:line="240" w:lineRule="auto"/>
        <w:rPr>
          <w:del w:id="383" w:author="Huang, Chengyu" w:date="2019-05-28T10:54:00Z"/>
          <w:sz w:val="26"/>
          <w:szCs w:val="26"/>
        </w:rPr>
      </w:pPr>
      <w:bookmarkStart w:id="384" w:name="_Hlk509323218"/>
      <w:del w:id="385" w:author="Huang, Chengyu" w:date="2019-05-28T10:54:00Z">
        <w:r w:rsidRPr="000E4AFD" w:rsidDel="0055501D">
          <w:rPr>
            <w:sz w:val="26"/>
            <w:szCs w:val="26"/>
          </w:rPr>
          <w:delText>Canada: Risk Assessment Matrix</w:delText>
        </w:r>
        <w:r w:rsidR="007B583B" w:rsidDel="0055501D">
          <w:rPr>
            <w:sz w:val="26"/>
            <w:szCs w:val="26"/>
          </w:rPr>
          <w:delText xml:space="preserve"> </w:delText>
        </w:r>
        <w:r w:rsidR="007B583B" w:rsidDel="0055501D">
          <w:rPr>
            <w:sz w:val="26"/>
            <w:szCs w:val="26"/>
            <w:vertAlign w:val="superscript"/>
          </w:rPr>
          <w:delText>1</w:delText>
        </w:r>
        <w:r w:rsidR="00E350BA" w:rsidDel="0055501D">
          <w:rPr>
            <w:sz w:val="26"/>
            <w:szCs w:val="26"/>
            <w:vertAlign w:val="superscript"/>
          </w:rPr>
          <w:delText>/</w:delText>
        </w:r>
      </w:del>
    </w:p>
    <w:p w14:paraId="1996D9EB" w14:textId="3ED144AB" w:rsidR="0020064E" w:rsidRPr="005C7524" w:rsidDel="0055501D" w:rsidRDefault="0020064E" w:rsidP="0020064E">
      <w:pPr>
        <w:pStyle w:val="AnnexAppendixTitle"/>
        <w:spacing w:after="120" w:line="240" w:lineRule="auto"/>
        <w:rPr>
          <w:del w:id="386" w:author="Huang, Chengyu" w:date="2019-05-28T10:54:00Z"/>
          <w:b w:val="0"/>
          <w:color w:val="4982AF"/>
          <w:sz w:val="21"/>
          <w:rPrChange w:id="387" w:author="Ochoa, Javier" w:date="2018-06-08T15:24:00Z">
            <w:rPr>
              <w:del w:id="388" w:author="Huang, Chengyu" w:date="2019-05-28T10:54:00Z"/>
              <w:b w:val="0"/>
              <w:color w:val="000000" w:themeColor="text1"/>
              <w:sz w:val="21"/>
            </w:rPr>
          </w:rPrChange>
        </w:rPr>
      </w:pPr>
      <w:del w:id="389" w:author="Huang, Chengyu" w:date="2019-05-28T10:54:00Z">
        <w:r w:rsidRPr="005C7524" w:rsidDel="0055501D">
          <w:rPr>
            <w:color w:val="4982AF"/>
            <w:rPrChange w:id="390" w:author="Ochoa, Javier" w:date="2018-06-08T15:24:00Z">
              <w:rPr>
                <w:color w:val="000000" w:themeColor="text1"/>
              </w:rPr>
            </w:rPrChange>
          </w:rPr>
          <w:delText>(Scale―low, medium, and high)</w:delText>
        </w:r>
      </w:del>
    </w:p>
    <w:tbl>
      <w:tblPr>
        <w:tblW w:w="10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4"/>
        <w:gridCol w:w="1091"/>
        <w:gridCol w:w="5130"/>
        <w:gridCol w:w="2430"/>
      </w:tblGrid>
      <w:tr w:rsidR="0020064E" w:rsidRPr="00100E22" w:rsidDel="0055501D" w14:paraId="1EC64791" w14:textId="070E2A1F" w:rsidTr="00A878E8">
        <w:trPr>
          <w:trHeight w:val="586"/>
          <w:jc w:val="center"/>
          <w:del w:id="391" w:author="Huang, Chengyu" w:date="2019-05-28T10:54:00Z"/>
        </w:trPr>
        <w:tc>
          <w:tcPr>
            <w:tcW w:w="1784" w:type="dxa"/>
            <w:tcBorders>
              <w:top w:val="single" w:sz="4" w:space="0" w:color="auto"/>
              <w:left w:val="single" w:sz="4" w:space="0" w:color="auto"/>
            </w:tcBorders>
            <w:shd w:val="clear" w:color="auto" w:fill="A7C4D9"/>
            <w:vAlign w:val="center"/>
          </w:tcPr>
          <w:p w14:paraId="4B32DE0B" w14:textId="38C14947" w:rsidR="0020064E" w:rsidRPr="00100E22" w:rsidDel="0055501D" w:rsidRDefault="0020064E" w:rsidP="005327E2">
            <w:pPr>
              <w:spacing w:after="120" w:line="240" w:lineRule="exact"/>
              <w:jc w:val="center"/>
              <w:rPr>
                <w:del w:id="392" w:author="Huang, Chengyu" w:date="2019-05-28T10:54:00Z"/>
                <w:rFonts w:cs="Segoe UI"/>
                <w:b/>
                <w:color w:val="000000" w:themeColor="text1"/>
                <w:sz w:val="16"/>
                <w:szCs w:val="16"/>
              </w:rPr>
            </w:pPr>
            <w:bookmarkStart w:id="393" w:name="_Hlk509323033"/>
            <w:bookmarkEnd w:id="384"/>
            <w:del w:id="394" w:author="Huang, Chengyu" w:date="2019-05-28T10:54:00Z">
              <w:r w:rsidRPr="00100E22" w:rsidDel="0055501D">
                <w:rPr>
                  <w:rFonts w:cs="Segoe UI"/>
                  <w:b/>
                  <w:color w:val="000000" w:themeColor="text1"/>
                  <w:sz w:val="16"/>
                  <w:szCs w:val="16"/>
                </w:rPr>
                <w:delText>Source of Risks</w:delText>
              </w:r>
            </w:del>
          </w:p>
        </w:tc>
        <w:tc>
          <w:tcPr>
            <w:tcW w:w="1091" w:type="dxa"/>
            <w:tcBorders>
              <w:top w:val="single" w:sz="4" w:space="0" w:color="auto"/>
            </w:tcBorders>
            <w:shd w:val="clear" w:color="auto" w:fill="A7C4D9"/>
            <w:vAlign w:val="center"/>
          </w:tcPr>
          <w:p w14:paraId="797D2562" w14:textId="2692AD2B" w:rsidR="0020064E" w:rsidRPr="00100E22" w:rsidDel="0055501D" w:rsidRDefault="0020064E" w:rsidP="005327E2">
            <w:pPr>
              <w:spacing w:after="120" w:line="240" w:lineRule="exact"/>
              <w:jc w:val="center"/>
              <w:rPr>
                <w:del w:id="395" w:author="Huang, Chengyu" w:date="2019-05-28T10:54:00Z"/>
                <w:rFonts w:cs="Segoe UI"/>
                <w:b/>
                <w:color w:val="000000" w:themeColor="text1"/>
                <w:sz w:val="16"/>
                <w:szCs w:val="16"/>
              </w:rPr>
            </w:pPr>
            <w:del w:id="396" w:author="Huang, Chengyu" w:date="2019-05-28T10:54:00Z">
              <w:r w:rsidRPr="00100E22" w:rsidDel="0055501D">
                <w:rPr>
                  <w:rFonts w:cs="Segoe UI"/>
                  <w:b/>
                  <w:color w:val="000000" w:themeColor="text1"/>
                  <w:sz w:val="16"/>
                  <w:szCs w:val="16"/>
                </w:rPr>
                <w:delText>Relative Likelihood</w:delText>
              </w:r>
            </w:del>
          </w:p>
        </w:tc>
        <w:tc>
          <w:tcPr>
            <w:tcW w:w="5130" w:type="dxa"/>
            <w:tcBorders>
              <w:top w:val="single" w:sz="4" w:space="0" w:color="auto"/>
              <w:right w:val="single" w:sz="4" w:space="0" w:color="auto"/>
            </w:tcBorders>
            <w:shd w:val="clear" w:color="auto" w:fill="A7C4D9"/>
            <w:vAlign w:val="center"/>
          </w:tcPr>
          <w:p w14:paraId="51101530" w14:textId="6F124EFE" w:rsidR="0020064E" w:rsidRPr="00100E22" w:rsidDel="0055501D" w:rsidRDefault="0020064E" w:rsidP="005327E2">
            <w:pPr>
              <w:spacing w:after="120" w:line="240" w:lineRule="exact"/>
              <w:jc w:val="center"/>
              <w:rPr>
                <w:del w:id="397" w:author="Huang, Chengyu" w:date="2019-05-28T10:54:00Z"/>
                <w:rFonts w:cs="Segoe UI"/>
                <w:b/>
                <w:color w:val="000000" w:themeColor="text1"/>
                <w:sz w:val="16"/>
                <w:szCs w:val="16"/>
              </w:rPr>
            </w:pPr>
            <w:del w:id="398" w:author="Huang, Chengyu" w:date="2019-05-28T10:54:00Z">
              <w:r w:rsidRPr="00100E22" w:rsidDel="0055501D">
                <w:rPr>
                  <w:rFonts w:cs="Segoe UI"/>
                  <w:b/>
                  <w:color w:val="000000" w:themeColor="text1"/>
                  <w:sz w:val="16"/>
                  <w:szCs w:val="16"/>
                </w:rPr>
                <w:delText>Impact</w:delText>
              </w:r>
            </w:del>
          </w:p>
        </w:tc>
        <w:tc>
          <w:tcPr>
            <w:tcW w:w="2430" w:type="dxa"/>
            <w:tcBorders>
              <w:top w:val="single" w:sz="4" w:space="0" w:color="auto"/>
              <w:left w:val="single" w:sz="4" w:space="0" w:color="auto"/>
              <w:right w:val="single" w:sz="4" w:space="0" w:color="auto"/>
            </w:tcBorders>
            <w:shd w:val="clear" w:color="auto" w:fill="A7C4D9"/>
            <w:vAlign w:val="center"/>
          </w:tcPr>
          <w:p w14:paraId="7109C48D" w14:textId="79608653" w:rsidR="0020064E" w:rsidRPr="00100E22" w:rsidDel="0055501D" w:rsidRDefault="0020064E" w:rsidP="005327E2">
            <w:pPr>
              <w:spacing w:after="120" w:line="240" w:lineRule="exact"/>
              <w:jc w:val="center"/>
              <w:rPr>
                <w:del w:id="399" w:author="Huang, Chengyu" w:date="2019-05-28T10:54:00Z"/>
                <w:rFonts w:cs="Segoe UI"/>
                <w:b/>
                <w:color w:val="000000" w:themeColor="text1"/>
                <w:sz w:val="16"/>
                <w:szCs w:val="16"/>
              </w:rPr>
            </w:pPr>
            <w:del w:id="400" w:author="Huang, Chengyu" w:date="2019-05-28T10:54:00Z">
              <w:r w:rsidRPr="00100E22" w:rsidDel="0055501D">
                <w:rPr>
                  <w:rFonts w:cs="Segoe UI"/>
                  <w:b/>
                  <w:color w:val="000000" w:themeColor="text1"/>
                  <w:sz w:val="16"/>
                  <w:szCs w:val="16"/>
                </w:rPr>
                <w:delText>Policy Response</w:delText>
              </w:r>
            </w:del>
          </w:p>
        </w:tc>
      </w:tr>
      <w:tr w:rsidR="0020064E" w:rsidRPr="00100E22" w:rsidDel="0055501D" w14:paraId="6207ECFF" w14:textId="2295C8ED" w:rsidTr="00A878E8">
        <w:trPr>
          <w:trHeight w:val="315"/>
          <w:jc w:val="center"/>
          <w:del w:id="401" w:author="Huang, Chengyu" w:date="2019-05-28T10:54:00Z"/>
        </w:trPr>
        <w:tc>
          <w:tcPr>
            <w:tcW w:w="8005" w:type="dxa"/>
            <w:gridSpan w:val="3"/>
            <w:tcBorders>
              <w:left w:val="single" w:sz="4" w:space="0" w:color="auto"/>
              <w:right w:val="single" w:sz="4" w:space="0" w:color="auto"/>
            </w:tcBorders>
            <w:vAlign w:val="center"/>
          </w:tcPr>
          <w:p w14:paraId="37B44058" w14:textId="5A678228" w:rsidR="0020064E" w:rsidRPr="00100E22" w:rsidDel="0055501D" w:rsidRDefault="0020064E" w:rsidP="00C22FCA">
            <w:pPr>
              <w:pStyle w:val="ListParagraph"/>
              <w:spacing w:line="240" w:lineRule="exact"/>
              <w:ind w:left="0"/>
              <w:jc w:val="center"/>
              <w:rPr>
                <w:del w:id="402" w:author="Huang, Chengyu" w:date="2019-05-28T10:54:00Z"/>
                <w:rFonts w:cs="Segoe UI"/>
                <w:b/>
                <w:color w:val="000000" w:themeColor="text1"/>
                <w:sz w:val="16"/>
                <w:szCs w:val="16"/>
              </w:rPr>
            </w:pPr>
            <w:del w:id="403" w:author="Huang, Chengyu" w:date="2019-05-28T10:54:00Z">
              <w:r w:rsidRPr="00100E22" w:rsidDel="0055501D">
                <w:rPr>
                  <w:rFonts w:cs="Segoe UI"/>
                  <w:b/>
                  <w:i/>
                  <w:color w:val="000000" w:themeColor="text1"/>
                  <w:sz w:val="16"/>
                  <w:szCs w:val="16"/>
                </w:rPr>
                <w:delText>Globally-sourced risks</w:delText>
              </w:r>
            </w:del>
          </w:p>
        </w:tc>
        <w:tc>
          <w:tcPr>
            <w:tcW w:w="2430" w:type="dxa"/>
            <w:tcBorders>
              <w:left w:val="single" w:sz="4" w:space="0" w:color="auto"/>
              <w:right w:val="single" w:sz="4" w:space="0" w:color="auto"/>
            </w:tcBorders>
            <w:vAlign w:val="center"/>
          </w:tcPr>
          <w:p w14:paraId="1915526D" w14:textId="4FF91B36" w:rsidR="0020064E" w:rsidRPr="00100E22" w:rsidDel="0055501D" w:rsidRDefault="0020064E" w:rsidP="005327E2">
            <w:pPr>
              <w:pStyle w:val="ListParagraph"/>
              <w:spacing w:after="120" w:line="240" w:lineRule="exact"/>
              <w:ind w:left="0"/>
              <w:jc w:val="center"/>
              <w:rPr>
                <w:del w:id="404" w:author="Huang, Chengyu" w:date="2019-05-28T10:54:00Z"/>
                <w:rFonts w:cs="Segoe UI"/>
                <w:b/>
                <w:color w:val="000000" w:themeColor="text1"/>
                <w:sz w:val="16"/>
                <w:szCs w:val="16"/>
              </w:rPr>
            </w:pPr>
          </w:p>
        </w:tc>
      </w:tr>
      <w:tr w:rsidR="0020064E" w:rsidRPr="00100E22" w:rsidDel="0055501D" w14:paraId="37C7DD48" w14:textId="63DF5C8E" w:rsidTr="00A878E8">
        <w:trPr>
          <w:trHeight w:val="2312"/>
          <w:jc w:val="center"/>
          <w:del w:id="405" w:author="Huang, Chengyu" w:date="2019-05-28T10:54:00Z"/>
        </w:trPr>
        <w:tc>
          <w:tcPr>
            <w:tcW w:w="1784" w:type="dxa"/>
            <w:tcBorders>
              <w:left w:val="single" w:sz="4" w:space="0" w:color="auto"/>
            </w:tcBorders>
            <w:vAlign w:val="center"/>
          </w:tcPr>
          <w:p w14:paraId="651BE4D3" w14:textId="54FE95BF" w:rsidR="0020064E" w:rsidRPr="00100E22" w:rsidDel="0055501D" w:rsidRDefault="0020064E" w:rsidP="00637E67">
            <w:pPr>
              <w:pStyle w:val="ListParagraph"/>
              <w:numPr>
                <w:ilvl w:val="0"/>
                <w:numId w:val="15"/>
              </w:numPr>
              <w:spacing w:after="120" w:line="240" w:lineRule="exact"/>
              <w:ind w:left="155" w:hanging="155"/>
              <w:rPr>
                <w:del w:id="406" w:author="Huang, Chengyu" w:date="2019-05-28T10:54:00Z"/>
                <w:rFonts w:cs="Segoe UI"/>
                <w:color w:val="000000" w:themeColor="text1"/>
                <w:sz w:val="16"/>
                <w:szCs w:val="16"/>
              </w:rPr>
            </w:pPr>
            <w:del w:id="407" w:author="Huang, Chengyu" w:date="2019-05-28T10:54:00Z">
              <w:r w:rsidRPr="00100E22" w:rsidDel="0055501D">
                <w:rPr>
                  <w:rFonts w:cs="Segoe UI"/>
                  <w:color w:val="000000" w:themeColor="text1"/>
                  <w:sz w:val="16"/>
                  <w:szCs w:val="16"/>
                </w:rPr>
                <w:delText>Retreat from cross border integration</w:delText>
              </w:r>
              <w:r w:rsidR="004301FF" w:rsidRPr="00100E22" w:rsidDel="0055501D">
                <w:rPr>
                  <w:rFonts w:cs="Segoe UI"/>
                  <w:color w:val="000000" w:themeColor="text1"/>
                  <w:sz w:val="16"/>
                  <w:szCs w:val="16"/>
                </w:rPr>
                <w:delText xml:space="preserve"> and </w:delText>
              </w:r>
              <w:r w:rsidRPr="00100E22" w:rsidDel="0055501D">
                <w:rPr>
                  <w:rFonts w:cs="Segoe UI"/>
                  <w:color w:val="000000" w:themeColor="text1"/>
                  <w:sz w:val="16"/>
                  <w:szCs w:val="16"/>
                </w:rPr>
                <w:delText xml:space="preserve">policy </w:delText>
              </w:r>
              <w:r w:rsidR="004301FF" w:rsidRPr="00100E22" w:rsidDel="0055501D">
                <w:rPr>
                  <w:rFonts w:cs="Segoe UI"/>
                  <w:color w:val="000000" w:themeColor="text1"/>
                  <w:sz w:val="16"/>
                  <w:szCs w:val="16"/>
                </w:rPr>
                <w:delText>uncertainty</w:delText>
              </w:r>
            </w:del>
          </w:p>
        </w:tc>
        <w:tc>
          <w:tcPr>
            <w:tcW w:w="1091" w:type="dxa"/>
            <w:shd w:val="clear" w:color="auto" w:fill="FFFF00"/>
            <w:vAlign w:val="center"/>
          </w:tcPr>
          <w:p w14:paraId="7A266BF5" w14:textId="00086652" w:rsidR="0020064E" w:rsidRPr="00100E22" w:rsidDel="0055501D" w:rsidRDefault="004301FF" w:rsidP="005327E2">
            <w:pPr>
              <w:spacing w:after="120" w:line="240" w:lineRule="exact"/>
              <w:jc w:val="center"/>
              <w:rPr>
                <w:del w:id="408" w:author="Huang, Chengyu" w:date="2019-05-28T10:54:00Z"/>
                <w:rFonts w:cs="Segoe UI"/>
                <w:b/>
                <w:color w:val="000000" w:themeColor="text1"/>
                <w:sz w:val="16"/>
                <w:szCs w:val="16"/>
              </w:rPr>
            </w:pPr>
            <w:del w:id="409" w:author="Huang, Chengyu" w:date="2019-05-28T10:54:00Z">
              <w:r w:rsidRPr="00100E22" w:rsidDel="0055501D">
                <w:rPr>
                  <w:rFonts w:cs="Segoe UI"/>
                  <w:b/>
                  <w:color w:val="000000" w:themeColor="text1"/>
                  <w:sz w:val="16"/>
                  <w:szCs w:val="16"/>
                </w:rPr>
                <w:delText>Medium</w:delText>
              </w:r>
            </w:del>
          </w:p>
        </w:tc>
        <w:tc>
          <w:tcPr>
            <w:tcW w:w="5130" w:type="dxa"/>
            <w:vAlign w:val="center"/>
          </w:tcPr>
          <w:p w14:paraId="2F089921" w14:textId="794F0786" w:rsidR="0020064E" w:rsidRPr="00100E22" w:rsidDel="0055501D" w:rsidRDefault="0020064E" w:rsidP="00100E22">
            <w:pPr>
              <w:spacing w:line="240" w:lineRule="exact"/>
              <w:jc w:val="center"/>
              <w:rPr>
                <w:del w:id="410" w:author="Huang, Chengyu" w:date="2019-05-28T10:54:00Z"/>
                <w:rFonts w:cs="Segoe UI"/>
                <w:b/>
                <w:color w:val="FF0000"/>
                <w:sz w:val="16"/>
                <w:szCs w:val="16"/>
              </w:rPr>
            </w:pPr>
            <w:del w:id="411" w:author="Huang, Chengyu" w:date="2019-05-28T10:54:00Z">
              <w:r w:rsidRPr="00100E22" w:rsidDel="0055501D">
                <w:rPr>
                  <w:rFonts w:cs="Segoe UI"/>
                  <w:b/>
                  <w:color w:val="FF0000"/>
                  <w:sz w:val="16"/>
                  <w:szCs w:val="16"/>
                </w:rPr>
                <w:delText>High</w:delText>
              </w:r>
            </w:del>
          </w:p>
          <w:p w14:paraId="77E75C07" w14:textId="1B330DC8" w:rsidR="0020064E" w:rsidRPr="00100E22" w:rsidDel="0055501D" w:rsidRDefault="0020064E" w:rsidP="00C22FCA">
            <w:pPr>
              <w:pStyle w:val="ListBullet"/>
              <w:numPr>
                <w:ilvl w:val="0"/>
                <w:numId w:val="0"/>
              </w:numPr>
              <w:spacing w:after="0" w:line="264" w:lineRule="auto"/>
              <w:rPr>
                <w:del w:id="412" w:author="Huang, Chengyu" w:date="2019-05-28T10:54:00Z"/>
                <w:rFonts w:cs="Segoe UI"/>
                <w:color w:val="000000" w:themeColor="text1"/>
                <w:sz w:val="16"/>
                <w:szCs w:val="16"/>
                <w:highlight w:val="lightGray"/>
              </w:rPr>
            </w:pPr>
            <w:del w:id="413" w:author="Huang, Chengyu" w:date="2019-05-28T10:54:00Z">
              <w:r w:rsidRPr="00100E22" w:rsidDel="0055501D">
                <w:rPr>
                  <w:rFonts w:cs="Segoe UI"/>
                  <w:color w:val="000000" w:themeColor="text1"/>
                  <w:sz w:val="16"/>
                  <w:szCs w:val="16"/>
                </w:rPr>
                <w:delText xml:space="preserve">Canada is a highly open economy with total trade accounting for over 60 percent of GDP. A shift toward protectionism </w:delText>
              </w:r>
              <w:r w:rsidR="00C15BE2" w:rsidDel="0055501D">
                <w:rPr>
                  <w:rFonts w:cs="Segoe UI"/>
                  <w:color w:val="000000" w:themeColor="text1"/>
                  <w:sz w:val="16"/>
                  <w:szCs w:val="16"/>
                </w:rPr>
                <w:delText>and economic isol</w:delText>
              </w:r>
              <w:r w:rsidR="00C22FCA" w:rsidDel="0055501D">
                <w:rPr>
                  <w:rFonts w:cs="Segoe UI"/>
                  <w:color w:val="000000" w:themeColor="text1"/>
                  <w:sz w:val="16"/>
                  <w:szCs w:val="16"/>
                </w:rPr>
                <w:delText xml:space="preserve">ationism </w:delText>
              </w:r>
              <w:r w:rsidRPr="00100E22" w:rsidDel="0055501D">
                <w:rPr>
                  <w:rFonts w:cs="Segoe UI"/>
                  <w:color w:val="000000" w:themeColor="text1"/>
                  <w:sz w:val="16"/>
                  <w:szCs w:val="16"/>
                </w:rPr>
                <w:delText>would reduce global trade</w:delText>
              </w:r>
              <w:r w:rsidR="00C22FCA" w:rsidDel="0055501D">
                <w:rPr>
                  <w:rFonts w:cs="Segoe UI"/>
                  <w:color w:val="000000" w:themeColor="text1"/>
                  <w:sz w:val="16"/>
                  <w:szCs w:val="16"/>
                </w:rPr>
                <w:delText>, capital and labor inflows</w:delText>
              </w:r>
              <w:r w:rsidRPr="00100E22" w:rsidDel="0055501D">
                <w:rPr>
                  <w:rFonts w:cs="Segoe UI"/>
                  <w:color w:val="000000" w:themeColor="text1"/>
                  <w:sz w:val="16"/>
                  <w:szCs w:val="16"/>
                </w:rPr>
                <w:delText xml:space="preserve">, and global growth. </w:delText>
              </w:r>
              <w:r w:rsidR="006317CC" w:rsidDel="0055501D">
                <w:rPr>
                  <w:rFonts w:cs="Segoe UI"/>
                  <w:color w:val="000000" w:themeColor="text1"/>
                  <w:sz w:val="16"/>
                  <w:szCs w:val="16"/>
                </w:rPr>
                <w:delText>Intensifying t</w:delText>
              </w:r>
              <w:r w:rsidR="00C22FCA" w:rsidDel="0055501D">
                <w:rPr>
                  <w:rFonts w:cs="Segoe UI"/>
                  <w:color w:val="000000" w:themeColor="text1"/>
                  <w:sz w:val="16"/>
                  <w:szCs w:val="16"/>
                </w:rPr>
                <w:delText xml:space="preserve">rade tensions </w:delText>
              </w:r>
              <w:r w:rsidR="006317CC" w:rsidDel="0055501D">
                <w:rPr>
                  <w:rFonts w:cs="Segoe UI"/>
                  <w:color w:val="000000" w:themeColor="text1"/>
                  <w:sz w:val="16"/>
                  <w:szCs w:val="16"/>
                </w:rPr>
                <w:delText xml:space="preserve">are casting a shadow over NAFTA negotiations. </w:delText>
              </w:r>
              <w:r w:rsidR="00007121" w:rsidDel="0055501D">
                <w:rPr>
                  <w:rFonts w:cs="Segoe UI"/>
                  <w:color w:val="000000" w:themeColor="text1"/>
                  <w:sz w:val="16"/>
                  <w:szCs w:val="16"/>
                </w:rPr>
                <w:delText xml:space="preserve">A </w:delText>
              </w:r>
              <w:r w:rsidR="00C22FCA" w:rsidDel="0055501D">
                <w:rPr>
                  <w:rFonts w:cs="Segoe UI"/>
                  <w:color w:val="000000" w:themeColor="text1"/>
                  <w:sz w:val="16"/>
                  <w:szCs w:val="16"/>
                </w:rPr>
                <w:delText>prolonged period</w:delText>
              </w:r>
              <w:r w:rsidR="00007121" w:rsidDel="0055501D">
                <w:rPr>
                  <w:rFonts w:cs="Segoe UI"/>
                  <w:color w:val="000000" w:themeColor="text1"/>
                  <w:sz w:val="16"/>
                  <w:szCs w:val="16"/>
                </w:rPr>
                <w:delText xml:space="preserve"> of uncertainty or the repeal of NAFTA would negatively affect</w:delText>
              </w:r>
              <w:r w:rsidR="00C22FCA" w:rsidDel="0055501D">
                <w:rPr>
                  <w:rFonts w:cs="Segoe UI"/>
                  <w:color w:val="000000" w:themeColor="text1"/>
                  <w:sz w:val="16"/>
                  <w:szCs w:val="16"/>
                </w:rPr>
                <w:delText xml:space="preserve"> </w:delText>
              </w:r>
              <w:r w:rsidRPr="00100E22" w:rsidDel="0055501D">
                <w:rPr>
                  <w:rFonts w:cs="Segoe UI"/>
                  <w:color w:val="000000" w:themeColor="text1"/>
                  <w:sz w:val="16"/>
                  <w:szCs w:val="16"/>
                </w:rPr>
                <w:delText>Canada’s export</w:delText>
              </w:r>
              <w:r w:rsidR="0008789A" w:rsidDel="0055501D">
                <w:rPr>
                  <w:rFonts w:cs="Segoe UI"/>
                  <w:color w:val="000000" w:themeColor="text1"/>
                  <w:sz w:val="16"/>
                  <w:szCs w:val="16"/>
                </w:rPr>
                <w:delText>s</w:delText>
              </w:r>
              <w:r w:rsidRPr="00100E22" w:rsidDel="0055501D">
                <w:rPr>
                  <w:rFonts w:cs="Segoe UI"/>
                  <w:color w:val="000000" w:themeColor="text1"/>
                  <w:sz w:val="16"/>
                  <w:szCs w:val="16"/>
                </w:rPr>
                <w:delText xml:space="preserve"> and business investment. </w:delText>
              </w:r>
              <w:r w:rsidR="00D32F98" w:rsidRPr="00D32F98" w:rsidDel="0055501D">
                <w:rPr>
                  <w:rFonts w:cs="Segoe UI"/>
                  <w:color w:val="000000" w:themeColor="text1"/>
                  <w:sz w:val="16"/>
                  <w:szCs w:val="16"/>
                </w:rPr>
                <w:delText xml:space="preserve">The U.S. tax reform will </w:delText>
              </w:r>
              <w:r w:rsidR="00D32F98" w:rsidDel="0055501D">
                <w:rPr>
                  <w:rFonts w:cs="Segoe UI"/>
                  <w:color w:val="000000" w:themeColor="text1"/>
                  <w:sz w:val="16"/>
                  <w:szCs w:val="16"/>
                </w:rPr>
                <w:delText xml:space="preserve">also </w:delText>
              </w:r>
              <w:r w:rsidR="00D32F98" w:rsidRPr="00D32F98" w:rsidDel="0055501D">
                <w:rPr>
                  <w:rFonts w:cs="Segoe UI"/>
                  <w:color w:val="000000" w:themeColor="text1"/>
                  <w:sz w:val="16"/>
                  <w:szCs w:val="16"/>
                </w:rPr>
                <w:delText>likely affect the relative attractiveness of Canada as a location for investment</w:delText>
              </w:r>
              <w:r w:rsidR="00D32F98" w:rsidDel="0055501D">
                <w:rPr>
                  <w:rFonts w:cs="Segoe UI"/>
                  <w:color w:val="000000" w:themeColor="text1"/>
                  <w:sz w:val="16"/>
                  <w:szCs w:val="16"/>
                </w:rPr>
                <w:delText xml:space="preserve">. </w:delText>
              </w:r>
            </w:del>
          </w:p>
        </w:tc>
        <w:tc>
          <w:tcPr>
            <w:tcW w:w="2430" w:type="dxa"/>
            <w:vMerge w:val="restart"/>
            <w:tcBorders>
              <w:right w:val="single" w:sz="4" w:space="0" w:color="auto"/>
            </w:tcBorders>
          </w:tcPr>
          <w:p w14:paraId="01C27EF8" w14:textId="0F58290D" w:rsidR="0020064E" w:rsidRPr="0082615E" w:rsidDel="0055501D" w:rsidRDefault="0082615E" w:rsidP="005327E2">
            <w:pPr>
              <w:pStyle w:val="ListParagraph"/>
              <w:spacing w:after="120" w:line="240" w:lineRule="exact"/>
              <w:ind w:left="0"/>
              <w:rPr>
                <w:del w:id="414" w:author="Huang, Chengyu" w:date="2019-05-28T10:54:00Z"/>
                <w:rFonts w:cs="Segoe UI"/>
                <w:color w:val="000000" w:themeColor="text1"/>
                <w:sz w:val="16"/>
                <w:szCs w:val="16"/>
                <w:u w:val="single"/>
              </w:rPr>
            </w:pPr>
            <w:del w:id="415" w:author="Huang, Chengyu" w:date="2019-05-28T10:54:00Z">
              <w:r w:rsidRPr="0082615E" w:rsidDel="0055501D">
                <w:rPr>
                  <w:rFonts w:cs="Segoe UI"/>
                  <w:color w:val="000000" w:themeColor="text1"/>
                  <w:sz w:val="16"/>
                  <w:szCs w:val="16"/>
                  <w:u w:val="single"/>
                </w:rPr>
                <w:delText>Short-term policy response</w:delText>
              </w:r>
            </w:del>
          </w:p>
          <w:p w14:paraId="1D8D9E7A" w14:textId="1E5EBE5E" w:rsidR="0020064E" w:rsidRPr="00100E22" w:rsidDel="0055501D" w:rsidRDefault="0020064E" w:rsidP="005327E2">
            <w:pPr>
              <w:pStyle w:val="ListParagraph"/>
              <w:spacing w:after="120" w:line="240" w:lineRule="exact"/>
              <w:ind w:left="0"/>
              <w:rPr>
                <w:del w:id="416" w:author="Huang, Chengyu" w:date="2019-05-28T10:54:00Z"/>
                <w:rFonts w:cs="Segoe UI"/>
                <w:color w:val="000000" w:themeColor="text1"/>
                <w:sz w:val="16"/>
                <w:szCs w:val="16"/>
              </w:rPr>
            </w:pPr>
            <w:del w:id="417" w:author="Huang, Chengyu" w:date="2019-05-28T10:54:00Z">
              <w:r w:rsidRPr="00100E22" w:rsidDel="0055501D">
                <w:rPr>
                  <w:rFonts w:cs="Segoe UI"/>
                  <w:color w:val="000000" w:themeColor="text1"/>
                  <w:sz w:val="16"/>
                  <w:szCs w:val="16"/>
                </w:rPr>
                <w:delText xml:space="preserve">The BOC should </w:delText>
              </w:r>
              <w:r w:rsidR="0082615E" w:rsidDel="0055501D">
                <w:rPr>
                  <w:rFonts w:cs="Segoe UI"/>
                  <w:color w:val="000000" w:themeColor="text1"/>
                  <w:sz w:val="16"/>
                  <w:szCs w:val="16"/>
                </w:rPr>
                <w:delText>cut the policy rate and</w:delText>
              </w:r>
              <w:r w:rsidR="00A878E8" w:rsidDel="0055501D">
                <w:rPr>
                  <w:rFonts w:cs="Segoe UI"/>
                  <w:color w:val="000000" w:themeColor="text1"/>
                  <w:sz w:val="16"/>
                  <w:szCs w:val="16"/>
                </w:rPr>
                <w:delText>,</w:delText>
              </w:r>
              <w:r w:rsidR="0082615E" w:rsidDel="0055501D">
                <w:rPr>
                  <w:rFonts w:cs="Segoe UI"/>
                  <w:color w:val="000000" w:themeColor="text1"/>
                  <w:sz w:val="16"/>
                  <w:szCs w:val="16"/>
                </w:rPr>
                <w:delText xml:space="preserve"> i</w:delText>
              </w:r>
              <w:r w:rsidR="00A878E8" w:rsidDel="0055501D">
                <w:rPr>
                  <w:rFonts w:cs="Segoe UI"/>
                  <w:color w:val="000000" w:themeColor="text1"/>
                  <w:sz w:val="16"/>
                  <w:szCs w:val="16"/>
                </w:rPr>
                <w:delText>f necessary,</w:delText>
              </w:r>
              <w:r w:rsidR="0082615E" w:rsidDel="0055501D">
                <w:rPr>
                  <w:rFonts w:cs="Segoe UI"/>
                  <w:color w:val="000000" w:themeColor="text1"/>
                  <w:sz w:val="16"/>
                  <w:szCs w:val="16"/>
                </w:rPr>
                <w:delText xml:space="preserve"> resort to unconventional </w:delText>
              </w:r>
              <w:r w:rsidR="00CB5A42" w:rsidRPr="00100E22" w:rsidDel="0055501D">
                <w:rPr>
                  <w:rFonts w:cs="Segoe UI"/>
                  <w:color w:val="000000" w:themeColor="text1"/>
                  <w:sz w:val="16"/>
                  <w:szCs w:val="16"/>
                </w:rPr>
                <w:delText xml:space="preserve">monetary policy </w:delText>
              </w:r>
              <w:r w:rsidR="0082615E" w:rsidDel="0055501D">
                <w:rPr>
                  <w:rFonts w:cs="Segoe UI"/>
                  <w:color w:val="000000" w:themeColor="text1"/>
                  <w:sz w:val="16"/>
                  <w:szCs w:val="16"/>
                </w:rPr>
                <w:delText>measures</w:delText>
              </w:r>
              <w:r w:rsidRPr="00100E22" w:rsidDel="0055501D">
                <w:rPr>
                  <w:rFonts w:cs="Segoe UI"/>
                  <w:color w:val="000000" w:themeColor="text1"/>
                  <w:sz w:val="16"/>
                  <w:szCs w:val="16"/>
                </w:rPr>
                <w:delText xml:space="preserve">. </w:delText>
              </w:r>
            </w:del>
          </w:p>
          <w:p w14:paraId="3506BAF2" w14:textId="4788B359" w:rsidR="0020064E" w:rsidRPr="00100E22" w:rsidDel="0055501D" w:rsidRDefault="0020064E" w:rsidP="005327E2">
            <w:pPr>
              <w:pStyle w:val="ListParagraph"/>
              <w:spacing w:after="120" w:line="240" w:lineRule="exact"/>
              <w:ind w:left="0"/>
              <w:rPr>
                <w:del w:id="418" w:author="Huang, Chengyu" w:date="2019-05-28T10:54:00Z"/>
                <w:rFonts w:cs="Segoe UI"/>
                <w:color w:val="000000" w:themeColor="text1"/>
                <w:sz w:val="16"/>
                <w:szCs w:val="16"/>
              </w:rPr>
            </w:pPr>
            <w:del w:id="419" w:author="Huang, Chengyu" w:date="2019-05-28T10:54:00Z">
              <w:r w:rsidRPr="00100E22" w:rsidDel="0055501D">
                <w:rPr>
                  <w:rFonts w:cs="Segoe UI"/>
                  <w:color w:val="000000" w:themeColor="text1"/>
                  <w:sz w:val="16"/>
                  <w:szCs w:val="16"/>
                </w:rPr>
                <w:delText>The federal government</w:delText>
              </w:r>
              <w:r w:rsidR="0082615E" w:rsidDel="0055501D">
                <w:rPr>
                  <w:rFonts w:cs="Segoe UI"/>
                  <w:color w:val="000000" w:themeColor="text1"/>
                  <w:sz w:val="16"/>
                  <w:szCs w:val="16"/>
                </w:rPr>
                <w:delText xml:space="preserve">, as well as </w:delText>
              </w:r>
              <w:r w:rsidR="00A878E8" w:rsidDel="0055501D">
                <w:rPr>
                  <w:rFonts w:cs="Segoe UI"/>
                  <w:color w:val="000000" w:themeColor="text1"/>
                  <w:sz w:val="16"/>
                  <w:szCs w:val="16"/>
                </w:rPr>
                <w:delText>provinces with fiscal space,</w:delText>
              </w:r>
              <w:r w:rsidRPr="00100E22" w:rsidDel="0055501D">
                <w:rPr>
                  <w:rFonts w:cs="Segoe UI"/>
                  <w:color w:val="000000" w:themeColor="text1"/>
                  <w:sz w:val="16"/>
                  <w:szCs w:val="16"/>
                </w:rPr>
                <w:delText xml:space="preserve"> should </w:delText>
              </w:r>
              <w:r w:rsidR="00A878E8" w:rsidDel="0055501D">
                <w:rPr>
                  <w:rFonts w:cs="Segoe UI"/>
                  <w:color w:val="000000" w:themeColor="text1"/>
                  <w:sz w:val="16"/>
                  <w:szCs w:val="16"/>
                </w:rPr>
                <w:delText xml:space="preserve">ease fiscal policy and </w:delText>
              </w:r>
              <w:r w:rsidRPr="00100E22" w:rsidDel="0055501D">
                <w:rPr>
                  <w:rFonts w:cs="Segoe UI"/>
                  <w:color w:val="000000" w:themeColor="text1"/>
                  <w:sz w:val="16"/>
                  <w:szCs w:val="16"/>
                </w:rPr>
                <w:delText xml:space="preserve">introduce discretionary measures, including bringing forward the </w:delText>
              </w:r>
              <w:r w:rsidR="00A878E8" w:rsidDel="0055501D">
                <w:rPr>
                  <w:rFonts w:cs="Segoe UI"/>
                  <w:color w:val="000000" w:themeColor="text1"/>
                  <w:sz w:val="16"/>
                  <w:szCs w:val="16"/>
                </w:rPr>
                <w:delText>infrastructure program and cutting personal income taxes which have a relatively high multiplier</w:delText>
              </w:r>
              <w:r w:rsidRPr="00100E22" w:rsidDel="0055501D">
                <w:rPr>
                  <w:rFonts w:cs="Segoe UI"/>
                  <w:color w:val="000000" w:themeColor="text1"/>
                  <w:sz w:val="16"/>
                  <w:szCs w:val="16"/>
                </w:rPr>
                <w:delText xml:space="preserve">. </w:delText>
              </w:r>
            </w:del>
          </w:p>
          <w:p w14:paraId="679EF7B8" w14:textId="6255379E" w:rsidR="00A878E8" w:rsidDel="0055501D" w:rsidRDefault="00A878E8" w:rsidP="005327E2">
            <w:pPr>
              <w:pStyle w:val="ListParagraph"/>
              <w:spacing w:after="120" w:line="240" w:lineRule="exact"/>
              <w:ind w:left="0"/>
              <w:rPr>
                <w:del w:id="420" w:author="Huang, Chengyu" w:date="2019-05-28T10:54:00Z"/>
                <w:rFonts w:cs="Segoe UI"/>
                <w:color w:val="000000" w:themeColor="text1"/>
                <w:sz w:val="16"/>
                <w:szCs w:val="16"/>
                <w:u w:val="single"/>
              </w:rPr>
            </w:pPr>
          </w:p>
          <w:p w14:paraId="5E3EA7F6" w14:textId="0FF2D5C5" w:rsidR="0020064E" w:rsidRPr="00A878E8" w:rsidDel="0055501D" w:rsidRDefault="00A878E8" w:rsidP="005327E2">
            <w:pPr>
              <w:pStyle w:val="ListParagraph"/>
              <w:spacing w:after="120" w:line="240" w:lineRule="exact"/>
              <w:ind w:left="0"/>
              <w:rPr>
                <w:del w:id="421" w:author="Huang, Chengyu" w:date="2019-05-28T10:54:00Z"/>
                <w:rFonts w:cs="Segoe UI"/>
                <w:color w:val="000000" w:themeColor="text1"/>
                <w:sz w:val="16"/>
                <w:szCs w:val="16"/>
                <w:u w:val="single"/>
              </w:rPr>
            </w:pPr>
            <w:del w:id="422" w:author="Huang, Chengyu" w:date="2019-05-28T10:54:00Z">
              <w:r w:rsidRPr="00A878E8" w:rsidDel="0055501D">
                <w:rPr>
                  <w:rFonts w:cs="Segoe UI"/>
                  <w:color w:val="000000" w:themeColor="text1"/>
                  <w:sz w:val="16"/>
                  <w:szCs w:val="16"/>
                  <w:u w:val="single"/>
                </w:rPr>
                <w:delText>Medium-term policy response</w:delText>
              </w:r>
            </w:del>
          </w:p>
          <w:p w14:paraId="24BE5E3D" w14:textId="3929EF2F" w:rsidR="0020064E" w:rsidDel="0055501D" w:rsidRDefault="0020064E" w:rsidP="005327E2">
            <w:pPr>
              <w:pStyle w:val="ListParagraph"/>
              <w:spacing w:after="120" w:line="240" w:lineRule="exact"/>
              <w:ind w:left="0"/>
              <w:rPr>
                <w:del w:id="423" w:author="Huang, Chengyu" w:date="2019-05-28T10:54:00Z"/>
                <w:rFonts w:cs="Segoe UI"/>
                <w:color w:val="000000" w:themeColor="text1"/>
                <w:sz w:val="16"/>
                <w:szCs w:val="16"/>
              </w:rPr>
            </w:pPr>
            <w:del w:id="424" w:author="Huang, Chengyu" w:date="2019-05-28T10:54:00Z">
              <w:r w:rsidRPr="00100E22" w:rsidDel="0055501D">
                <w:rPr>
                  <w:rFonts w:cs="Segoe UI"/>
                  <w:color w:val="000000" w:themeColor="text1"/>
                  <w:sz w:val="16"/>
                  <w:szCs w:val="16"/>
                </w:rPr>
                <w:delText>Structural reform policies should be accelerated to raise productivity, which would im</w:delText>
              </w:r>
              <w:r w:rsidR="00A878E8" w:rsidDel="0055501D">
                <w:rPr>
                  <w:rFonts w:cs="Segoe UI"/>
                  <w:color w:val="000000" w:themeColor="text1"/>
                  <w:sz w:val="16"/>
                  <w:szCs w:val="16"/>
                </w:rPr>
                <w:delText xml:space="preserve">prove external competitiveness, </w:delText>
              </w:r>
              <w:r w:rsidR="00D73D8A" w:rsidDel="0055501D">
                <w:rPr>
                  <w:rFonts w:cs="Segoe UI"/>
                  <w:color w:val="000000" w:themeColor="text1"/>
                  <w:sz w:val="16"/>
                  <w:szCs w:val="16"/>
                </w:rPr>
                <w:delText>foster</w:delText>
              </w:r>
              <w:r w:rsidR="00A878E8" w:rsidDel="0055501D">
                <w:rPr>
                  <w:rFonts w:cs="Segoe UI"/>
                  <w:color w:val="000000" w:themeColor="text1"/>
                  <w:sz w:val="16"/>
                  <w:szCs w:val="16"/>
                </w:rPr>
                <w:delText xml:space="preserve"> </w:delText>
              </w:r>
              <w:r w:rsidRPr="00100E22" w:rsidDel="0055501D">
                <w:rPr>
                  <w:rFonts w:cs="Segoe UI"/>
                  <w:color w:val="000000" w:themeColor="text1"/>
                  <w:sz w:val="16"/>
                  <w:szCs w:val="16"/>
                </w:rPr>
                <w:delText xml:space="preserve">trade, and boost potential growth. </w:delText>
              </w:r>
            </w:del>
          </w:p>
          <w:p w14:paraId="363203C8" w14:textId="29A96DA0" w:rsidR="0020064E" w:rsidRPr="00100E22" w:rsidDel="0055501D" w:rsidRDefault="00A878E8" w:rsidP="005327E2">
            <w:pPr>
              <w:pStyle w:val="ListParagraph"/>
              <w:spacing w:after="120" w:line="240" w:lineRule="exact"/>
              <w:ind w:left="0"/>
              <w:rPr>
                <w:del w:id="425" w:author="Huang, Chengyu" w:date="2019-05-28T10:54:00Z"/>
                <w:rFonts w:cs="Segoe UI"/>
                <w:color w:val="000000" w:themeColor="text1"/>
                <w:sz w:val="16"/>
                <w:szCs w:val="16"/>
              </w:rPr>
            </w:pPr>
            <w:bookmarkStart w:id="426" w:name="_Hlk512593167"/>
            <w:del w:id="427" w:author="Huang, Chengyu" w:date="2019-05-28T10:54:00Z">
              <w:r w:rsidDel="0055501D">
                <w:rPr>
                  <w:rFonts w:cs="Segoe UI"/>
                  <w:color w:val="000000" w:themeColor="text1"/>
                  <w:sz w:val="16"/>
                  <w:szCs w:val="16"/>
                </w:rPr>
                <w:delText xml:space="preserve">Reduce the marginal effective corporate tax rate, while </w:delText>
              </w:r>
              <w:r w:rsidR="00430D41" w:rsidDel="0055501D">
                <w:rPr>
                  <w:rFonts w:cs="Segoe UI"/>
                  <w:color w:val="000000" w:themeColor="text1"/>
                  <w:sz w:val="16"/>
                  <w:szCs w:val="16"/>
                </w:rPr>
                <w:delText xml:space="preserve">adjusting indirect taxes </w:delText>
              </w:r>
              <w:r w:rsidDel="0055501D">
                <w:rPr>
                  <w:rFonts w:cs="Segoe UI"/>
                  <w:color w:val="000000" w:themeColor="text1"/>
                  <w:sz w:val="16"/>
                  <w:szCs w:val="16"/>
                </w:rPr>
                <w:delText>to ensure revenue neutrality</w:delText>
              </w:r>
              <w:r w:rsidRPr="00DE2F93" w:rsidDel="0055501D">
                <w:rPr>
                  <w:rFonts w:cs="Segoe UI"/>
                  <w:color w:val="000000" w:themeColor="text1"/>
                  <w:sz w:val="16"/>
                  <w:szCs w:val="16"/>
                </w:rPr>
                <w:delText>.</w:delText>
              </w:r>
              <w:bookmarkEnd w:id="426"/>
            </w:del>
          </w:p>
        </w:tc>
      </w:tr>
      <w:tr w:rsidR="0020064E" w:rsidRPr="00100E22" w:rsidDel="0055501D" w14:paraId="30D4AC79" w14:textId="3DD1F6BA" w:rsidTr="00D73D8A">
        <w:trPr>
          <w:trHeight w:val="2330"/>
          <w:jc w:val="center"/>
          <w:del w:id="428" w:author="Huang, Chengyu" w:date="2019-05-28T10:54:00Z"/>
        </w:trPr>
        <w:tc>
          <w:tcPr>
            <w:tcW w:w="1784" w:type="dxa"/>
            <w:tcBorders>
              <w:left w:val="single" w:sz="4" w:space="0" w:color="auto"/>
            </w:tcBorders>
            <w:vAlign w:val="center"/>
          </w:tcPr>
          <w:p w14:paraId="0980F3E4" w14:textId="67F7B804" w:rsidR="0020064E" w:rsidRPr="00100E22" w:rsidDel="0055501D" w:rsidRDefault="004301FF" w:rsidP="00637E67">
            <w:pPr>
              <w:pStyle w:val="ListParagraph"/>
              <w:numPr>
                <w:ilvl w:val="0"/>
                <w:numId w:val="15"/>
              </w:numPr>
              <w:spacing w:after="120" w:line="240" w:lineRule="exact"/>
              <w:ind w:left="180" w:hanging="180"/>
              <w:rPr>
                <w:del w:id="429" w:author="Huang, Chengyu" w:date="2019-05-28T10:54:00Z"/>
                <w:rFonts w:cs="Segoe UI"/>
                <w:color w:val="000000" w:themeColor="text1"/>
                <w:sz w:val="16"/>
                <w:szCs w:val="16"/>
              </w:rPr>
            </w:pPr>
            <w:del w:id="430" w:author="Huang, Chengyu" w:date="2019-05-28T10:54:00Z">
              <w:r w:rsidRPr="00100E22" w:rsidDel="0055501D">
                <w:rPr>
                  <w:rFonts w:cs="Segoe UI"/>
                  <w:color w:val="000000" w:themeColor="text1"/>
                  <w:sz w:val="16"/>
                  <w:szCs w:val="16"/>
                </w:rPr>
                <w:delText>Tighter global financial conditions</w:delText>
              </w:r>
            </w:del>
          </w:p>
        </w:tc>
        <w:tc>
          <w:tcPr>
            <w:tcW w:w="1091" w:type="dxa"/>
            <w:shd w:val="clear" w:color="auto" w:fill="FF0000"/>
            <w:vAlign w:val="center"/>
          </w:tcPr>
          <w:p w14:paraId="33193869" w14:textId="3EA2DD08" w:rsidR="0020064E" w:rsidRPr="00100E22" w:rsidDel="0055501D" w:rsidRDefault="0020064E" w:rsidP="005327E2">
            <w:pPr>
              <w:spacing w:after="120" w:line="240" w:lineRule="exact"/>
              <w:jc w:val="center"/>
              <w:rPr>
                <w:del w:id="431" w:author="Huang, Chengyu" w:date="2019-05-28T10:54:00Z"/>
                <w:rFonts w:cs="Segoe UI"/>
                <w:b/>
                <w:color w:val="000000" w:themeColor="text1"/>
                <w:sz w:val="16"/>
                <w:szCs w:val="16"/>
              </w:rPr>
            </w:pPr>
            <w:del w:id="432" w:author="Huang, Chengyu" w:date="2019-05-28T10:54:00Z">
              <w:r w:rsidRPr="00100E22" w:rsidDel="0055501D">
                <w:rPr>
                  <w:rFonts w:cs="Segoe UI"/>
                  <w:b/>
                  <w:color w:val="000000" w:themeColor="text1"/>
                  <w:sz w:val="16"/>
                  <w:szCs w:val="16"/>
                </w:rPr>
                <w:delText>High</w:delText>
              </w:r>
            </w:del>
          </w:p>
        </w:tc>
        <w:tc>
          <w:tcPr>
            <w:tcW w:w="5130" w:type="dxa"/>
            <w:vAlign w:val="center"/>
          </w:tcPr>
          <w:p w14:paraId="6995F207" w14:textId="3B85F569" w:rsidR="0020064E" w:rsidRPr="00100E22" w:rsidDel="0055501D" w:rsidRDefault="004C5BED" w:rsidP="00100E22">
            <w:pPr>
              <w:spacing w:line="240" w:lineRule="exact"/>
              <w:jc w:val="center"/>
              <w:rPr>
                <w:del w:id="433" w:author="Huang, Chengyu" w:date="2019-05-28T10:54:00Z"/>
                <w:rFonts w:cs="Segoe UI"/>
                <w:b/>
                <w:color w:val="FFC000"/>
                <w:sz w:val="16"/>
                <w:szCs w:val="16"/>
              </w:rPr>
            </w:pPr>
            <w:del w:id="434" w:author="Huang, Chengyu" w:date="2019-05-28T10:54:00Z">
              <w:r w:rsidRPr="004C5BED" w:rsidDel="0055501D">
                <w:rPr>
                  <w:rFonts w:cs="Segoe UI"/>
                  <w:b/>
                  <w:color w:val="00B050"/>
                  <w:sz w:val="16"/>
                  <w:szCs w:val="16"/>
                </w:rPr>
                <w:delText>Low/</w:delText>
              </w:r>
              <w:r w:rsidR="0020064E" w:rsidRPr="00100E22" w:rsidDel="0055501D">
                <w:rPr>
                  <w:rFonts w:cs="Segoe UI"/>
                  <w:b/>
                  <w:color w:val="FFC000"/>
                  <w:sz w:val="16"/>
                  <w:szCs w:val="16"/>
                </w:rPr>
                <w:delText>Medium</w:delText>
              </w:r>
            </w:del>
          </w:p>
          <w:p w14:paraId="3872E73C" w14:textId="0138A788" w:rsidR="0020064E" w:rsidRPr="00100E22" w:rsidDel="0055501D" w:rsidRDefault="00D32F98" w:rsidP="00106EDC">
            <w:pPr>
              <w:pStyle w:val="ListBullet"/>
              <w:numPr>
                <w:ilvl w:val="0"/>
                <w:numId w:val="0"/>
              </w:numPr>
              <w:spacing w:after="0" w:line="264" w:lineRule="auto"/>
              <w:rPr>
                <w:del w:id="435" w:author="Huang, Chengyu" w:date="2019-05-28T10:54:00Z"/>
                <w:rFonts w:cs="Segoe UI"/>
                <w:color w:val="000000" w:themeColor="text1"/>
                <w:sz w:val="16"/>
                <w:szCs w:val="16"/>
              </w:rPr>
            </w:pPr>
            <w:del w:id="436" w:author="Huang, Chengyu" w:date="2019-05-28T10:54:00Z">
              <w:r w:rsidDel="0055501D">
                <w:rPr>
                  <w:rFonts w:cs="Segoe UI"/>
                  <w:color w:val="000000" w:themeColor="text1"/>
                  <w:sz w:val="16"/>
                  <w:szCs w:val="16"/>
                </w:rPr>
                <w:delText>Against the backdrop of continued monetary policy normalization and increasingly stretched valuations across asset classes, a</w:delText>
              </w:r>
              <w:r w:rsidR="00106EDC" w:rsidRPr="00106EDC" w:rsidDel="0055501D">
                <w:rPr>
                  <w:rFonts w:cs="Segoe UI"/>
                  <w:color w:val="000000" w:themeColor="text1"/>
                  <w:sz w:val="16"/>
                  <w:szCs w:val="16"/>
                </w:rPr>
                <w:delText xml:space="preserve">n abrupt change in global risk appetite (e.g., due to higher-than-expected </w:delText>
              </w:r>
              <w:r w:rsidDel="0055501D">
                <w:rPr>
                  <w:rFonts w:cs="Segoe UI"/>
                  <w:color w:val="000000" w:themeColor="text1"/>
                  <w:sz w:val="16"/>
                  <w:szCs w:val="16"/>
                </w:rPr>
                <w:delText xml:space="preserve">growth and </w:delText>
              </w:r>
              <w:r w:rsidR="00106EDC" w:rsidRPr="00106EDC" w:rsidDel="0055501D">
                <w:rPr>
                  <w:rFonts w:cs="Segoe UI"/>
                  <w:color w:val="000000" w:themeColor="text1"/>
                  <w:sz w:val="16"/>
                  <w:szCs w:val="16"/>
                </w:rPr>
                <w:delText>inflation in the U.S) could lead to sudden, sharp increases in interest rates and associated tightening of financial conditions</w:delText>
              </w:r>
              <w:r w:rsidR="00106EDC" w:rsidDel="0055501D">
                <w:rPr>
                  <w:rFonts w:cs="Segoe UI"/>
                  <w:color w:val="000000" w:themeColor="text1"/>
                  <w:sz w:val="16"/>
                  <w:szCs w:val="16"/>
                </w:rPr>
                <w:delText xml:space="preserve">. This could </w:delText>
              </w:r>
              <w:r w:rsidR="00C22FCA" w:rsidDel="0055501D">
                <w:rPr>
                  <w:rFonts w:cs="Segoe UI"/>
                  <w:color w:val="000000" w:themeColor="text1"/>
                  <w:sz w:val="16"/>
                  <w:szCs w:val="16"/>
                </w:rPr>
                <w:delText xml:space="preserve">lead to higher </w:delText>
              </w:r>
              <w:r w:rsidR="0020064E" w:rsidRPr="00100E22" w:rsidDel="0055501D">
                <w:rPr>
                  <w:rFonts w:cs="Segoe UI"/>
                  <w:color w:val="000000" w:themeColor="text1"/>
                  <w:sz w:val="16"/>
                  <w:szCs w:val="16"/>
                </w:rPr>
                <w:delText>long-term rates</w:delText>
              </w:r>
              <w:r w:rsidR="00106EDC" w:rsidDel="0055501D">
                <w:rPr>
                  <w:rFonts w:cs="Segoe UI"/>
                  <w:color w:val="000000" w:themeColor="text1"/>
                  <w:sz w:val="16"/>
                  <w:szCs w:val="16"/>
                </w:rPr>
                <w:delText xml:space="preserve">, raising </w:delText>
              </w:r>
              <w:r w:rsidR="0020064E" w:rsidRPr="00100E22" w:rsidDel="0055501D">
                <w:rPr>
                  <w:rFonts w:cs="Segoe UI"/>
                  <w:color w:val="000000" w:themeColor="text1"/>
                  <w:sz w:val="16"/>
                  <w:szCs w:val="16"/>
                </w:rPr>
                <w:delText xml:space="preserve">the funding cost for </w:delText>
              </w:r>
              <w:r w:rsidDel="0055501D">
                <w:rPr>
                  <w:rFonts w:cs="Segoe UI"/>
                  <w:color w:val="000000" w:themeColor="text1"/>
                  <w:sz w:val="16"/>
                  <w:szCs w:val="16"/>
                </w:rPr>
                <w:delText xml:space="preserve">indebted </w:delText>
              </w:r>
              <w:r w:rsidR="00C22FCA" w:rsidDel="0055501D">
                <w:rPr>
                  <w:rFonts w:cs="Segoe UI"/>
                  <w:color w:val="000000" w:themeColor="text1"/>
                  <w:sz w:val="16"/>
                  <w:szCs w:val="16"/>
                </w:rPr>
                <w:delText xml:space="preserve">Canadian </w:delText>
              </w:r>
              <w:r w:rsidR="0020064E" w:rsidRPr="00100E22" w:rsidDel="0055501D">
                <w:rPr>
                  <w:rFonts w:cs="Segoe UI"/>
                  <w:color w:val="000000" w:themeColor="text1"/>
                  <w:sz w:val="16"/>
                  <w:szCs w:val="16"/>
                </w:rPr>
                <w:delText>businesses and households</w:delText>
              </w:r>
              <w:r w:rsidR="004C5BED" w:rsidDel="0055501D">
                <w:rPr>
                  <w:rFonts w:cs="Segoe UI"/>
                  <w:color w:val="000000" w:themeColor="text1"/>
                  <w:sz w:val="16"/>
                  <w:szCs w:val="16"/>
                </w:rPr>
                <w:delText xml:space="preserve">. Growth </w:delText>
              </w:r>
              <w:r w:rsidDel="0055501D">
                <w:rPr>
                  <w:rFonts w:cs="Segoe UI"/>
                  <w:color w:val="000000" w:themeColor="text1"/>
                  <w:sz w:val="16"/>
                  <w:szCs w:val="16"/>
                </w:rPr>
                <w:delText>would slow</w:delText>
              </w:r>
              <w:r w:rsidR="004C5BED" w:rsidDel="0055501D">
                <w:rPr>
                  <w:rFonts w:cs="Segoe UI"/>
                  <w:color w:val="000000" w:themeColor="text1"/>
                  <w:sz w:val="16"/>
                  <w:szCs w:val="16"/>
                </w:rPr>
                <w:delText xml:space="preserve"> and </w:delText>
              </w:r>
              <w:r w:rsidR="0020064E" w:rsidRPr="00100E22" w:rsidDel="0055501D">
                <w:rPr>
                  <w:rFonts w:cs="Segoe UI"/>
                  <w:color w:val="000000" w:themeColor="text1"/>
                  <w:sz w:val="16"/>
                  <w:szCs w:val="16"/>
                </w:rPr>
                <w:delText>defaults on mortgage and consumer loans</w:delText>
              </w:r>
              <w:r w:rsidR="004C5BED" w:rsidDel="0055501D">
                <w:rPr>
                  <w:rFonts w:cs="Segoe UI"/>
                  <w:color w:val="000000" w:themeColor="text1"/>
                  <w:sz w:val="16"/>
                  <w:szCs w:val="16"/>
                </w:rPr>
                <w:delText xml:space="preserve"> </w:delText>
              </w:r>
              <w:r w:rsidDel="0055501D">
                <w:rPr>
                  <w:rFonts w:cs="Segoe UI"/>
                  <w:color w:val="000000" w:themeColor="text1"/>
                  <w:sz w:val="16"/>
                  <w:szCs w:val="16"/>
                </w:rPr>
                <w:delText>c</w:delText>
              </w:r>
              <w:r w:rsidR="004C5BED" w:rsidDel="0055501D">
                <w:rPr>
                  <w:rFonts w:cs="Segoe UI"/>
                  <w:color w:val="000000" w:themeColor="text1"/>
                  <w:sz w:val="16"/>
                  <w:szCs w:val="16"/>
                </w:rPr>
                <w:delText>ould increase</w:delText>
              </w:r>
              <w:r w:rsidR="0020064E" w:rsidRPr="00100E22" w:rsidDel="0055501D">
                <w:rPr>
                  <w:rFonts w:cs="Segoe UI"/>
                  <w:color w:val="000000" w:themeColor="text1"/>
                  <w:sz w:val="16"/>
                  <w:szCs w:val="16"/>
                </w:rPr>
                <w:delText xml:space="preserve">. </w:delText>
              </w:r>
            </w:del>
          </w:p>
        </w:tc>
        <w:tc>
          <w:tcPr>
            <w:tcW w:w="2430" w:type="dxa"/>
            <w:vMerge/>
            <w:tcBorders>
              <w:right w:val="single" w:sz="4" w:space="0" w:color="auto"/>
            </w:tcBorders>
          </w:tcPr>
          <w:p w14:paraId="2B1DC9D5" w14:textId="757FAB0D" w:rsidR="0020064E" w:rsidRPr="00100E22" w:rsidDel="0055501D" w:rsidRDefault="0020064E" w:rsidP="005327E2">
            <w:pPr>
              <w:spacing w:after="120" w:line="240" w:lineRule="exact"/>
              <w:rPr>
                <w:del w:id="437" w:author="Huang, Chengyu" w:date="2019-05-28T10:54:00Z"/>
                <w:rFonts w:cs="Segoe UI"/>
                <w:color w:val="000000" w:themeColor="text1"/>
                <w:sz w:val="16"/>
                <w:szCs w:val="16"/>
              </w:rPr>
            </w:pPr>
          </w:p>
        </w:tc>
      </w:tr>
      <w:tr w:rsidR="0020064E" w:rsidRPr="00100E22" w:rsidDel="0055501D" w14:paraId="327FC166" w14:textId="68EE8DDB" w:rsidTr="00D73D8A">
        <w:trPr>
          <w:trHeight w:val="1700"/>
          <w:jc w:val="center"/>
          <w:del w:id="438" w:author="Huang, Chengyu" w:date="2019-05-28T10:54:00Z"/>
        </w:trPr>
        <w:tc>
          <w:tcPr>
            <w:tcW w:w="1784" w:type="dxa"/>
            <w:tcBorders>
              <w:left w:val="single" w:sz="4" w:space="0" w:color="auto"/>
            </w:tcBorders>
            <w:vAlign w:val="center"/>
          </w:tcPr>
          <w:p w14:paraId="69E96B5B" w14:textId="46752D8C" w:rsidR="0020064E" w:rsidRPr="00100E22" w:rsidDel="0055501D" w:rsidRDefault="0020064E" w:rsidP="00637E67">
            <w:pPr>
              <w:pStyle w:val="ListParagraph"/>
              <w:numPr>
                <w:ilvl w:val="0"/>
                <w:numId w:val="15"/>
              </w:numPr>
              <w:spacing w:after="120" w:line="240" w:lineRule="exact"/>
              <w:ind w:left="180" w:hanging="180"/>
              <w:rPr>
                <w:del w:id="439" w:author="Huang, Chengyu" w:date="2019-05-28T10:54:00Z"/>
                <w:rFonts w:cs="Segoe UI"/>
                <w:color w:val="000000" w:themeColor="text1"/>
                <w:sz w:val="16"/>
                <w:szCs w:val="16"/>
              </w:rPr>
            </w:pPr>
            <w:del w:id="440" w:author="Huang, Chengyu" w:date="2019-05-28T10:54:00Z">
              <w:r w:rsidRPr="00100E22" w:rsidDel="0055501D">
                <w:rPr>
                  <w:rFonts w:cs="Segoe UI"/>
                  <w:color w:val="000000" w:themeColor="text1"/>
                  <w:sz w:val="16"/>
                  <w:szCs w:val="16"/>
                </w:rPr>
                <w:delText>Structurally weak growth in key advanced</w:delText>
              </w:r>
              <w:r w:rsidR="0038097C" w:rsidDel="0055501D">
                <w:rPr>
                  <w:rFonts w:cs="Segoe UI"/>
                  <w:color w:val="000000" w:themeColor="text1"/>
                  <w:sz w:val="16"/>
                  <w:szCs w:val="16"/>
                </w:rPr>
                <w:delText xml:space="preserve"> economies</w:delText>
              </w:r>
              <w:r w:rsidR="00106EDC" w:rsidDel="0055501D">
                <w:rPr>
                  <w:rFonts w:cs="Segoe UI"/>
                  <w:color w:val="000000" w:themeColor="text1"/>
                  <w:sz w:val="16"/>
                  <w:szCs w:val="16"/>
                </w:rPr>
                <w:delText xml:space="preserve"> </w:delText>
              </w:r>
              <w:r w:rsidR="0038097C" w:rsidDel="0055501D">
                <w:rPr>
                  <w:rFonts w:cs="Segoe UI"/>
                  <w:color w:val="000000" w:themeColor="text1"/>
                  <w:sz w:val="16"/>
                  <w:szCs w:val="16"/>
                </w:rPr>
                <w:delText xml:space="preserve">/significant </w:delText>
              </w:r>
              <w:r w:rsidR="00106EDC" w:rsidDel="0055501D">
                <w:rPr>
                  <w:rFonts w:cs="Segoe UI"/>
                  <w:color w:val="000000" w:themeColor="text1"/>
                  <w:sz w:val="16"/>
                  <w:szCs w:val="16"/>
                </w:rPr>
                <w:delText xml:space="preserve">U.S. </w:delText>
              </w:r>
              <w:r w:rsidR="0038097C" w:rsidDel="0055501D">
                <w:rPr>
                  <w:rFonts w:cs="Segoe UI"/>
                  <w:color w:val="000000" w:themeColor="text1"/>
                  <w:sz w:val="16"/>
                  <w:szCs w:val="16"/>
                </w:rPr>
                <w:delText>slowdown</w:delText>
              </w:r>
            </w:del>
          </w:p>
        </w:tc>
        <w:tc>
          <w:tcPr>
            <w:tcW w:w="1091" w:type="dxa"/>
            <w:shd w:val="clear" w:color="auto" w:fill="FF9900"/>
            <w:vAlign w:val="center"/>
          </w:tcPr>
          <w:p w14:paraId="3AC87440" w14:textId="637C19B0" w:rsidR="0020064E" w:rsidRPr="00100E22" w:rsidDel="0055501D" w:rsidRDefault="0020064E" w:rsidP="005327E2">
            <w:pPr>
              <w:spacing w:after="120" w:line="240" w:lineRule="exact"/>
              <w:jc w:val="center"/>
              <w:rPr>
                <w:del w:id="441" w:author="Huang, Chengyu" w:date="2019-05-28T10:54:00Z"/>
                <w:rFonts w:cs="Segoe UI"/>
                <w:b/>
                <w:sz w:val="16"/>
                <w:szCs w:val="16"/>
              </w:rPr>
            </w:pPr>
            <w:del w:id="442" w:author="Huang, Chengyu" w:date="2019-05-28T10:54:00Z">
              <w:r w:rsidRPr="00100E22" w:rsidDel="0055501D">
                <w:rPr>
                  <w:rFonts w:cs="Segoe UI"/>
                  <w:b/>
                  <w:sz w:val="16"/>
                  <w:szCs w:val="16"/>
                </w:rPr>
                <w:delText>High/</w:delText>
              </w:r>
            </w:del>
          </w:p>
          <w:p w14:paraId="37208E32" w14:textId="308DAE62" w:rsidR="0020064E" w:rsidRPr="00100E22" w:rsidDel="0055501D" w:rsidRDefault="0020064E" w:rsidP="005327E2">
            <w:pPr>
              <w:spacing w:after="120" w:line="240" w:lineRule="exact"/>
              <w:jc w:val="center"/>
              <w:rPr>
                <w:del w:id="443" w:author="Huang, Chengyu" w:date="2019-05-28T10:54:00Z"/>
                <w:rFonts w:cs="Segoe UI"/>
                <w:b/>
                <w:sz w:val="16"/>
                <w:szCs w:val="16"/>
              </w:rPr>
            </w:pPr>
            <w:del w:id="444" w:author="Huang, Chengyu" w:date="2019-05-28T10:54:00Z">
              <w:r w:rsidRPr="00100E22" w:rsidDel="0055501D">
                <w:rPr>
                  <w:rFonts w:cs="Segoe UI"/>
                  <w:b/>
                  <w:sz w:val="16"/>
                  <w:szCs w:val="16"/>
                </w:rPr>
                <w:delText>Medium</w:delText>
              </w:r>
            </w:del>
          </w:p>
        </w:tc>
        <w:tc>
          <w:tcPr>
            <w:tcW w:w="5130" w:type="dxa"/>
            <w:vAlign w:val="center"/>
          </w:tcPr>
          <w:p w14:paraId="76FBF0EC" w14:textId="72691AB4" w:rsidR="0020064E" w:rsidRPr="00100E22" w:rsidDel="0055501D" w:rsidRDefault="0020064E" w:rsidP="005327E2">
            <w:pPr>
              <w:spacing w:line="240" w:lineRule="exact"/>
              <w:jc w:val="center"/>
              <w:rPr>
                <w:del w:id="445" w:author="Huang, Chengyu" w:date="2019-05-28T10:54:00Z"/>
                <w:rFonts w:cs="Segoe UI"/>
                <w:color w:val="000000" w:themeColor="text1"/>
                <w:sz w:val="16"/>
                <w:szCs w:val="16"/>
              </w:rPr>
            </w:pPr>
            <w:del w:id="446" w:author="Huang, Chengyu" w:date="2019-05-28T10:54:00Z">
              <w:r w:rsidRPr="00100E22" w:rsidDel="0055501D">
                <w:rPr>
                  <w:rFonts w:cs="Segoe UI"/>
                  <w:b/>
                  <w:color w:val="FFC000"/>
                  <w:sz w:val="16"/>
                  <w:szCs w:val="16"/>
                </w:rPr>
                <w:delText>Medium</w:delText>
              </w:r>
              <w:r w:rsidRPr="00100E22" w:rsidDel="0055501D">
                <w:rPr>
                  <w:rFonts w:cs="Segoe UI"/>
                  <w:color w:val="000000" w:themeColor="text1"/>
                  <w:sz w:val="16"/>
                  <w:szCs w:val="16"/>
                </w:rPr>
                <w:delText>/</w:delText>
              </w:r>
              <w:r w:rsidRPr="00100E22" w:rsidDel="0055501D">
                <w:rPr>
                  <w:rFonts w:cs="Segoe UI"/>
                  <w:b/>
                  <w:color w:val="FF0000"/>
                  <w:sz w:val="16"/>
                  <w:szCs w:val="16"/>
                </w:rPr>
                <w:delText>High</w:delText>
              </w:r>
            </w:del>
          </w:p>
          <w:p w14:paraId="3A5688FE" w14:textId="20762844" w:rsidR="0020064E" w:rsidRPr="00100E22" w:rsidDel="0055501D" w:rsidRDefault="0020064E" w:rsidP="005327E2">
            <w:pPr>
              <w:pStyle w:val="ListBullet"/>
              <w:numPr>
                <w:ilvl w:val="0"/>
                <w:numId w:val="0"/>
              </w:numPr>
              <w:spacing w:after="0" w:line="264" w:lineRule="auto"/>
              <w:rPr>
                <w:del w:id="447" w:author="Huang, Chengyu" w:date="2019-05-28T10:54:00Z"/>
                <w:rFonts w:cs="Segoe UI"/>
                <w:color w:val="000000" w:themeColor="text1"/>
                <w:sz w:val="16"/>
                <w:szCs w:val="16"/>
              </w:rPr>
            </w:pPr>
            <w:del w:id="448" w:author="Huang, Chengyu" w:date="2019-05-28T10:54:00Z">
              <w:r w:rsidRPr="00100E22" w:rsidDel="0055501D">
                <w:rPr>
                  <w:rFonts w:cs="Segoe UI"/>
                  <w:color w:val="000000" w:themeColor="text1"/>
                  <w:sz w:val="16"/>
                  <w:szCs w:val="16"/>
                </w:rPr>
                <w:delText>Weak demand</w:delText>
              </w:r>
              <w:r w:rsidR="0038097C" w:rsidDel="0055501D">
                <w:rPr>
                  <w:rFonts w:cs="Segoe UI"/>
                  <w:color w:val="000000" w:themeColor="text1"/>
                  <w:sz w:val="16"/>
                  <w:szCs w:val="16"/>
                </w:rPr>
                <w:delText xml:space="preserve"> </w:delText>
              </w:r>
              <w:r w:rsidRPr="00100E22" w:rsidDel="0055501D">
                <w:rPr>
                  <w:rFonts w:cs="Segoe UI"/>
                  <w:color w:val="000000" w:themeColor="text1"/>
                  <w:sz w:val="16"/>
                  <w:szCs w:val="16"/>
                </w:rPr>
                <w:delText xml:space="preserve">and anemic productivity growth in some advanced economies would reduce demand for Canadian exports and lower Canada’s potential growth. </w:delText>
              </w:r>
              <w:r w:rsidR="00106EDC" w:rsidDel="0055501D">
                <w:rPr>
                  <w:rFonts w:cs="Segoe UI"/>
                  <w:color w:val="000000" w:themeColor="text1"/>
                  <w:sz w:val="16"/>
                  <w:szCs w:val="16"/>
                </w:rPr>
                <w:delText xml:space="preserve">Significant U.S. slowdown, </w:delText>
              </w:r>
              <w:r w:rsidRPr="00100E22" w:rsidDel="0055501D">
                <w:rPr>
                  <w:rFonts w:cs="Segoe UI"/>
                  <w:color w:val="000000" w:themeColor="text1"/>
                  <w:sz w:val="16"/>
                  <w:szCs w:val="16"/>
                </w:rPr>
                <w:delText xml:space="preserve">possibly </w:delText>
              </w:r>
              <w:r w:rsidR="00106EDC" w:rsidDel="0055501D">
                <w:rPr>
                  <w:rFonts w:cs="Segoe UI"/>
                  <w:color w:val="000000" w:themeColor="text1"/>
                  <w:sz w:val="16"/>
                  <w:szCs w:val="16"/>
                </w:rPr>
                <w:delText xml:space="preserve">associated with the eventual planned withdrawal of the tax stimulus, could create </w:delText>
              </w:r>
              <w:r w:rsidR="003439FD" w:rsidDel="0055501D">
                <w:rPr>
                  <w:rFonts w:cs="Segoe UI"/>
                  <w:color w:val="000000" w:themeColor="text1"/>
                  <w:sz w:val="16"/>
                  <w:szCs w:val="16"/>
                </w:rPr>
                <w:delText xml:space="preserve">adverse </w:delText>
              </w:r>
              <w:r w:rsidR="00106EDC" w:rsidDel="0055501D">
                <w:rPr>
                  <w:rFonts w:cs="Segoe UI"/>
                  <w:color w:val="000000" w:themeColor="text1"/>
                  <w:sz w:val="16"/>
                  <w:szCs w:val="16"/>
                </w:rPr>
                <w:delText xml:space="preserve">spillovers to Canada’s economy. </w:delText>
              </w:r>
            </w:del>
          </w:p>
        </w:tc>
        <w:tc>
          <w:tcPr>
            <w:tcW w:w="2430" w:type="dxa"/>
            <w:vMerge/>
            <w:tcBorders>
              <w:right w:val="single" w:sz="4" w:space="0" w:color="auto"/>
            </w:tcBorders>
          </w:tcPr>
          <w:p w14:paraId="24D24A79" w14:textId="6FF36ECC" w:rsidR="0020064E" w:rsidRPr="00100E22" w:rsidDel="0055501D" w:rsidRDefault="0020064E" w:rsidP="005327E2">
            <w:pPr>
              <w:spacing w:after="120" w:line="240" w:lineRule="exact"/>
              <w:rPr>
                <w:del w:id="449" w:author="Huang, Chengyu" w:date="2019-05-28T10:54:00Z"/>
                <w:rFonts w:cs="Segoe UI"/>
                <w:color w:val="000000" w:themeColor="text1"/>
                <w:sz w:val="16"/>
                <w:szCs w:val="16"/>
              </w:rPr>
            </w:pPr>
          </w:p>
        </w:tc>
      </w:tr>
      <w:tr w:rsidR="0020064E" w:rsidRPr="00100E22" w:rsidDel="0055501D" w14:paraId="789B091A" w14:textId="63B45998" w:rsidTr="00A878E8">
        <w:trPr>
          <w:trHeight w:val="385"/>
          <w:jc w:val="center"/>
          <w:del w:id="450" w:author="Huang, Chengyu" w:date="2019-05-28T10:54:00Z"/>
        </w:trPr>
        <w:tc>
          <w:tcPr>
            <w:tcW w:w="8005" w:type="dxa"/>
            <w:gridSpan w:val="3"/>
            <w:tcBorders>
              <w:left w:val="single" w:sz="4" w:space="0" w:color="auto"/>
              <w:right w:val="single" w:sz="4" w:space="0" w:color="auto"/>
            </w:tcBorders>
            <w:vAlign w:val="center"/>
          </w:tcPr>
          <w:p w14:paraId="65AA5148" w14:textId="77CE1F77" w:rsidR="0020064E" w:rsidRPr="00100E22" w:rsidDel="0055501D" w:rsidRDefault="0020064E" w:rsidP="005327E2">
            <w:pPr>
              <w:pStyle w:val="ListParagraph"/>
              <w:spacing w:line="240" w:lineRule="exact"/>
              <w:ind w:left="0"/>
              <w:jc w:val="center"/>
              <w:rPr>
                <w:del w:id="451" w:author="Huang, Chengyu" w:date="2019-05-28T10:54:00Z"/>
                <w:rFonts w:cs="Segoe UI"/>
                <w:b/>
                <w:color w:val="000000" w:themeColor="text1"/>
                <w:sz w:val="16"/>
                <w:szCs w:val="16"/>
              </w:rPr>
            </w:pPr>
            <w:del w:id="452" w:author="Huang, Chengyu" w:date="2019-05-28T10:54:00Z">
              <w:r w:rsidRPr="00100E22" w:rsidDel="0055501D">
                <w:rPr>
                  <w:rFonts w:cs="Segoe UI"/>
                  <w:b/>
                  <w:i/>
                  <w:color w:val="000000" w:themeColor="text1"/>
                  <w:sz w:val="16"/>
                  <w:szCs w:val="16"/>
                </w:rPr>
                <w:delText>Domestically-sourced risks</w:delText>
              </w:r>
            </w:del>
          </w:p>
        </w:tc>
        <w:tc>
          <w:tcPr>
            <w:tcW w:w="2430" w:type="dxa"/>
            <w:tcBorders>
              <w:top w:val="single" w:sz="4" w:space="0" w:color="auto"/>
              <w:left w:val="single" w:sz="4" w:space="0" w:color="auto"/>
              <w:bottom w:val="single" w:sz="4" w:space="0" w:color="auto"/>
              <w:right w:val="single" w:sz="4" w:space="0" w:color="auto"/>
            </w:tcBorders>
            <w:vAlign w:val="center"/>
          </w:tcPr>
          <w:p w14:paraId="51FD2C58" w14:textId="3999FE0F" w:rsidR="0020064E" w:rsidRPr="00100E22" w:rsidDel="0055501D" w:rsidRDefault="0020064E" w:rsidP="005327E2">
            <w:pPr>
              <w:pStyle w:val="ListParagraph"/>
              <w:spacing w:after="120" w:line="240" w:lineRule="exact"/>
              <w:ind w:left="0"/>
              <w:jc w:val="center"/>
              <w:rPr>
                <w:del w:id="453" w:author="Huang, Chengyu" w:date="2019-05-28T10:54:00Z"/>
                <w:rFonts w:cs="Segoe UI"/>
                <w:b/>
                <w:color w:val="000000" w:themeColor="text1"/>
                <w:sz w:val="16"/>
                <w:szCs w:val="16"/>
              </w:rPr>
            </w:pPr>
          </w:p>
        </w:tc>
      </w:tr>
      <w:tr w:rsidR="0020064E" w:rsidRPr="00100E22" w:rsidDel="0055501D" w14:paraId="1858CF46" w14:textId="44D5E609" w:rsidTr="00A878E8">
        <w:trPr>
          <w:trHeight w:val="440"/>
          <w:jc w:val="center"/>
          <w:del w:id="454" w:author="Huang, Chengyu" w:date="2019-05-28T10:54:00Z"/>
        </w:trPr>
        <w:tc>
          <w:tcPr>
            <w:tcW w:w="1784" w:type="dxa"/>
            <w:tcBorders>
              <w:left w:val="single" w:sz="4" w:space="0" w:color="auto"/>
              <w:bottom w:val="single" w:sz="4" w:space="0" w:color="auto"/>
            </w:tcBorders>
            <w:vAlign w:val="center"/>
          </w:tcPr>
          <w:p w14:paraId="6EB9222E" w14:textId="161B904A" w:rsidR="0020064E" w:rsidRPr="00100E22" w:rsidDel="0055501D" w:rsidRDefault="0020064E" w:rsidP="00637E67">
            <w:pPr>
              <w:pStyle w:val="ListParagraph"/>
              <w:numPr>
                <w:ilvl w:val="0"/>
                <w:numId w:val="15"/>
              </w:numPr>
              <w:spacing w:after="120" w:line="240" w:lineRule="exact"/>
              <w:ind w:left="180" w:hanging="180"/>
              <w:rPr>
                <w:del w:id="455" w:author="Huang, Chengyu" w:date="2019-05-28T10:54:00Z"/>
                <w:rFonts w:cs="Segoe UI"/>
                <w:color w:val="000000" w:themeColor="text1"/>
                <w:sz w:val="16"/>
                <w:szCs w:val="16"/>
              </w:rPr>
            </w:pPr>
            <w:del w:id="456" w:author="Huang, Chengyu" w:date="2019-05-28T10:54:00Z">
              <w:r w:rsidRPr="00100E22" w:rsidDel="0055501D">
                <w:rPr>
                  <w:rFonts w:cs="Segoe UI"/>
                  <w:color w:val="000000" w:themeColor="text1"/>
                  <w:sz w:val="16"/>
                  <w:szCs w:val="16"/>
                </w:rPr>
                <w:delText>Sharp house price correction, with a sharp and persistent rise in unemployment</w:delText>
              </w:r>
            </w:del>
          </w:p>
        </w:tc>
        <w:tc>
          <w:tcPr>
            <w:tcW w:w="1091" w:type="dxa"/>
            <w:tcBorders>
              <w:bottom w:val="single" w:sz="4" w:space="0" w:color="auto"/>
            </w:tcBorders>
            <w:shd w:val="clear" w:color="auto" w:fill="FFFF00"/>
            <w:vAlign w:val="center"/>
          </w:tcPr>
          <w:p w14:paraId="4F6122BD" w14:textId="1F6CF012" w:rsidR="0020064E" w:rsidRPr="00100E22" w:rsidDel="0055501D" w:rsidRDefault="0020064E" w:rsidP="005327E2">
            <w:pPr>
              <w:spacing w:after="120" w:line="240" w:lineRule="exact"/>
              <w:jc w:val="center"/>
              <w:rPr>
                <w:del w:id="457" w:author="Huang, Chengyu" w:date="2019-05-28T10:54:00Z"/>
                <w:rFonts w:cs="Segoe UI"/>
                <w:b/>
                <w:color w:val="000000" w:themeColor="text1"/>
                <w:sz w:val="16"/>
                <w:szCs w:val="16"/>
              </w:rPr>
            </w:pPr>
            <w:del w:id="458" w:author="Huang, Chengyu" w:date="2019-05-28T10:54:00Z">
              <w:r w:rsidRPr="00100E22" w:rsidDel="0055501D">
                <w:rPr>
                  <w:rFonts w:cs="Segoe UI"/>
                  <w:b/>
                  <w:color w:val="000000" w:themeColor="text1"/>
                  <w:sz w:val="16"/>
                  <w:szCs w:val="16"/>
                </w:rPr>
                <w:delText>Medium</w:delText>
              </w:r>
            </w:del>
          </w:p>
        </w:tc>
        <w:tc>
          <w:tcPr>
            <w:tcW w:w="5130" w:type="dxa"/>
            <w:tcBorders>
              <w:bottom w:val="single" w:sz="4" w:space="0" w:color="auto"/>
            </w:tcBorders>
            <w:vAlign w:val="center"/>
          </w:tcPr>
          <w:p w14:paraId="5C7E9961" w14:textId="65256ABB" w:rsidR="0020064E" w:rsidRPr="00100E22" w:rsidDel="0055501D" w:rsidRDefault="0020064E" w:rsidP="005327E2">
            <w:pPr>
              <w:spacing w:line="240" w:lineRule="exact"/>
              <w:jc w:val="center"/>
              <w:rPr>
                <w:del w:id="459" w:author="Huang, Chengyu" w:date="2019-05-28T10:54:00Z"/>
                <w:rFonts w:cs="Segoe UI"/>
                <w:b/>
                <w:color w:val="FF0000"/>
                <w:sz w:val="16"/>
                <w:szCs w:val="16"/>
              </w:rPr>
            </w:pPr>
            <w:del w:id="460" w:author="Huang, Chengyu" w:date="2019-05-28T10:54:00Z">
              <w:r w:rsidRPr="00100E22" w:rsidDel="0055501D">
                <w:rPr>
                  <w:rFonts w:cs="Segoe UI"/>
                  <w:b/>
                  <w:color w:val="FF0000"/>
                  <w:sz w:val="16"/>
                  <w:szCs w:val="16"/>
                </w:rPr>
                <w:delText>High</w:delText>
              </w:r>
            </w:del>
          </w:p>
          <w:p w14:paraId="7FCF0D94" w14:textId="3E8BCC0B" w:rsidR="0020064E" w:rsidRPr="00100E22" w:rsidDel="0055501D" w:rsidRDefault="0020064E" w:rsidP="00C22FCA">
            <w:pPr>
              <w:spacing w:line="240" w:lineRule="exact"/>
              <w:rPr>
                <w:del w:id="461" w:author="Huang, Chengyu" w:date="2019-05-28T10:54:00Z"/>
                <w:rFonts w:cs="Segoe UI"/>
                <w:b/>
                <w:color w:val="000000" w:themeColor="text1"/>
                <w:sz w:val="16"/>
                <w:szCs w:val="16"/>
              </w:rPr>
            </w:pPr>
            <w:del w:id="462" w:author="Huang, Chengyu" w:date="2019-05-28T10:54:00Z">
              <w:r w:rsidRPr="00100E22" w:rsidDel="0055501D">
                <w:rPr>
                  <w:rFonts w:cs="Segoe UI"/>
                  <w:color w:val="000000" w:themeColor="text1"/>
                  <w:sz w:val="16"/>
                  <w:szCs w:val="16"/>
                </w:rPr>
                <w:delText>With households highly indebted</w:delText>
              </w:r>
              <w:r w:rsidR="00CA407B" w:rsidDel="0055501D">
                <w:rPr>
                  <w:rFonts w:cs="Segoe UI"/>
                  <w:color w:val="000000" w:themeColor="text1"/>
                  <w:sz w:val="16"/>
                  <w:szCs w:val="16"/>
                </w:rPr>
                <w:delText xml:space="preserve">, housing markets could be destabilized, </w:delText>
              </w:r>
              <w:r w:rsidRPr="00100E22" w:rsidDel="0055501D">
                <w:rPr>
                  <w:rFonts w:cs="Segoe UI"/>
                  <w:color w:val="000000" w:themeColor="text1"/>
                  <w:sz w:val="16"/>
                  <w:szCs w:val="16"/>
                </w:rPr>
                <w:delText>severely impair</w:delText>
              </w:r>
              <w:r w:rsidR="00CA407B" w:rsidDel="0055501D">
                <w:rPr>
                  <w:rFonts w:cs="Segoe UI"/>
                  <w:color w:val="000000" w:themeColor="text1"/>
                  <w:sz w:val="16"/>
                  <w:szCs w:val="16"/>
                </w:rPr>
                <w:delText>ing</w:delText>
              </w:r>
              <w:r w:rsidRPr="00100E22" w:rsidDel="0055501D">
                <w:rPr>
                  <w:rFonts w:cs="Segoe UI"/>
                  <w:color w:val="000000" w:themeColor="text1"/>
                  <w:sz w:val="16"/>
                  <w:szCs w:val="16"/>
                </w:rPr>
                <w:delText xml:space="preserve"> banks’ asset quality, and set</w:delText>
              </w:r>
              <w:r w:rsidR="00CA407B" w:rsidDel="0055501D">
                <w:rPr>
                  <w:rFonts w:cs="Segoe UI"/>
                  <w:color w:val="000000" w:themeColor="text1"/>
                  <w:sz w:val="16"/>
                  <w:szCs w:val="16"/>
                </w:rPr>
                <w:delText>ting</w:delText>
              </w:r>
              <w:r w:rsidRPr="00100E22" w:rsidDel="0055501D">
                <w:rPr>
                  <w:rFonts w:cs="Segoe UI"/>
                  <w:color w:val="000000" w:themeColor="text1"/>
                  <w:sz w:val="16"/>
                  <w:szCs w:val="16"/>
                </w:rPr>
                <w:delText xml:space="preserve"> off negative feedback l</w:delText>
              </w:r>
              <w:r w:rsidR="00CA407B" w:rsidDel="0055501D">
                <w:rPr>
                  <w:rFonts w:cs="Segoe UI"/>
                  <w:color w:val="000000" w:themeColor="text1"/>
                  <w:sz w:val="16"/>
                  <w:szCs w:val="16"/>
                </w:rPr>
                <w:delText xml:space="preserve">oops in the economy, with a sharp slowdown in </w:delText>
              </w:r>
              <w:r w:rsidR="00D32F98" w:rsidDel="0055501D">
                <w:rPr>
                  <w:rFonts w:cs="Segoe UI"/>
                  <w:color w:val="000000" w:themeColor="text1"/>
                  <w:sz w:val="16"/>
                  <w:szCs w:val="16"/>
                </w:rPr>
                <w:delText xml:space="preserve">private consumption and residential investment. </w:delText>
              </w:r>
              <w:r w:rsidRPr="00100E22" w:rsidDel="0055501D">
                <w:rPr>
                  <w:rFonts w:cs="Segoe UI"/>
                  <w:color w:val="000000" w:themeColor="text1"/>
                  <w:sz w:val="16"/>
                  <w:szCs w:val="16"/>
                </w:rPr>
                <w:delText xml:space="preserve">The government balance sheet </w:delText>
              </w:r>
              <w:r w:rsidR="00CA407B" w:rsidDel="0055501D">
                <w:rPr>
                  <w:rFonts w:cs="Segoe UI"/>
                  <w:color w:val="000000" w:themeColor="text1"/>
                  <w:sz w:val="16"/>
                  <w:szCs w:val="16"/>
                </w:rPr>
                <w:delText>c</w:delText>
              </w:r>
              <w:r w:rsidRPr="00100E22" w:rsidDel="0055501D">
                <w:rPr>
                  <w:rFonts w:cs="Segoe UI"/>
                  <w:color w:val="000000" w:themeColor="text1"/>
                  <w:sz w:val="16"/>
                  <w:szCs w:val="16"/>
                </w:rPr>
                <w:delText>ould be hit by</w:delText>
              </w:r>
              <w:r w:rsidR="00D32F98" w:rsidDel="0055501D">
                <w:rPr>
                  <w:rFonts w:cs="Segoe UI"/>
                  <w:color w:val="000000" w:themeColor="text1"/>
                  <w:sz w:val="16"/>
                  <w:szCs w:val="16"/>
                </w:rPr>
                <w:delText xml:space="preserve"> claims on mortgage insurance. Companies could face declining sales</w:delText>
              </w:r>
              <w:r w:rsidR="007F2062" w:rsidDel="0055501D">
                <w:rPr>
                  <w:rFonts w:cs="Segoe UI"/>
                  <w:color w:val="000000" w:themeColor="text1"/>
                  <w:sz w:val="16"/>
                  <w:szCs w:val="16"/>
                </w:rPr>
                <w:delText xml:space="preserve"> and revenue</w:delText>
              </w:r>
              <w:r w:rsidR="00D32F98" w:rsidDel="0055501D">
                <w:rPr>
                  <w:rFonts w:cs="Segoe UI"/>
                  <w:color w:val="000000" w:themeColor="text1"/>
                  <w:sz w:val="16"/>
                  <w:szCs w:val="16"/>
                </w:rPr>
                <w:delText xml:space="preserve">, compromising their ability to service debt. A generalized slowdown in growth </w:delText>
              </w:r>
              <w:r w:rsidR="007F2062" w:rsidDel="0055501D">
                <w:rPr>
                  <w:rFonts w:cs="Segoe UI"/>
                  <w:color w:val="000000" w:themeColor="text1"/>
                  <w:sz w:val="16"/>
                  <w:szCs w:val="16"/>
                </w:rPr>
                <w:delText>w</w:delText>
              </w:r>
              <w:r w:rsidR="00D32F98" w:rsidRPr="00100E22" w:rsidDel="0055501D">
                <w:rPr>
                  <w:rFonts w:cs="Segoe UI"/>
                  <w:color w:val="000000" w:themeColor="text1"/>
                  <w:sz w:val="16"/>
                  <w:szCs w:val="16"/>
                </w:rPr>
                <w:delText>ould threaten financial stability.</w:delText>
              </w:r>
            </w:del>
          </w:p>
        </w:tc>
        <w:tc>
          <w:tcPr>
            <w:tcW w:w="2430" w:type="dxa"/>
            <w:tcBorders>
              <w:top w:val="nil"/>
              <w:bottom w:val="single" w:sz="4" w:space="0" w:color="auto"/>
              <w:right w:val="single" w:sz="4" w:space="0" w:color="auto"/>
            </w:tcBorders>
          </w:tcPr>
          <w:p w14:paraId="4548E3D2" w14:textId="49866B79" w:rsidR="0020064E" w:rsidRPr="00100E22" w:rsidDel="0055501D" w:rsidRDefault="00C541A3" w:rsidP="005327E2">
            <w:pPr>
              <w:pStyle w:val="BoxBullet"/>
              <w:numPr>
                <w:ilvl w:val="0"/>
                <w:numId w:val="0"/>
              </w:numPr>
              <w:spacing w:line="240" w:lineRule="exact"/>
              <w:rPr>
                <w:del w:id="463" w:author="Huang, Chengyu" w:date="2019-05-28T10:54:00Z"/>
                <w:color w:val="000000" w:themeColor="text1"/>
                <w:sz w:val="16"/>
                <w:szCs w:val="16"/>
              </w:rPr>
            </w:pPr>
            <w:bookmarkStart w:id="464" w:name="_Hlk510613223"/>
            <w:del w:id="465" w:author="Huang, Chengyu" w:date="2019-05-28T10:54:00Z">
              <w:r w:rsidDel="0055501D">
                <w:rPr>
                  <w:color w:val="000000" w:themeColor="text1"/>
                  <w:sz w:val="16"/>
                  <w:szCs w:val="16"/>
                </w:rPr>
                <w:delText>Provide emergency liquidity as needed and e</w:delText>
              </w:r>
              <w:r w:rsidR="0020064E" w:rsidRPr="00100E22" w:rsidDel="0055501D">
                <w:rPr>
                  <w:color w:val="000000" w:themeColor="text1"/>
                  <w:sz w:val="16"/>
                  <w:szCs w:val="16"/>
                </w:rPr>
                <w:delText>nsure adequate loss absorbing buffers in the banking and insurance sectors</w:delText>
              </w:r>
              <w:r w:rsidDel="0055501D">
                <w:rPr>
                  <w:color w:val="000000" w:themeColor="text1"/>
                  <w:sz w:val="16"/>
                  <w:szCs w:val="16"/>
                </w:rPr>
                <w:delText>.</w:delText>
              </w:r>
              <w:r w:rsidR="0020064E" w:rsidRPr="00100E22" w:rsidDel="0055501D">
                <w:rPr>
                  <w:color w:val="000000" w:themeColor="text1"/>
                  <w:sz w:val="16"/>
                  <w:szCs w:val="16"/>
                </w:rPr>
                <w:delText xml:space="preserve"> </w:delText>
              </w:r>
              <w:bookmarkEnd w:id="464"/>
              <w:r w:rsidRPr="00C541A3" w:rsidDel="0055501D">
                <w:rPr>
                  <w:color w:val="000000" w:themeColor="text1"/>
                  <w:sz w:val="16"/>
                  <w:szCs w:val="16"/>
                </w:rPr>
                <w:delText xml:space="preserve">Ensure that an effective framework </w:delText>
              </w:r>
              <w:r w:rsidR="002A0994" w:rsidDel="0055501D">
                <w:rPr>
                  <w:color w:val="000000" w:themeColor="text1"/>
                  <w:sz w:val="16"/>
                  <w:szCs w:val="16"/>
                </w:rPr>
                <w:delText>is</w:delText>
              </w:r>
              <w:r w:rsidRPr="00C541A3" w:rsidDel="0055501D">
                <w:rPr>
                  <w:color w:val="000000" w:themeColor="text1"/>
                  <w:sz w:val="16"/>
                  <w:szCs w:val="16"/>
                </w:rPr>
                <w:delText xml:space="preserve"> in place for cooperation between federal and provincial authorities in both ongoing</w:delText>
              </w:r>
              <w:r w:rsidRPr="002A0994" w:rsidDel="0055501D">
                <w:rPr>
                  <w:color w:val="000000" w:themeColor="text1"/>
                  <w:sz w:val="16"/>
                  <w:szCs w:val="16"/>
                </w:rPr>
                <w:delText xml:space="preserve"> supervision and crisis preparedness.</w:delText>
              </w:r>
            </w:del>
          </w:p>
        </w:tc>
      </w:tr>
    </w:tbl>
    <w:bookmarkEnd w:id="393"/>
    <w:p w14:paraId="6553D17B" w14:textId="249054F8" w:rsidR="007B583B" w:rsidDel="0055501D" w:rsidRDefault="007B583B" w:rsidP="007B583B">
      <w:pPr>
        <w:ind w:left="-630"/>
        <w:rPr>
          <w:del w:id="466" w:author="Huang, Chengyu" w:date="2019-05-28T10:54:00Z"/>
          <w:rFonts w:eastAsia="Segoe UI" w:cs="Frutiger LT Std 55 Roman"/>
          <w:b/>
          <w:bCs/>
          <w:caps/>
          <w:kern w:val="28"/>
          <w:sz w:val="36"/>
          <w:szCs w:val="36"/>
        </w:rPr>
      </w:pPr>
      <w:del w:id="467" w:author="Huang, Chengyu" w:date="2019-05-28T10:54:00Z">
        <w:r w:rsidRPr="007B583B" w:rsidDel="0055501D">
          <w:rPr>
            <w:sz w:val="16"/>
            <w:szCs w:val="20"/>
          </w:rPr>
          <w:delText>1</w:delText>
        </w:r>
        <w:r w:rsidR="00E350BA" w:rsidDel="0055501D">
          <w:rPr>
            <w:sz w:val="16"/>
            <w:szCs w:val="20"/>
          </w:rPr>
          <w:delText xml:space="preserve">/ </w:delText>
        </w:r>
        <w:r w:rsidRPr="007B583B" w:rsidDel="0055501D">
          <w:rPr>
            <w:sz w:val="16"/>
            <w:szCs w:val="20"/>
          </w:rPr>
          <w:delText>The Risk Assessment Matrix (RAM) shows events that could materially alter the baseline path (the scenario most likely to materialize in the view of IMF staff). The relative likelihood is the staff’s subjective assessment of the risks surrounding the baseline (“low” is meant to indicate a probability below 10 percent, “medium” a probability between 10 and 30 percent, and “high” a probability between 30 and 50 percent). The RAM reflects staff views on the source of risks and overall level of concern as of the time of discussions with the authorities. Non-mutually exclusive risks may interact and materialize jointly. “Short term (ST)” and “medium term (MT)” are meant to indicate that the risk could materialize within 1 year and 3 years, respectively.</w:delText>
        </w:r>
        <w:r w:rsidDel="0055501D">
          <w:br w:type="page"/>
        </w:r>
      </w:del>
    </w:p>
    <w:bookmarkStart w:id="468" w:name="_Toc516148759"/>
    <w:bookmarkStart w:id="469" w:name="_Toc516218264"/>
    <w:bookmarkStart w:id="470" w:name="_Toc512008980"/>
    <w:bookmarkStart w:id="471" w:name="_Toc516239210"/>
    <w:p w14:paraId="1AFC35A6" w14:textId="504F958F" w:rsidR="003D3B98" w:rsidRPr="00C82C60" w:rsidDel="0055501D" w:rsidRDefault="006376BD" w:rsidP="00235A06">
      <w:pPr>
        <w:pStyle w:val="Heading1"/>
        <w:rPr>
          <w:del w:id="472" w:author="Huang, Chengyu" w:date="2019-05-28T10:54:00Z"/>
        </w:rPr>
      </w:pPr>
      <w:del w:id="473" w:author="Huang, Chengyu" w:date="2019-05-28T10:54:00Z">
        <w:r w:rsidRPr="00C82C60" w:rsidDel="0055501D">
          <w:rPr>
            <w:b w:val="0"/>
            <w:bCs w:val="0"/>
            <w:caps w:val="0"/>
            <w:noProof/>
          </w:rPr>
          <mc:AlternateContent>
            <mc:Choice Requires="wps">
              <w:drawing>
                <wp:anchor distT="0" distB="0" distL="114300" distR="114300" simplePos="0" relativeHeight="251741184" behindDoc="0" locked="0" layoutInCell="1" allowOverlap="1" wp14:anchorId="171C8757" wp14:editId="073F29E2">
                  <wp:simplePos x="0" y="0"/>
                  <wp:positionH relativeFrom="column">
                    <wp:posOffset>-1114425</wp:posOffset>
                  </wp:positionH>
                  <wp:positionV relativeFrom="paragraph">
                    <wp:posOffset>62865</wp:posOffset>
                  </wp:positionV>
                  <wp:extent cx="1053465" cy="227965"/>
                  <wp:effectExtent l="0" t="0" r="0" b="635"/>
                  <wp:wrapNone/>
                  <wp:docPr id="3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279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B343D" id="Rectangle 54" o:spid="_x0000_s1026" style="position:absolute;margin-left:-87.75pt;margin-top:4.95pt;width:82.95pt;height:17.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" fillcolor="#4f81bd [3204]">
                  <v:stroke opacity="0"/>
                  <v:textbox inset="5.85pt,.7pt,5.85pt,.7pt"/>
                </v:rect>
              </w:pict>
            </mc:Fallback>
          </mc:AlternateContent>
        </w:r>
        <w:bookmarkStart w:id="474" w:name="_Toc450312676"/>
        <w:r w:rsidR="003D3B98" w:rsidRPr="00C82C60" w:rsidDel="0055501D">
          <w:delText>Polic</w:delText>
        </w:r>
        <w:r w:rsidR="00474F38" w:rsidRPr="00C82C60" w:rsidDel="0055501D">
          <w:delText>ies</w:delText>
        </w:r>
        <w:r w:rsidR="008A77F1" w:rsidRPr="00C82C60" w:rsidDel="0055501D">
          <w:delText xml:space="preserve"> </w:delText>
        </w:r>
        <w:bookmarkEnd w:id="474"/>
        <w:r w:rsidR="00A9272E" w:rsidRPr="00C82C60" w:rsidDel="0055501D">
          <w:delText xml:space="preserve">for </w:delText>
        </w:r>
        <w:r w:rsidR="00A9272E" w:rsidRPr="00235A06" w:rsidDel="0055501D">
          <w:delText>sustainable</w:delText>
        </w:r>
        <w:r w:rsidR="00A9272E" w:rsidRPr="00C82C60" w:rsidDel="0055501D">
          <w:delText xml:space="preserve"> </w:delText>
        </w:r>
        <w:r w:rsidR="00D22EA1" w:rsidRPr="00C82C60" w:rsidDel="0055501D">
          <w:delText xml:space="preserve">and inclusive </w:delText>
        </w:r>
        <w:r w:rsidR="00A9272E" w:rsidRPr="00C82C60" w:rsidDel="0055501D">
          <w:delText>growth</w:delText>
        </w:r>
        <w:bookmarkEnd w:id="468"/>
        <w:bookmarkEnd w:id="469"/>
        <w:bookmarkEnd w:id="470"/>
        <w:bookmarkEnd w:id="471"/>
      </w:del>
    </w:p>
    <w:p w14:paraId="58A2D41B" w14:textId="58C60E36" w:rsidR="00B23EA0" w:rsidRPr="00414D06" w:rsidDel="0055501D" w:rsidRDefault="0007613C" w:rsidP="00843BF1">
      <w:pPr>
        <w:pStyle w:val="Heading2"/>
        <w:numPr>
          <w:ilvl w:val="1"/>
          <w:numId w:val="18"/>
        </w:numPr>
        <w:ind w:left="0"/>
        <w:rPr>
          <w:del w:id="475" w:author="Huang, Chengyu" w:date="2019-05-28T10:54:00Z"/>
          <w:sz w:val="26"/>
          <w:rPrChange w:id="476" w:author="Ochoa, Javier" w:date="2018-06-08T15:24:00Z">
            <w:rPr>
              <w:del w:id="477" w:author="Huang, Chengyu" w:date="2019-05-28T10:54:00Z"/>
            </w:rPr>
          </w:rPrChange>
        </w:rPr>
      </w:pPr>
      <w:bookmarkStart w:id="478" w:name="_Toc450312677"/>
      <w:bookmarkStart w:id="479" w:name="_Toc516148760"/>
      <w:bookmarkStart w:id="480" w:name="_Toc516218265"/>
      <w:bookmarkStart w:id="481" w:name="_Toc512008981"/>
      <w:bookmarkStart w:id="482" w:name="_Toc516239211"/>
      <w:del w:id="483" w:author="Huang, Chengyu" w:date="2019-05-28T10:54:00Z">
        <w:r w:rsidRPr="00414D06" w:rsidDel="0055501D">
          <w:rPr>
            <w:b w:val="0"/>
            <w:bCs w:val="0"/>
            <w:iCs w:val="0"/>
            <w:sz w:val="26"/>
            <w:rPrChange w:id="484" w:author="Ochoa, Javier" w:date="2018-06-08T15:24:00Z">
              <w:rPr>
                <w:b w:val="0"/>
                <w:bCs w:val="0"/>
                <w:iCs w:val="0"/>
              </w:rPr>
            </w:rPrChange>
          </w:rPr>
          <w:delText>Fiscal</w:delText>
        </w:r>
        <w:r w:rsidR="00166ADB" w:rsidRPr="00414D06" w:rsidDel="0055501D">
          <w:rPr>
            <w:b w:val="0"/>
            <w:bCs w:val="0"/>
            <w:iCs w:val="0"/>
            <w:sz w:val="26"/>
            <w:rPrChange w:id="485" w:author="Ochoa, Javier" w:date="2018-06-08T15:24:00Z">
              <w:rPr>
                <w:b w:val="0"/>
                <w:bCs w:val="0"/>
                <w:iCs w:val="0"/>
              </w:rPr>
            </w:rPrChange>
          </w:rPr>
          <w:delText xml:space="preserve"> </w:delText>
        </w:r>
        <w:r w:rsidR="003D3B98" w:rsidRPr="00414D06" w:rsidDel="0055501D">
          <w:rPr>
            <w:b w:val="0"/>
            <w:bCs w:val="0"/>
            <w:iCs w:val="0"/>
            <w:sz w:val="26"/>
            <w:rPrChange w:id="486" w:author="Ochoa, Javier" w:date="2018-06-08T15:24:00Z">
              <w:rPr>
                <w:b w:val="0"/>
                <w:bCs w:val="0"/>
                <w:iCs w:val="0"/>
              </w:rPr>
            </w:rPrChange>
          </w:rPr>
          <w:delText>Policy</w:delText>
        </w:r>
        <w:bookmarkEnd w:id="478"/>
        <w:bookmarkEnd w:id="479"/>
        <w:bookmarkEnd w:id="480"/>
        <w:bookmarkEnd w:id="481"/>
        <w:bookmarkEnd w:id="482"/>
      </w:del>
    </w:p>
    <w:p w14:paraId="65BB5DB3" w14:textId="5676BC07" w:rsidR="00A76470" w:rsidRPr="00E53B41" w:rsidDel="0055501D" w:rsidRDefault="00A76470" w:rsidP="00A76470">
      <w:pPr>
        <w:rPr>
          <w:del w:id="487" w:author="Huang, Chengyu" w:date="2019-05-28T10:54:00Z"/>
          <w:i/>
        </w:rPr>
      </w:pPr>
      <w:bookmarkStart w:id="488" w:name="_Hlk510510142"/>
      <w:del w:id="489" w:author="Huang, Chengyu" w:date="2019-05-28T10:54:00Z">
        <w:r w:rsidDel="0055501D">
          <w:rPr>
            <w:i/>
          </w:rPr>
          <w:delText xml:space="preserve">The federal fiscal balance has improved </w:delText>
        </w:r>
        <w:r w:rsidR="007E5A4F" w:rsidDel="0055501D">
          <w:rPr>
            <w:i/>
          </w:rPr>
          <w:delText>but</w:delText>
        </w:r>
        <w:r w:rsidR="00942547" w:rsidDel="0055501D">
          <w:rPr>
            <w:i/>
          </w:rPr>
          <w:delText xml:space="preserve"> p</w:delText>
        </w:r>
        <w:r w:rsidDel="0055501D">
          <w:rPr>
            <w:i/>
          </w:rPr>
          <w:delText>rogress at the provincial level</w:delText>
        </w:r>
        <w:r w:rsidR="002E318A" w:rsidDel="0055501D">
          <w:rPr>
            <w:i/>
          </w:rPr>
          <w:delText xml:space="preserve"> is more mixed</w:delText>
        </w:r>
        <w:r w:rsidDel="0055501D">
          <w:rPr>
            <w:i/>
          </w:rPr>
          <w:delText>.</w:delText>
        </w:r>
        <w:bookmarkEnd w:id="488"/>
        <w:r w:rsidDel="0055501D">
          <w:rPr>
            <w:i/>
          </w:rPr>
          <w:delText xml:space="preserve"> </w:delText>
        </w:r>
        <w:r w:rsidR="002E318A" w:rsidDel="0055501D">
          <w:rPr>
            <w:i/>
          </w:rPr>
          <w:delText>With near-term growth on stronger footing, fisca</w:delText>
        </w:r>
        <w:r w:rsidR="002E318A" w:rsidRPr="002E318A" w:rsidDel="0055501D">
          <w:rPr>
            <w:i/>
          </w:rPr>
          <w:delText xml:space="preserve">l stimulus </w:delText>
        </w:r>
        <w:r w:rsidR="002B583D" w:rsidDel="0055501D">
          <w:rPr>
            <w:i/>
          </w:rPr>
          <w:delText>is no longer</w:delText>
        </w:r>
        <w:r w:rsidR="00A51ED4" w:rsidDel="0055501D">
          <w:rPr>
            <w:i/>
          </w:rPr>
          <w:delText xml:space="preserve"> necessary</w:delText>
        </w:r>
        <w:r w:rsidR="002E318A" w:rsidDel="0055501D">
          <w:rPr>
            <w:i/>
          </w:rPr>
          <w:delText xml:space="preserve">. Instead, the focus should be on rebuilding fiscal buffers </w:delText>
        </w:r>
        <w:r w:rsidR="001D0072" w:rsidDel="0055501D">
          <w:rPr>
            <w:i/>
          </w:rPr>
          <w:delText xml:space="preserve">now </w:delText>
        </w:r>
        <w:r w:rsidDel="0055501D">
          <w:rPr>
            <w:i/>
          </w:rPr>
          <w:delText xml:space="preserve">to </w:delText>
        </w:r>
        <w:r w:rsidR="002E318A" w:rsidDel="0055501D">
          <w:rPr>
            <w:i/>
          </w:rPr>
          <w:delText xml:space="preserve">create room for fiscal support in case of a downturn and to finance </w:delText>
        </w:r>
        <w:r w:rsidR="00CC7FAA" w:rsidDel="0055501D">
          <w:rPr>
            <w:i/>
          </w:rPr>
          <w:delText xml:space="preserve">growth-friendly policies. </w:delText>
        </w:r>
        <w:r w:rsidRPr="00A76470" w:rsidDel="0055501D">
          <w:rPr>
            <w:i/>
          </w:rPr>
          <w:delText>To bolster fiscal credibility and enhance co</w:delText>
        </w:r>
        <w:r w:rsidR="00CC7FAA" w:rsidDel="0055501D">
          <w:rPr>
            <w:i/>
          </w:rPr>
          <w:delText xml:space="preserve">mmunication, </w:delText>
        </w:r>
        <w:r w:rsidR="00263968" w:rsidDel="0055501D">
          <w:rPr>
            <w:i/>
          </w:rPr>
          <w:delText xml:space="preserve">the fiscal framework could explicitly incorporate a </w:delText>
        </w:r>
        <w:r w:rsidR="00F330C0" w:rsidDel="0055501D">
          <w:rPr>
            <w:i/>
          </w:rPr>
          <w:delText xml:space="preserve">medium-term </w:delText>
        </w:r>
        <w:r w:rsidR="00263968" w:rsidDel="0055501D">
          <w:rPr>
            <w:i/>
          </w:rPr>
          <w:delText>debt</w:delText>
        </w:r>
        <w:r w:rsidR="00CC7FAA" w:rsidDel="0055501D">
          <w:rPr>
            <w:i/>
          </w:rPr>
          <w:delText xml:space="preserve"> </w:delText>
        </w:r>
        <w:r w:rsidR="00F330C0" w:rsidDel="0055501D">
          <w:rPr>
            <w:i/>
          </w:rPr>
          <w:delText>objective</w:delText>
        </w:r>
        <w:r w:rsidR="00CC7FAA" w:rsidDel="0055501D">
          <w:rPr>
            <w:i/>
          </w:rPr>
          <w:delText xml:space="preserve"> </w:delText>
        </w:r>
        <w:r w:rsidR="00F330C0" w:rsidDel="0055501D">
          <w:rPr>
            <w:i/>
          </w:rPr>
          <w:delText xml:space="preserve">combined with a small number of </w:delText>
        </w:r>
        <w:r w:rsidRPr="00A76470" w:rsidDel="0055501D">
          <w:rPr>
            <w:i/>
          </w:rPr>
          <w:delText>operational rules</w:delText>
        </w:r>
        <w:r w:rsidR="00F330C0" w:rsidDel="0055501D">
          <w:rPr>
            <w:i/>
          </w:rPr>
          <w:delText xml:space="preserve"> to guide fiscal policy</w:delText>
        </w:r>
        <w:r w:rsidRPr="00A76470" w:rsidDel="0055501D">
          <w:rPr>
            <w:i/>
          </w:rPr>
          <w:delText>.</w:delText>
        </w:r>
        <w:r w:rsidR="00E53B41" w:rsidRPr="00E53B41" w:rsidDel="0055501D">
          <w:rPr>
            <w:b/>
          </w:rPr>
          <w:delText xml:space="preserve"> </w:delText>
        </w:r>
      </w:del>
    </w:p>
    <w:p w14:paraId="62B36A41" w14:textId="24182E1D" w:rsidR="00A76470" w:rsidRPr="00A76470" w:rsidDel="0055501D" w:rsidRDefault="00A76470" w:rsidP="00A76470">
      <w:pPr>
        <w:rPr>
          <w:del w:id="490" w:author="Huang, Chengyu" w:date="2019-05-28T10:54:00Z"/>
        </w:rPr>
      </w:pPr>
    </w:p>
    <w:p w14:paraId="0B17F65C" w14:textId="249126E3" w:rsidR="00D1784D" w:rsidDel="0055501D" w:rsidRDefault="00607E5C" w:rsidP="0049322C">
      <w:pPr>
        <w:pStyle w:val="ParagraphNumbering"/>
        <w:ind w:left="0" w:firstLine="0"/>
        <w:rPr>
          <w:del w:id="491" w:author="Huang, Chengyu" w:date="2019-05-28T10:54:00Z"/>
          <w:rFonts w:ascii="Calibri" w:hAnsi="Calibri"/>
          <w:sz w:val="22"/>
          <w:rPrChange w:id="492" w:author="Ochoa, Javier" w:date="2018-06-08T15:24:00Z">
            <w:rPr>
              <w:del w:id="493" w:author="Huang, Chengyu" w:date="2019-05-28T10:54:00Z"/>
            </w:rPr>
          </w:rPrChange>
        </w:rPr>
      </w:pPr>
      <w:bookmarkStart w:id="494" w:name="_Hlk509324588"/>
      <w:del w:id="495" w:author="Huang, Chengyu" w:date="2019-05-28T10:54:00Z">
        <w:r w:rsidRPr="0049322C" w:rsidDel="0055501D">
          <w:rPr>
            <w:noProof/>
          </w:rPr>
          <w:drawing>
            <wp:anchor distT="0" distB="0" distL="114300" distR="114300" simplePos="0" relativeHeight="252666880" behindDoc="0" locked="0" layoutInCell="1" allowOverlap="1" wp14:anchorId="41634BCE" wp14:editId="7D737867">
              <wp:simplePos x="0" y="0"/>
              <wp:positionH relativeFrom="column">
                <wp:posOffset>3324860</wp:posOffset>
              </wp:positionH>
              <wp:positionV relativeFrom="paragraph">
                <wp:posOffset>48895</wp:posOffset>
              </wp:positionV>
              <wp:extent cx="2917190" cy="30429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7190" cy="304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109" w:rsidDel="0055501D">
          <w:rPr>
            <w:b/>
          </w:rPr>
          <w:delText>S</w:delText>
        </w:r>
        <w:r w:rsidR="00F939EC" w:rsidRPr="009D4E81" w:rsidDel="0055501D">
          <w:rPr>
            <w:b/>
          </w:rPr>
          <w:delText xml:space="preserve">tronger-than-expected GDP growth </w:delText>
        </w:r>
        <w:r w:rsidR="00A51ED4" w:rsidDel="0055501D">
          <w:rPr>
            <w:b/>
          </w:rPr>
          <w:delText xml:space="preserve">has </w:delText>
        </w:r>
        <w:r w:rsidR="00F939EC" w:rsidDel="0055501D">
          <w:rPr>
            <w:b/>
          </w:rPr>
          <w:delText xml:space="preserve">improved the federal fiscal outlook. </w:delText>
        </w:r>
        <w:r w:rsidR="00F939EC" w:rsidRPr="00F939EC" w:rsidDel="0055501D">
          <w:delText>With</w:delText>
        </w:r>
        <w:r w:rsidR="00F939EC" w:rsidDel="0055501D">
          <w:rPr>
            <w:b/>
          </w:rPr>
          <w:delText xml:space="preserve"> </w:delText>
        </w:r>
        <w:r w:rsidR="00F939EC" w:rsidRPr="00F939EC" w:rsidDel="0055501D">
          <w:delText>higher</w:delText>
        </w:r>
        <w:r w:rsidR="00F939EC" w:rsidDel="0055501D">
          <w:rPr>
            <w:b/>
          </w:rPr>
          <w:delText xml:space="preserve"> </w:delText>
        </w:r>
        <w:r w:rsidR="00F939EC" w:rsidDel="0055501D">
          <w:delText>r</w:delText>
        </w:r>
        <w:r w:rsidR="00F939EC" w:rsidRPr="00F939EC" w:rsidDel="0055501D">
          <w:delText>evenue</w:delText>
        </w:r>
        <w:r w:rsidR="00F939EC" w:rsidDel="0055501D">
          <w:delText xml:space="preserve"> collections</w:delText>
        </w:r>
        <w:r w:rsidR="00C82EC9" w:rsidDel="0055501D">
          <w:delText xml:space="preserve"> and lower transfers to households</w:delText>
        </w:r>
        <w:r w:rsidR="00F939EC" w:rsidDel="0055501D">
          <w:delText xml:space="preserve">, </w:delText>
        </w:r>
        <w:r w:rsidR="00D1784D" w:rsidDel="0055501D">
          <w:delText>the federal government anticipate</w:delText>
        </w:r>
        <w:r w:rsidR="00F06AF8" w:rsidDel="0055501D">
          <w:delText>s</w:delText>
        </w:r>
        <w:r w:rsidR="00D1784D" w:rsidDel="0055501D">
          <w:delText xml:space="preserve"> a reduction in the </w:delText>
        </w:r>
        <w:r w:rsidR="007A7007" w:rsidDel="0055501D">
          <w:delText xml:space="preserve">total </w:delText>
        </w:r>
        <w:r w:rsidR="00D1784D" w:rsidDel="0055501D">
          <w:delText xml:space="preserve">fiscal deficit </w:delText>
        </w:r>
        <w:r w:rsidR="007A7007" w:rsidDel="0055501D">
          <w:delText>over the next five years (FY2017/18 - FY2021/22)</w:delText>
        </w:r>
        <w:r w:rsidR="007A7007" w:rsidRPr="007A7007" w:rsidDel="0055501D">
          <w:delText xml:space="preserve"> </w:delText>
        </w:r>
        <w:r w:rsidR="007A7007" w:rsidDel="0055501D">
          <w:delText xml:space="preserve">from 5 percent </w:delText>
        </w:r>
        <w:r w:rsidR="00F06AF8" w:rsidDel="0055501D">
          <w:delText>to 2¼ percent</w:delText>
        </w:r>
        <w:r w:rsidR="007A7007" w:rsidDel="0055501D">
          <w:delText xml:space="preserve"> of GDP</w:delText>
        </w:r>
        <w:r w:rsidR="00F06AF8" w:rsidDel="0055501D">
          <w:delText>. This</w:delText>
        </w:r>
        <w:r w:rsidR="00D1784D" w:rsidDel="0055501D">
          <w:delText xml:space="preserve"> implies </w:delText>
        </w:r>
        <w:r w:rsidR="005E419E" w:rsidDel="0055501D">
          <w:delText xml:space="preserve">a windfall gain </w:delText>
        </w:r>
        <w:r w:rsidR="00D1784D" w:rsidDel="0055501D">
          <w:delText>of about 2¾ percent of GDP</w:delText>
        </w:r>
        <w:r w:rsidR="00F06AF8" w:rsidDel="0055501D">
          <w:delText xml:space="preserve"> </w:delText>
        </w:r>
        <w:r w:rsidR="005E419E" w:rsidDel="0055501D">
          <w:delText xml:space="preserve">that can be used </w:delText>
        </w:r>
        <w:r w:rsidR="00F06AF8" w:rsidDel="0055501D">
          <w:delText>fo</w:delText>
        </w:r>
        <w:r w:rsidR="008D4030" w:rsidDel="0055501D">
          <w:delText xml:space="preserve">r </w:delText>
        </w:r>
        <w:r w:rsidR="005E419E" w:rsidDel="0055501D">
          <w:delText xml:space="preserve">new </w:delText>
        </w:r>
        <w:r w:rsidR="008D4030" w:rsidDel="0055501D">
          <w:delText>discretionary</w:delText>
        </w:r>
        <w:r w:rsidR="00F06AF8" w:rsidDel="0055501D">
          <w:delText xml:space="preserve"> measures</w:delText>
        </w:r>
        <w:r w:rsidR="00D1784D" w:rsidDel="0055501D">
          <w:delText xml:space="preserve">. </w:delText>
        </w:r>
        <w:r w:rsidR="00D1784D" w:rsidDel="0055501D">
          <w:rPr>
            <w:color w:val="000000"/>
            <w:rPrChange w:id="496" w:author="Ochoa, Javier" w:date="2018-06-08T15:24:00Z">
              <w:rPr>
                <w:color w:val="000000" w:themeColor="text1"/>
              </w:rPr>
            </w:rPrChange>
          </w:rPr>
          <w:delText xml:space="preserve">With </w:delText>
        </w:r>
        <w:r w:rsidR="00D1784D" w:rsidDel="0055501D">
          <w:delText>the output gap clo</w:delText>
        </w:r>
        <w:r w:rsidR="005E419E" w:rsidDel="0055501D">
          <w:delText>sing, the federal government has</w:delText>
        </w:r>
        <w:r w:rsidR="00D1784D" w:rsidDel="0055501D">
          <w:delText xml:space="preserve"> decided not to spend </w:delText>
        </w:r>
        <w:r w:rsidR="00E87734" w:rsidDel="0055501D">
          <w:delText>all</w:delText>
        </w:r>
        <w:r w:rsidR="00AB19DA" w:rsidDel="0055501D">
          <w:delText xml:space="preserve"> the</w:delText>
        </w:r>
        <w:r w:rsidR="009F7E5D" w:rsidDel="0055501D">
          <w:delText xml:space="preserve"> </w:delText>
        </w:r>
        <w:bookmarkStart w:id="497" w:name="_Hlk511717446"/>
        <w:r w:rsidR="005E419E" w:rsidDel="0055501D">
          <w:delText>windfall gain</w:delText>
        </w:r>
        <w:r w:rsidR="00BD2813" w:rsidDel="0055501D">
          <w:delText xml:space="preserve">, choosing instead to </w:delText>
        </w:r>
        <w:r w:rsidR="00D1784D" w:rsidDel="0055501D">
          <w:delText>allocat</w:delText>
        </w:r>
        <w:r w:rsidR="00F06AF8" w:rsidDel="0055501D">
          <w:delText>e</w:delText>
        </w:r>
        <w:r w:rsidR="00F06AF8" w:rsidDel="0055501D">
          <w:rPr>
            <w:rPrChange w:id="498" w:author="Ochoa, Javier" w:date="2018-06-08T15:24:00Z">
              <w:rPr>
                <w:b/>
              </w:rPr>
            </w:rPrChange>
          </w:rPr>
          <w:delText xml:space="preserve"> </w:delText>
        </w:r>
        <w:r w:rsidR="00F06AF8" w:rsidDel="0055501D">
          <w:delText xml:space="preserve">half </w:delText>
        </w:r>
        <w:r w:rsidR="005E419E" w:rsidDel="0055501D">
          <w:delText xml:space="preserve">of the gain </w:delText>
        </w:r>
        <w:r w:rsidR="00D1784D" w:rsidDel="0055501D">
          <w:delText>for new measures</w:delText>
        </w:r>
        <w:bookmarkEnd w:id="497"/>
        <w:r w:rsidR="00F06AF8" w:rsidDel="0055501D">
          <w:delText xml:space="preserve"> and t</w:delText>
        </w:r>
        <w:r w:rsidR="00BD2813" w:rsidDel="0055501D">
          <w:delText>he remainder to</w:delText>
        </w:r>
        <w:r w:rsidR="00D1784D" w:rsidDel="0055501D">
          <w:delText xml:space="preserve"> </w:delText>
        </w:r>
        <w:r w:rsidR="005E419E" w:rsidDel="0055501D">
          <w:delText xml:space="preserve">be used to </w:delText>
        </w:r>
        <w:r w:rsidR="00D1784D" w:rsidDel="0055501D">
          <w:delText>gradually reduce</w:delText>
        </w:r>
        <w:r w:rsidR="00D1784D" w:rsidDel="0055501D">
          <w:rPr>
            <w:rPrChange w:id="499" w:author="Ochoa, Javier" w:date="2018-06-08T15:24:00Z">
              <w:rPr>
                <w:color w:val="000000" w:themeColor="text1"/>
              </w:rPr>
            </w:rPrChange>
          </w:rPr>
          <w:delText xml:space="preserve"> </w:delText>
        </w:r>
        <w:r w:rsidR="00D1784D" w:rsidDel="0055501D">
          <w:rPr>
            <w:color w:val="000000"/>
            <w:rPrChange w:id="500" w:author="Ochoa, Javier" w:date="2018-06-08T15:24:00Z">
              <w:rPr>
                <w:color w:val="000000" w:themeColor="text1"/>
              </w:rPr>
            </w:rPrChange>
          </w:rPr>
          <w:delText xml:space="preserve">the </w:delText>
        </w:r>
        <w:r w:rsidR="00D1784D" w:rsidDel="0055501D">
          <w:delText>federal debt-to-GDP ratio from 30.4 percent of GDP in FY2017/18 to 28.4 percent of GDP in FY2022/23 (authorities’ definition).</w:delText>
        </w:r>
      </w:del>
    </w:p>
    <w:p w14:paraId="3BD1069A" w14:textId="2ABB674D" w:rsidR="00F36F83" w:rsidRPr="00F36F83" w:rsidDel="0055501D" w:rsidRDefault="00AD5BA7" w:rsidP="00F36F83">
      <w:pPr>
        <w:pStyle w:val="ParagraphNumbering"/>
        <w:ind w:left="0" w:firstLine="0"/>
        <w:rPr>
          <w:del w:id="501" w:author="Huang, Chengyu" w:date="2019-05-28T10:54:00Z"/>
        </w:rPr>
      </w:pPr>
      <w:bookmarkStart w:id="502" w:name="_Hlk509325296"/>
      <w:bookmarkStart w:id="503" w:name="_Hlk509224617"/>
      <w:bookmarkEnd w:id="494"/>
      <w:del w:id="504" w:author="Huang, Chengyu" w:date="2019-05-28T10:54:00Z">
        <w:r w:rsidDel="0055501D">
          <w:rPr>
            <w:b/>
          </w:rPr>
          <w:delText xml:space="preserve">At the provincial level, progress </w:delText>
        </w:r>
        <w:r w:rsidR="00B82AA8" w:rsidDel="0055501D">
          <w:rPr>
            <w:b/>
          </w:rPr>
          <w:delText>on</w:delText>
        </w:r>
        <w:r w:rsidDel="0055501D">
          <w:rPr>
            <w:b/>
          </w:rPr>
          <w:delText xml:space="preserve"> fiscal consolidation has been mix</w:delText>
        </w:r>
        <w:r w:rsidR="00B82AA8" w:rsidDel="0055501D">
          <w:rPr>
            <w:b/>
          </w:rPr>
          <w:delText>ed</w:delText>
        </w:r>
        <w:r w:rsidR="008573F1" w:rsidDel="0055501D">
          <w:rPr>
            <w:b/>
          </w:rPr>
          <w:delText xml:space="preserve"> and contingent liabilities loom </w:delText>
        </w:r>
        <w:r w:rsidR="00E00109" w:rsidDel="0055501D">
          <w:rPr>
            <w:b/>
          </w:rPr>
          <w:delText>on</w:delText>
        </w:r>
        <w:r w:rsidR="008573F1" w:rsidDel="0055501D">
          <w:rPr>
            <w:b/>
          </w:rPr>
          <w:delText xml:space="preserve"> the horizon</w:delText>
        </w:r>
        <w:r w:rsidR="00474D4E" w:rsidDel="0055501D">
          <w:rPr>
            <w:b/>
          </w:rPr>
          <w:delText>.</w:delText>
        </w:r>
        <w:r w:rsidR="00474D4E" w:rsidRPr="00D56FA7" w:rsidDel="0055501D">
          <w:rPr>
            <w:b/>
          </w:rPr>
          <w:delText xml:space="preserve"> </w:delText>
        </w:r>
        <w:bookmarkEnd w:id="502"/>
      </w:del>
    </w:p>
    <w:p w14:paraId="37871EB6" w14:textId="716B6F1A" w:rsidR="00637E67" w:rsidRPr="00F36F83" w:rsidDel="0055501D" w:rsidRDefault="00BE3560" w:rsidP="00BE3560">
      <w:pPr>
        <w:pStyle w:val="ListBullet"/>
        <w:rPr>
          <w:del w:id="505" w:author="Huang, Chengyu" w:date="2019-05-28T10:54:00Z"/>
        </w:rPr>
      </w:pPr>
      <w:del w:id="506" w:author="Huang, Chengyu" w:date="2019-05-28T10:54:00Z">
        <w:r w:rsidRPr="00BE3560" w:rsidDel="0055501D">
          <w:rPr>
            <w:noProof/>
          </w:rPr>
          <w:drawing>
            <wp:anchor distT="0" distB="0" distL="114300" distR="114300" simplePos="0" relativeHeight="252674048" behindDoc="0" locked="0" layoutInCell="1" allowOverlap="1" wp14:anchorId="6684C244" wp14:editId="3124B85E">
              <wp:simplePos x="0" y="0"/>
              <wp:positionH relativeFrom="margin">
                <wp:align>right</wp:align>
              </wp:positionH>
              <wp:positionV relativeFrom="paragraph">
                <wp:posOffset>5080</wp:posOffset>
              </wp:positionV>
              <wp:extent cx="2600325" cy="1885315"/>
              <wp:effectExtent l="0" t="0" r="9525" b="0"/>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032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337" w:rsidDel="0055501D">
          <w:delText xml:space="preserve">Quebec </w:delText>
        </w:r>
        <w:r w:rsidR="00A27C48" w:rsidDel="0055501D">
          <w:delText xml:space="preserve">and </w:delText>
        </w:r>
        <w:r w:rsidR="00A27C48" w:rsidRPr="00F36F83" w:rsidDel="0055501D">
          <w:delText>BC</w:delText>
        </w:r>
        <w:r w:rsidR="00A27C48" w:rsidDel="0055501D">
          <w:delText xml:space="preserve"> have</w:delText>
        </w:r>
        <w:r w:rsidR="00CF5337" w:rsidDel="0055501D">
          <w:delText xml:space="preserve"> made tangible</w:delText>
        </w:r>
        <w:r w:rsidR="00D56FA7" w:rsidRPr="00D71F4B" w:rsidDel="0055501D">
          <w:delText xml:space="preserve"> </w:delText>
        </w:r>
        <w:r w:rsidR="00637E67" w:rsidDel="0055501D">
          <w:delText xml:space="preserve">progress in </w:delText>
        </w:r>
        <w:r w:rsidR="00CF5337" w:rsidDel="0055501D">
          <w:delText xml:space="preserve">generating a </w:delText>
        </w:r>
        <w:r w:rsidR="00D56FA7" w:rsidRPr="00D71F4B" w:rsidDel="0055501D">
          <w:delText xml:space="preserve">surplus operating balance </w:delText>
        </w:r>
        <w:r w:rsidR="00CF5337" w:rsidDel="0055501D">
          <w:delText>to reduce net debt</w:delText>
        </w:r>
        <w:r w:rsidR="00A27C48" w:rsidDel="0055501D">
          <w:delText>.</w:delText>
        </w:r>
        <w:r w:rsidR="00CF5337" w:rsidDel="0055501D">
          <w:delText xml:space="preserve"> </w:delText>
        </w:r>
        <w:r w:rsidR="00A27C48" w:rsidDel="0055501D">
          <w:delText>Ontario recently</w:delText>
        </w:r>
        <w:r w:rsidR="001D1E5E" w:rsidDel="0055501D">
          <w:delText xml:space="preserve"> </w:delText>
        </w:r>
        <w:r w:rsidR="001C4FC6" w:rsidDel="0055501D">
          <w:delText xml:space="preserve">achieved </w:delText>
        </w:r>
        <w:r w:rsidR="00B82AA8" w:rsidDel="0055501D">
          <w:delText>a</w:delText>
        </w:r>
        <w:r w:rsidR="001C4FC6" w:rsidDel="0055501D">
          <w:delText xml:space="preserve"> balanced operating budget, but </w:delText>
        </w:r>
        <w:r w:rsidR="0034563E" w:rsidDel="0055501D">
          <w:delText xml:space="preserve">announced in its 2018 Budget its intention to run a deficit of ¾ percent of </w:delText>
        </w:r>
        <w:r w:rsidR="009E4004" w:rsidDel="0055501D">
          <w:delText xml:space="preserve">Ontario </w:delText>
        </w:r>
        <w:r w:rsidR="0034563E" w:rsidDel="0055501D">
          <w:delText>GDP</w:delText>
        </w:r>
        <w:r w:rsidR="001B576B" w:rsidDel="0055501D">
          <w:delText xml:space="preserve"> over the next</w:delText>
        </w:r>
        <w:r w:rsidR="00EB5769" w:rsidDel="0055501D">
          <w:delText xml:space="preserve"> </w:delText>
        </w:r>
        <w:r w:rsidR="001B7859" w:rsidRPr="00580E01" w:rsidDel="0055501D">
          <w:delText>three years</w:delText>
        </w:r>
        <w:r w:rsidR="00B82AA8" w:rsidDel="0055501D">
          <w:delText>.</w:delText>
        </w:r>
        <w:r w:rsidR="009E4004" w:rsidDel="0055501D">
          <w:rPr>
            <w:rStyle w:val="FootnoteReference"/>
          </w:rPr>
          <w:footnoteReference w:id="12"/>
        </w:r>
        <w:r w:rsidR="00B82AA8" w:rsidDel="0055501D">
          <w:delText xml:space="preserve"> </w:delText>
        </w:r>
        <w:r w:rsidR="001C4FC6" w:rsidRPr="00D71F4B" w:rsidDel="0055501D">
          <w:delText>Alberta</w:delText>
        </w:r>
        <w:r w:rsidR="001C4FC6" w:rsidDel="0055501D">
          <w:delText xml:space="preserve"> </w:delText>
        </w:r>
        <w:r w:rsidR="001C4FC6" w:rsidRPr="00D71F4B" w:rsidDel="0055501D">
          <w:delText xml:space="preserve">is running a sizable operating deficit (about 2¾ percent of </w:delText>
        </w:r>
        <w:r w:rsidR="009E4004" w:rsidDel="0055501D">
          <w:delText xml:space="preserve">Alberta </w:delText>
        </w:r>
        <w:r w:rsidR="001C4FC6" w:rsidDel="0055501D">
          <w:delText>GDP) and its net debt has increased rapidly, albeit from a very low base</w:delText>
        </w:r>
        <w:r w:rsidR="001C4FC6" w:rsidRPr="00D71F4B" w:rsidDel="0055501D">
          <w:delText>.</w:delText>
        </w:r>
        <w:r w:rsidR="00EA0A82" w:rsidRPr="00F36F83" w:rsidDel="0055501D">
          <w:delText xml:space="preserve"> </w:delText>
        </w:r>
      </w:del>
    </w:p>
    <w:p w14:paraId="78ABBDF1" w14:textId="33EBD694" w:rsidR="00DC7096" w:rsidDel="0055501D" w:rsidRDefault="00825B80" w:rsidP="00825B80">
      <w:pPr>
        <w:pStyle w:val="ListBullet"/>
        <w:rPr>
          <w:del w:id="509" w:author="Huang, Chengyu" w:date="2019-05-28T10:54:00Z"/>
        </w:rPr>
      </w:pPr>
      <w:bookmarkStart w:id="510" w:name="_Hlk509383095"/>
      <w:del w:id="511" w:author="Huang, Chengyu" w:date="2019-05-28T10:54:00Z">
        <w:r w:rsidRPr="00825B80" w:rsidDel="0055501D">
          <w:rPr>
            <w:noProof/>
          </w:rPr>
          <w:drawing>
            <wp:anchor distT="0" distB="0" distL="114300" distR="114300" simplePos="0" relativeHeight="252680192" behindDoc="0" locked="0" layoutInCell="1" allowOverlap="1" wp14:anchorId="4D0B2374" wp14:editId="34117FE8">
              <wp:simplePos x="0" y="0"/>
              <wp:positionH relativeFrom="column">
                <wp:posOffset>3343275</wp:posOffset>
              </wp:positionH>
              <wp:positionV relativeFrom="paragraph">
                <wp:posOffset>66040</wp:posOffset>
              </wp:positionV>
              <wp:extent cx="2790825" cy="20599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0825" cy="205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A82" w:rsidDel="0055501D">
          <w:delText>Fiscal pressures are expected to mount over the long</w:delText>
        </w:r>
        <w:r w:rsidR="00B82AA8" w:rsidDel="0055501D">
          <w:delText xml:space="preserve"> </w:delText>
        </w:r>
        <w:r w:rsidR="00EA0A82" w:rsidDel="0055501D">
          <w:delText xml:space="preserve">term. </w:delText>
        </w:r>
        <w:r w:rsidR="00E42072" w:rsidRPr="00E42072" w:rsidDel="0055501D">
          <w:delText xml:space="preserve">The Office of the Parliamentary Budget Officer </w:delText>
        </w:r>
        <w:r w:rsidR="00BB254B" w:rsidDel="0055501D">
          <w:delText xml:space="preserve">(PBO) </w:delText>
        </w:r>
        <w:r w:rsidR="00E42072" w:rsidRPr="00E42072" w:rsidDel="0055501D">
          <w:delText xml:space="preserve">expects annual growth of health care spending to accelerate from 3 percent to 4½ percent within a </w:delText>
        </w:r>
        <w:r w:rsidR="00A27C48" w:rsidRPr="00E42072" w:rsidDel="0055501D">
          <w:delText>10-20-year</w:delText>
        </w:r>
        <w:r w:rsidR="00E42072" w:rsidRPr="00E42072" w:rsidDel="0055501D">
          <w:delText xml:space="preserve"> </w:delText>
        </w:r>
        <w:r w:rsidR="00A27C48" w:rsidDel="0055501D">
          <w:delText>time-frame</w:delText>
        </w:r>
        <w:r w:rsidR="00E42072" w:rsidRPr="00E42072" w:rsidDel="0055501D">
          <w:delText xml:space="preserve">. </w:delText>
        </w:r>
        <w:r w:rsidR="00EA0A82" w:rsidDel="0055501D">
          <w:delText xml:space="preserve">As a result, </w:delText>
        </w:r>
        <w:r w:rsidR="00E42072" w:rsidRPr="00E42072" w:rsidDel="0055501D">
          <w:delText>net debt to GDP ratio</w:delText>
        </w:r>
        <w:r w:rsidR="00BB254B" w:rsidDel="0055501D">
          <w:delText>s</w:delText>
        </w:r>
        <w:r w:rsidR="00E42072" w:rsidRPr="00E42072" w:rsidDel="0055501D">
          <w:delText xml:space="preserve"> </w:delText>
        </w:r>
        <w:r w:rsidR="00BB254B" w:rsidDel="0055501D">
          <w:delText>are</w:delText>
        </w:r>
        <w:r w:rsidR="00EA0A82" w:rsidDel="0055501D">
          <w:delText xml:space="preserve"> expected to start </w:delText>
        </w:r>
        <w:r w:rsidR="00E42072" w:rsidRPr="00E42072" w:rsidDel="0055501D">
          <w:delText>accelerat</w:delText>
        </w:r>
        <w:r w:rsidR="00EA0A82" w:rsidDel="0055501D">
          <w:delText>ing by mid-2020s</w:delText>
        </w:r>
        <w:r w:rsidR="00E42072" w:rsidRPr="00E42072" w:rsidDel="0055501D">
          <w:delText xml:space="preserve">. </w:delText>
        </w:r>
        <w:bookmarkStart w:id="512" w:name="_Hlk510511602"/>
        <w:bookmarkStart w:id="513" w:name="_Hlk509327821"/>
        <w:bookmarkEnd w:id="503"/>
        <w:bookmarkEnd w:id="510"/>
      </w:del>
    </w:p>
    <w:p w14:paraId="4CA84854" w14:textId="27FFB8BF" w:rsidR="007E5A4F" w:rsidDel="0055501D" w:rsidRDefault="000723B9" w:rsidP="00DC7096">
      <w:pPr>
        <w:pStyle w:val="ParagraphNumbering"/>
        <w:ind w:left="0" w:firstLine="0"/>
        <w:rPr>
          <w:del w:id="514" w:author="Huang, Chengyu" w:date="2019-05-28T10:54:00Z"/>
        </w:rPr>
      </w:pPr>
      <w:del w:id="515" w:author="Huang, Chengyu" w:date="2019-05-28T10:54:00Z">
        <w:r w:rsidRPr="000723B9" w:rsidDel="0055501D">
          <w:rPr>
            <w:noProof/>
            <w:highlight w:val="yellow"/>
          </w:rPr>
          <w:drawing>
            <wp:anchor distT="0" distB="0" distL="114300" distR="114300" simplePos="0" relativeHeight="252682240" behindDoc="0" locked="0" layoutInCell="1" allowOverlap="1" wp14:anchorId="34F5A4AB" wp14:editId="5BD7F26F">
              <wp:simplePos x="0" y="0"/>
              <wp:positionH relativeFrom="column">
                <wp:posOffset>2915285</wp:posOffset>
              </wp:positionH>
              <wp:positionV relativeFrom="paragraph">
                <wp:posOffset>1621155</wp:posOffset>
              </wp:positionV>
              <wp:extent cx="2905760" cy="2566670"/>
              <wp:effectExtent l="0" t="0" r="889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760"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A4F" w:rsidDel="0055501D">
          <w:rPr>
            <w:b/>
          </w:rPr>
          <w:delText>The i</w:delText>
        </w:r>
        <w:r w:rsidR="007E5A4F" w:rsidRPr="00685F99" w:rsidDel="0055501D">
          <w:rPr>
            <w:b/>
          </w:rPr>
          <w:delText xml:space="preserve">mprovement in the federal fiscal balance </w:delText>
        </w:r>
        <w:r w:rsidR="00BD2813" w:rsidDel="0055501D">
          <w:rPr>
            <w:b/>
          </w:rPr>
          <w:delText xml:space="preserve">is welcome and </w:delText>
        </w:r>
        <w:r w:rsidR="007E5A4F" w:rsidRPr="00685F99" w:rsidDel="0055501D">
          <w:rPr>
            <w:b/>
          </w:rPr>
          <w:delText xml:space="preserve">frees up room for the </w:delText>
        </w:r>
        <w:r w:rsidR="001B576B" w:rsidDel="0055501D">
          <w:rPr>
            <w:b/>
          </w:rPr>
          <w:delText xml:space="preserve">federal </w:delText>
        </w:r>
        <w:r w:rsidR="007E5A4F" w:rsidRPr="00685F99" w:rsidDel="0055501D">
          <w:rPr>
            <w:b/>
          </w:rPr>
          <w:delText xml:space="preserve">government to support </w:delText>
        </w:r>
        <w:r w:rsidR="007E5A4F" w:rsidRPr="00C01EDC" w:rsidDel="0055501D">
          <w:rPr>
            <w:b/>
          </w:rPr>
          <w:delText>inclusive growth by promoting social and gender equity.</w:delText>
        </w:r>
        <w:r w:rsidR="007E5A4F" w:rsidRPr="00F41FD8" w:rsidDel="0055501D">
          <w:delText xml:space="preserve"> </w:delText>
        </w:r>
        <w:bookmarkStart w:id="516" w:name="_Hlk510082121"/>
        <w:r w:rsidR="007E5A4F" w:rsidDel="0055501D">
          <w:delText>Key measures amounting to about 0.</w:delText>
        </w:r>
        <w:r w:rsidR="00FD29EC" w:rsidDel="0055501D">
          <w:delText>4</w:delText>
        </w:r>
        <w:r w:rsidR="007E5A4F" w:rsidDel="0055501D">
          <w:delText xml:space="preserve"> percent of GDP</w:delText>
        </w:r>
        <w:r w:rsidR="007E5A4F" w:rsidRPr="00D71F4B" w:rsidDel="0055501D">
          <w:delText xml:space="preserve"> </w:delText>
        </w:r>
        <w:r w:rsidR="007E5A4F" w:rsidDel="0055501D">
          <w:delText>include</w:delText>
        </w:r>
        <w:r w:rsidR="00E00109" w:rsidDel="0055501D">
          <w:delText>:</w:delText>
        </w:r>
        <w:r w:rsidR="007E5A4F" w:rsidDel="0055501D">
          <w:delText xml:space="preserve"> </w:delText>
        </w:r>
        <w:r w:rsidR="007E5A4F" w:rsidRPr="00D71F4B" w:rsidDel="0055501D">
          <w:delText xml:space="preserve">(i) </w:delText>
        </w:r>
        <w:bookmarkEnd w:id="516"/>
        <w:r w:rsidR="007E5A4F" w:rsidDel="0055501D">
          <w:delText xml:space="preserve">making </w:delText>
        </w:r>
        <w:r w:rsidR="007E5A4F" w:rsidRPr="000F2E6F" w:rsidDel="0055501D">
          <w:delText>tax benefits for low-income workers more genero</w:delText>
        </w:r>
        <w:r w:rsidR="007E5A4F" w:rsidDel="0055501D">
          <w:delText xml:space="preserve">us by increasing </w:delText>
        </w:r>
        <w:r w:rsidR="007E5A4F" w:rsidRPr="000F2E6F" w:rsidDel="0055501D">
          <w:delText>maximum benefits and raising the highest income eligibility threshold</w:delText>
        </w:r>
        <w:r w:rsidR="007E5A4F" w:rsidDel="0055501D">
          <w:delText>;</w:delText>
        </w:r>
        <w:r w:rsidR="007E5A4F" w:rsidRPr="000F2E6F" w:rsidDel="0055501D">
          <w:delText xml:space="preserve"> </w:delText>
        </w:r>
        <w:r w:rsidR="007E5A4F" w:rsidRPr="00D71F4B" w:rsidDel="0055501D">
          <w:delText>(ii)</w:delText>
        </w:r>
        <w:r w:rsidR="007E5A4F" w:rsidDel="0055501D">
          <w:delText xml:space="preserve"> encouraging greater women participation in the workforce (Box 1)</w:delText>
        </w:r>
        <w:r w:rsidR="007E5A4F" w:rsidRPr="00D71F4B" w:rsidDel="0055501D">
          <w:delText xml:space="preserve">; </w:delText>
        </w:r>
        <w:bookmarkStart w:id="517" w:name="_Hlk510767829"/>
        <w:r w:rsidR="007515E2" w:rsidDel="0055501D">
          <w:delText xml:space="preserve">and </w:delText>
        </w:r>
        <w:r w:rsidR="007E5A4F" w:rsidRPr="00D71F4B" w:rsidDel="0055501D">
          <w:delText>(iii) support</w:delText>
        </w:r>
        <w:r w:rsidR="007E5A4F" w:rsidDel="0055501D">
          <w:delText>ing</w:delText>
        </w:r>
        <w:r w:rsidR="007E5A4F" w:rsidRPr="00D71F4B" w:rsidDel="0055501D">
          <w:delText xml:space="preserve"> indigenous communities</w:delText>
        </w:r>
        <w:r w:rsidR="007E5A4F" w:rsidRPr="008D01C5" w:rsidDel="0055501D">
          <w:delText xml:space="preserve"> </w:delText>
        </w:r>
        <w:r w:rsidR="007E5A4F" w:rsidDel="0055501D">
          <w:delText>(mostly in the areas of housing and health)</w:delText>
        </w:r>
        <w:r w:rsidR="007E5A4F" w:rsidRPr="00D71F4B" w:rsidDel="0055501D">
          <w:delText>.</w:delText>
        </w:r>
        <w:bookmarkEnd w:id="517"/>
        <w:r w:rsidR="007E5A4F" w:rsidDel="0055501D">
          <w:rPr>
            <w:rStyle w:val="FootnoteReference"/>
          </w:rPr>
          <w:footnoteReference w:id="13"/>
        </w:r>
        <w:r w:rsidR="000C7431" w:rsidRPr="000C7431" w:rsidDel="0055501D">
          <w:rPr>
            <w:noProof/>
          </w:rPr>
          <w:delText xml:space="preserve"> </w:delText>
        </w:r>
      </w:del>
    </w:p>
    <w:p w14:paraId="34AE4D17" w14:textId="652A66A2" w:rsidR="00AD5BA7" w:rsidRPr="00DC7096" w:rsidDel="0055501D" w:rsidRDefault="00C143B3" w:rsidP="000723B9">
      <w:pPr>
        <w:pStyle w:val="ParagraphNumbering"/>
        <w:ind w:left="0" w:firstLine="0"/>
        <w:rPr>
          <w:del w:id="520" w:author="Huang, Chengyu" w:date="2019-05-28T10:54:00Z"/>
        </w:rPr>
      </w:pPr>
      <w:del w:id="521" w:author="Huang, Chengyu" w:date="2019-05-28T10:54:00Z">
        <w:r w:rsidRPr="000723B9" w:rsidDel="0055501D">
          <w:rPr>
            <w:b/>
          </w:rPr>
          <w:delText>T</w:delText>
        </w:r>
        <w:r w:rsidR="00036084" w:rsidRPr="000723B9" w:rsidDel="0055501D">
          <w:rPr>
            <w:b/>
          </w:rPr>
          <w:delText xml:space="preserve">he </w:delText>
        </w:r>
        <w:r w:rsidRPr="000723B9" w:rsidDel="0055501D">
          <w:rPr>
            <w:b/>
          </w:rPr>
          <w:delText xml:space="preserve">cyclical upswing in economic activity </w:delText>
        </w:r>
        <w:r w:rsidR="007515E2" w:rsidRPr="000723B9" w:rsidDel="0055501D">
          <w:rPr>
            <w:b/>
          </w:rPr>
          <w:delText>also</w:delText>
        </w:r>
        <w:r w:rsidR="0060205C" w:rsidRPr="000723B9" w:rsidDel="0055501D">
          <w:rPr>
            <w:b/>
          </w:rPr>
          <w:delText xml:space="preserve"> </w:delText>
        </w:r>
        <w:r w:rsidR="00CF579F" w:rsidRPr="000723B9" w:rsidDel="0055501D">
          <w:rPr>
            <w:b/>
          </w:rPr>
          <w:delText xml:space="preserve">presents an opportunity </w:delText>
        </w:r>
        <w:r w:rsidR="00F43BD0" w:rsidRPr="000723B9" w:rsidDel="0055501D">
          <w:rPr>
            <w:b/>
          </w:rPr>
          <w:delText xml:space="preserve">to </w:delText>
        </w:r>
        <w:r w:rsidR="00CF579F" w:rsidRPr="000723B9" w:rsidDel="0055501D">
          <w:rPr>
            <w:b/>
          </w:rPr>
          <w:delText>focus fiscal policy on re</w:delText>
        </w:r>
        <w:r w:rsidR="00113EDD" w:rsidRPr="000723B9" w:rsidDel="0055501D">
          <w:rPr>
            <w:b/>
          </w:rPr>
          <w:delText>build</w:delText>
        </w:r>
        <w:r w:rsidR="00CF579F" w:rsidRPr="000723B9" w:rsidDel="0055501D">
          <w:rPr>
            <w:b/>
          </w:rPr>
          <w:delText>ing</w:delText>
        </w:r>
        <w:r w:rsidR="00113EDD" w:rsidRPr="000723B9" w:rsidDel="0055501D">
          <w:rPr>
            <w:b/>
          </w:rPr>
          <w:delText xml:space="preserve"> buffers</w:delText>
        </w:r>
        <w:r w:rsidR="00CF579F" w:rsidRPr="000723B9" w:rsidDel="0055501D">
          <w:rPr>
            <w:b/>
          </w:rPr>
          <w:delText xml:space="preserve"> and supp</w:delText>
        </w:r>
        <w:r w:rsidR="00681330" w:rsidRPr="000723B9" w:rsidDel="0055501D">
          <w:rPr>
            <w:b/>
          </w:rPr>
          <w:delText xml:space="preserve">orting </w:delText>
        </w:r>
        <w:r w:rsidR="00A176A9" w:rsidRPr="000723B9" w:rsidDel="0055501D">
          <w:rPr>
            <w:b/>
          </w:rPr>
          <w:delText>productivity</w:delText>
        </w:r>
        <w:r w:rsidR="00E00109" w:rsidRPr="000723B9" w:rsidDel="0055501D">
          <w:rPr>
            <w:b/>
          </w:rPr>
          <w:delText>-</w:delText>
        </w:r>
        <w:r w:rsidR="00A176A9" w:rsidRPr="000723B9" w:rsidDel="0055501D">
          <w:rPr>
            <w:b/>
          </w:rPr>
          <w:delText xml:space="preserve">enhancing </w:delText>
        </w:r>
        <w:r w:rsidR="00CF579F" w:rsidRPr="000723B9" w:rsidDel="0055501D">
          <w:rPr>
            <w:b/>
          </w:rPr>
          <w:delText>growth</w:delText>
        </w:r>
        <w:bookmarkEnd w:id="512"/>
        <w:r w:rsidR="00D71F4B" w:rsidRPr="000723B9" w:rsidDel="0055501D">
          <w:rPr>
            <w:b/>
          </w:rPr>
          <w:delText>.</w:delText>
        </w:r>
        <w:r w:rsidR="00D71F4B" w:rsidRPr="00D71F4B" w:rsidDel="0055501D">
          <w:delText xml:space="preserve"> </w:delText>
        </w:r>
        <w:bookmarkStart w:id="522" w:name="_Hlk510511727"/>
        <w:bookmarkEnd w:id="513"/>
        <w:r w:rsidR="00B526BF" w:rsidDel="0055501D">
          <w:delText>While Canada has some fiscal space, general government gross debt is high compared to its triple A-rated peers</w:delText>
        </w:r>
        <w:r w:rsidR="00310109" w:rsidDel="0055501D">
          <w:delText xml:space="preserve"> (Annex II)</w:delText>
        </w:r>
        <w:r w:rsidR="00B526BF" w:rsidDel="0055501D">
          <w:delText xml:space="preserve">. </w:delText>
        </w:r>
        <w:r w:rsidR="000C054F" w:rsidDel="0055501D">
          <w:delText>R</w:delText>
        </w:r>
        <w:r w:rsidR="000C054F" w:rsidRPr="000C054F" w:rsidDel="0055501D">
          <w:delText>ebuild</w:delText>
        </w:r>
        <w:r w:rsidR="000C054F" w:rsidDel="0055501D">
          <w:delText>ing</w:delText>
        </w:r>
        <w:r w:rsidR="000C054F" w:rsidRPr="000C054F" w:rsidDel="0055501D">
          <w:delText xml:space="preserve"> buffers </w:delText>
        </w:r>
        <w:r w:rsidR="00847E8F" w:rsidDel="0055501D">
          <w:delText xml:space="preserve">in good times </w:delText>
        </w:r>
        <w:r w:rsidR="000C054F" w:rsidRPr="000C054F" w:rsidDel="0055501D">
          <w:delText xml:space="preserve">will ensure that </w:delText>
        </w:r>
        <w:r w:rsidR="000C054F" w:rsidDel="0055501D">
          <w:delText>the government has</w:delText>
        </w:r>
        <w:r w:rsidR="000C054F" w:rsidRPr="000C054F" w:rsidDel="0055501D">
          <w:delText xml:space="preserve"> sufficient fiscal ammunition to respond in case of a downturn</w:delText>
        </w:r>
        <w:r w:rsidR="000C054F" w:rsidDel="0055501D">
          <w:delText xml:space="preserve">, and reducing debt </w:delText>
        </w:r>
        <w:r w:rsidR="00B82AA8" w:rsidDel="0055501D">
          <w:delText xml:space="preserve">would provide </w:delText>
        </w:r>
        <w:r w:rsidR="000C054F" w:rsidDel="0055501D">
          <w:delText xml:space="preserve">the government with </w:delText>
        </w:r>
        <w:r w:rsidR="00300EBC" w:rsidDel="0055501D">
          <w:delText xml:space="preserve">more options to handle </w:delText>
        </w:r>
        <w:r w:rsidR="00B82AA8" w:rsidDel="0055501D">
          <w:delText xml:space="preserve">future </w:delText>
        </w:r>
        <w:r w:rsidR="00300EBC" w:rsidDel="0055501D">
          <w:delText>challenges</w:delText>
        </w:r>
        <w:r w:rsidR="00AD5BA7" w:rsidDel="0055501D">
          <w:delText xml:space="preserve">, </w:delText>
        </w:r>
        <w:r w:rsidR="00B82AA8" w:rsidDel="0055501D">
          <w:delText xml:space="preserve">most notably those relating </w:delText>
        </w:r>
        <w:r w:rsidR="00AD5BA7" w:rsidDel="0055501D">
          <w:delText xml:space="preserve">to </w:delText>
        </w:r>
        <w:r w:rsidR="00300EBC" w:rsidDel="0055501D">
          <w:delText>a</w:delText>
        </w:r>
        <w:r w:rsidR="000C054F" w:rsidDel="0055501D">
          <w:delText>ging and weak productivity growth</w:delText>
        </w:r>
        <w:r w:rsidR="00300EBC" w:rsidDel="0055501D">
          <w:delText xml:space="preserve">. </w:delText>
        </w:r>
        <w:r w:rsidR="00AD5BA7" w:rsidDel="0055501D">
          <w:delText xml:space="preserve">This said, </w:delText>
        </w:r>
        <w:r w:rsidR="00300EBC" w:rsidDel="0055501D">
          <w:delText xml:space="preserve">the pace of fiscal consolidation should </w:delText>
        </w:r>
        <w:r w:rsidR="00201288" w:rsidDel="0055501D">
          <w:delText xml:space="preserve">be gradual </w:delText>
        </w:r>
        <w:r w:rsidR="00300EBC" w:rsidDel="0055501D">
          <w:delText xml:space="preserve">given </w:delText>
        </w:r>
        <w:r w:rsidR="000C054F" w:rsidRPr="00201288" w:rsidDel="0055501D">
          <w:delText xml:space="preserve">uncertainty </w:delText>
        </w:r>
        <w:r w:rsidR="00E00109" w:rsidDel="0055501D">
          <w:delText>about</w:delText>
        </w:r>
        <w:r w:rsidR="000C054F" w:rsidRPr="00201288" w:rsidDel="0055501D">
          <w:delText xml:space="preserve"> the amount of slack </w:delText>
        </w:r>
        <w:r w:rsidR="00201288" w:rsidRPr="00201288" w:rsidDel="0055501D">
          <w:delText>in the</w:delText>
        </w:r>
        <w:r w:rsidR="00201288" w:rsidDel="0055501D">
          <w:delText xml:space="preserve"> economy</w:delText>
        </w:r>
        <w:r w:rsidR="00015C29" w:rsidDel="0055501D">
          <w:delText xml:space="preserve"> and </w:delText>
        </w:r>
        <w:r w:rsidR="00DA5DD0" w:rsidDel="0055501D">
          <w:delText xml:space="preserve">the balance of </w:delText>
        </w:r>
        <w:r w:rsidR="00015C29" w:rsidDel="0055501D">
          <w:delText>r</w:delText>
        </w:r>
        <w:r w:rsidR="00DA5DD0" w:rsidDel="0055501D">
          <w:delText>isks around the outlook</w:delText>
        </w:r>
        <w:r w:rsidR="00201288" w:rsidDel="0055501D">
          <w:delText xml:space="preserve">. </w:delText>
        </w:r>
        <w:r w:rsidR="00681330" w:rsidRPr="00DC7096" w:rsidDel="0055501D">
          <w:rPr>
            <w:highlight w:val="yellow"/>
          </w:rPr>
          <w:delText xml:space="preserve"> </w:delText>
        </w:r>
        <w:bookmarkEnd w:id="522"/>
      </w:del>
    </w:p>
    <w:p w14:paraId="513F560C" w14:textId="3F0B571B" w:rsidR="00DB57D2" w:rsidDel="0055501D" w:rsidRDefault="00DB71AB" w:rsidP="00910D38">
      <w:pPr>
        <w:pStyle w:val="ParagraphNumbering"/>
        <w:ind w:left="0" w:firstLine="0"/>
        <w:rPr>
          <w:del w:id="523" w:author="Huang, Chengyu" w:date="2019-05-28T10:54:00Z"/>
        </w:rPr>
      </w:pPr>
      <w:del w:id="524" w:author="Huang, Chengyu" w:date="2019-05-28T10:54:00Z">
        <w:r w:rsidRPr="00560536" w:rsidDel="0055501D">
          <w:rPr>
            <w:b/>
          </w:rPr>
          <w:delText>In this regard</w:delText>
        </w:r>
        <w:r w:rsidR="00DA5DD0" w:rsidRPr="00560536" w:rsidDel="0055501D">
          <w:rPr>
            <w:b/>
          </w:rPr>
          <w:delText xml:space="preserve">, </w:delText>
        </w:r>
        <w:bookmarkStart w:id="525" w:name="_Hlk510512235"/>
        <w:r w:rsidR="00560536" w:rsidRPr="007D6648" w:rsidDel="0055501D">
          <w:rPr>
            <w:b/>
          </w:rPr>
          <w:delText xml:space="preserve">both the federal and </w:delText>
        </w:r>
        <w:r w:rsidR="00DC7096" w:rsidRPr="00560536" w:rsidDel="0055501D">
          <w:rPr>
            <w:b/>
          </w:rPr>
          <w:delText>provincial governments have important roles to play</w:delText>
        </w:r>
        <w:r w:rsidR="006B229C" w:rsidDel="0055501D">
          <w:rPr>
            <w:b/>
          </w:rPr>
          <w:delText>,</w:delText>
        </w:r>
        <w:r w:rsidR="00560536" w:rsidRPr="007D6648" w:rsidDel="0055501D">
          <w:rPr>
            <w:b/>
          </w:rPr>
          <w:delText xml:space="preserve"> but the onus lies with provincial governments</w:delText>
        </w:r>
        <w:r w:rsidR="00DC7096" w:rsidRPr="00560536" w:rsidDel="0055501D">
          <w:rPr>
            <w:b/>
          </w:rPr>
          <w:delText>.</w:delText>
        </w:r>
        <w:r w:rsidR="00DC7096" w:rsidRPr="007D6648" w:rsidDel="0055501D">
          <w:rPr>
            <w:color w:val="FF0000"/>
            <w:rPrChange w:id="526" w:author="Ochoa, Javier" w:date="2018-06-08T15:24:00Z">
              <w:rPr/>
            </w:rPrChange>
          </w:rPr>
          <w:delText xml:space="preserve"> </w:delText>
        </w:r>
        <w:r w:rsidR="00483444" w:rsidDel="0055501D">
          <w:delText xml:space="preserve">The decision by the federal government to use half of its windfall gain for debt reduction </w:delText>
        </w:r>
        <w:r w:rsidR="008445D1" w:rsidDel="0055501D">
          <w:delText xml:space="preserve">and the rest for addressing key social needs </w:delText>
        </w:r>
        <w:r w:rsidR="00483444" w:rsidDel="0055501D">
          <w:delText>strikes the right balance between priority spending and fiscal consolidation</w:delText>
        </w:r>
        <w:r w:rsidR="00DC7096" w:rsidDel="0055501D">
          <w:delText>.</w:delText>
        </w:r>
        <w:r w:rsidR="00514BCF" w:rsidDel="0055501D">
          <w:delText xml:space="preserve"> </w:delText>
        </w:r>
        <w:r w:rsidR="00483444" w:rsidDel="0055501D">
          <w:delText xml:space="preserve">However, </w:delText>
        </w:r>
        <w:r w:rsidR="003D23C7" w:rsidDel="0055501D">
          <w:delText xml:space="preserve">the </w:delText>
        </w:r>
        <w:r w:rsidR="00DC7096" w:rsidDel="0055501D">
          <w:delText>slow pace of fiscal consolidation envisaged at the provincial level</w:delText>
        </w:r>
        <w:r w:rsidR="00483444" w:rsidDel="0055501D">
          <w:delText xml:space="preserve"> means that at the aggregate level, the general government deficit will only decline from 1</w:delText>
        </w:r>
        <w:r w:rsidR="0084650C" w:rsidDel="0055501D">
          <w:delText>.1</w:delText>
        </w:r>
        <w:r w:rsidR="00483444" w:rsidDel="0055501D">
          <w:delText xml:space="preserve"> percent of GDP in 2017 to 0.</w:delText>
        </w:r>
        <w:r w:rsidR="0084650C" w:rsidDel="0055501D">
          <w:delText>9</w:delText>
        </w:r>
        <w:r w:rsidR="00483444" w:rsidDel="0055501D">
          <w:delText xml:space="preserve"> percent of GDP in 2023.</w:delText>
        </w:r>
        <w:r w:rsidR="00483444" w:rsidRPr="00483444" w:rsidDel="0055501D">
          <w:delText xml:space="preserve"> </w:delText>
        </w:r>
        <w:r w:rsidR="00DB0485" w:rsidDel="0055501D">
          <w:delText>Therefore:</w:delText>
        </w:r>
      </w:del>
    </w:p>
    <w:p w14:paraId="08158D91" w14:textId="7425B2CD" w:rsidR="00DB57F5" w:rsidRPr="00C82EC9" w:rsidDel="0055501D" w:rsidRDefault="00560536" w:rsidP="000723B9">
      <w:pPr>
        <w:pStyle w:val="ListBullet"/>
        <w:rPr>
          <w:del w:id="527" w:author="Huang, Chengyu" w:date="2019-05-28T10:54:00Z"/>
          <w:b/>
          <w:bCs/>
          <w:szCs w:val="21"/>
        </w:rPr>
      </w:pPr>
      <w:bookmarkStart w:id="528" w:name="_Hlk511725457"/>
      <w:del w:id="529" w:author="Huang, Chengyu" w:date="2019-05-28T10:54:00Z">
        <w:r w:rsidRPr="007D6648" w:rsidDel="0055501D">
          <w:rPr>
            <w:i/>
          </w:rPr>
          <w:delText>P</w:delText>
        </w:r>
        <w:r w:rsidR="00DC7096" w:rsidRPr="007D6648" w:rsidDel="0055501D">
          <w:rPr>
            <w:i/>
          </w:rPr>
          <w:delText>rovinces</w:delText>
        </w:r>
        <w:r w:rsidR="00B432E5" w:rsidRPr="007D6648" w:rsidDel="0055501D">
          <w:rPr>
            <w:i/>
          </w:rPr>
          <w:delText xml:space="preserve"> that are running high deficits or debt</w:delText>
        </w:r>
        <w:r w:rsidRPr="007D6648" w:rsidDel="0055501D">
          <w:rPr>
            <w:i/>
          </w:rPr>
          <w:delText xml:space="preserve"> should</w:delText>
        </w:r>
        <w:r w:rsidR="00DC7096" w:rsidRPr="007D6648" w:rsidDel="0055501D">
          <w:rPr>
            <w:i/>
          </w:rPr>
          <w:delText xml:space="preserve"> </w:delText>
        </w:r>
        <w:r w:rsidRPr="007D6648" w:rsidDel="0055501D">
          <w:rPr>
            <w:i/>
          </w:rPr>
          <w:delText xml:space="preserve">take the lead in making the </w:delText>
        </w:r>
        <w:r w:rsidR="00DB57F5" w:rsidRPr="007D6648" w:rsidDel="0055501D">
          <w:rPr>
            <w:i/>
          </w:rPr>
          <w:delText>necessary fiscal adjustment</w:delText>
        </w:r>
        <w:r w:rsidR="00DB57F5" w:rsidRPr="00C82EC9" w:rsidDel="0055501D">
          <w:delText xml:space="preserve">. </w:delText>
        </w:r>
        <w:r w:rsidR="00632F80" w:rsidDel="0055501D">
          <w:delText>Under the baseline, provincial governments are expected to cut the overall deficit from 1.</w:delText>
        </w:r>
        <w:r w:rsidR="0084650C" w:rsidDel="0055501D">
          <w:delText>4</w:delText>
        </w:r>
        <w:r w:rsidR="00632F80" w:rsidDel="0055501D">
          <w:delText xml:space="preserve"> percent of GDP in 2018 to 1.</w:delText>
        </w:r>
        <w:r w:rsidR="0084650C" w:rsidDel="0055501D">
          <w:delText>1</w:delText>
        </w:r>
        <w:r w:rsidR="00632F80" w:rsidDel="0055501D">
          <w:delText xml:space="preserve"> percent in 2023</w:delText>
        </w:r>
        <w:r w:rsidR="00D62726" w:rsidDel="0055501D">
          <w:delText>, but t</w:delText>
        </w:r>
        <w:r w:rsidR="00F10660" w:rsidDel="0055501D">
          <w:delText>he size of the</w:delText>
        </w:r>
        <w:r w:rsidR="00632F80" w:rsidDel="0055501D">
          <w:delText xml:space="preserve"> adjustment </w:delText>
        </w:r>
        <w:r w:rsidR="00F10660" w:rsidDel="0055501D">
          <w:delText>could be increased to</w:delText>
        </w:r>
        <w:r w:rsidR="00632F80" w:rsidDel="0055501D">
          <w:delText xml:space="preserve"> </w:delText>
        </w:r>
        <w:r w:rsidR="004923CC" w:rsidDel="0055501D">
          <w:delText xml:space="preserve">at least </w:delText>
        </w:r>
        <w:r w:rsidR="00F10660" w:rsidDel="0055501D">
          <w:delText>0.6 percent</w:delText>
        </w:r>
        <w:r w:rsidR="00D62726" w:rsidDel="0055501D">
          <w:delText>.</w:delText>
        </w:r>
        <w:r w:rsidR="00F10660" w:rsidDel="0055501D">
          <w:delText xml:space="preserve"> </w:delText>
        </w:r>
      </w:del>
    </w:p>
    <w:bookmarkEnd w:id="528"/>
    <w:p w14:paraId="64198DF5" w14:textId="0E7EC6B0" w:rsidR="005C6ABE" w:rsidRPr="00483444" w:rsidDel="0055501D" w:rsidRDefault="000723B9" w:rsidP="0049322C">
      <w:pPr>
        <w:pStyle w:val="ListBullet"/>
        <w:rPr>
          <w:del w:id="530" w:author="Huang, Chengyu" w:date="2019-05-28T10:54:00Z"/>
          <w:b/>
          <w:bCs/>
          <w:szCs w:val="21"/>
        </w:rPr>
      </w:pPr>
      <w:del w:id="531" w:author="Huang, Chengyu" w:date="2019-05-28T10:54:00Z">
        <w:r w:rsidRPr="000723B9" w:rsidDel="0055501D">
          <w:rPr>
            <w:noProof/>
          </w:rPr>
          <w:drawing>
            <wp:anchor distT="0" distB="0" distL="114300" distR="114300" simplePos="0" relativeHeight="252681216" behindDoc="0" locked="0" layoutInCell="1" allowOverlap="1" wp14:anchorId="255E8111" wp14:editId="6667F89B">
              <wp:simplePos x="0" y="0"/>
              <wp:positionH relativeFrom="column">
                <wp:posOffset>2553335</wp:posOffset>
              </wp:positionH>
              <wp:positionV relativeFrom="paragraph">
                <wp:posOffset>9525</wp:posOffset>
              </wp:positionV>
              <wp:extent cx="3584575" cy="26479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457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96" w:rsidRPr="00483444" w:rsidDel="0055501D">
          <w:rPr>
            <w:i/>
          </w:rPr>
          <w:delText>On the federal side</w:delText>
        </w:r>
        <w:r w:rsidR="00483444" w:rsidRPr="00483444" w:rsidDel="0055501D">
          <w:rPr>
            <w:i/>
          </w:rPr>
          <w:delText xml:space="preserve">, </w:delText>
        </w:r>
        <w:r w:rsidR="00F71AD9" w:rsidDel="0055501D">
          <w:rPr>
            <w:i/>
          </w:rPr>
          <w:delText>while</w:delText>
        </w:r>
        <w:r w:rsidR="00483444" w:rsidDel="0055501D">
          <w:rPr>
            <w:i/>
          </w:rPr>
          <w:delText xml:space="preserve"> </w:delText>
        </w:r>
        <w:bookmarkEnd w:id="525"/>
        <w:r w:rsidR="00847E8F" w:rsidRPr="00483444" w:rsidDel="0055501D">
          <w:rPr>
            <w:i/>
          </w:rPr>
          <w:delText>t</w:delText>
        </w:r>
        <w:r w:rsidR="00674992" w:rsidRPr="00483444" w:rsidDel="0055501D">
          <w:rPr>
            <w:i/>
          </w:rPr>
          <w:delText xml:space="preserve">he </w:delText>
        </w:r>
        <w:r w:rsidR="00621121" w:rsidRPr="00483444" w:rsidDel="0055501D">
          <w:rPr>
            <w:i/>
          </w:rPr>
          <w:delText xml:space="preserve">medium-term </w:delText>
        </w:r>
        <w:r w:rsidR="00D1423B" w:rsidRPr="00483444" w:rsidDel="0055501D">
          <w:rPr>
            <w:i/>
          </w:rPr>
          <w:delText xml:space="preserve">size of the </w:delText>
        </w:r>
        <w:r w:rsidR="003E0C68" w:rsidRPr="00483444" w:rsidDel="0055501D">
          <w:rPr>
            <w:i/>
          </w:rPr>
          <w:delText xml:space="preserve">fiscal adjustment </w:delText>
        </w:r>
        <w:r w:rsidR="00D1423B" w:rsidRPr="00483444" w:rsidDel="0055501D">
          <w:rPr>
            <w:i/>
          </w:rPr>
          <w:delText xml:space="preserve">is appropriate </w:delText>
        </w:r>
        <w:r w:rsidR="002866AB" w:rsidRPr="00483444" w:rsidDel="0055501D">
          <w:rPr>
            <w:i/>
          </w:rPr>
          <w:delText xml:space="preserve">the adjustment </w:delText>
        </w:r>
        <w:r w:rsidR="003E0C68" w:rsidRPr="00483444" w:rsidDel="0055501D">
          <w:rPr>
            <w:i/>
          </w:rPr>
          <w:delText xml:space="preserve">could be </w:delText>
        </w:r>
        <w:r w:rsidR="00B84D0A" w:rsidRPr="00483444" w:rsidDel="0055501D">
          <w:rPr>
            <w:i/>
          </w:rPr>
          <w:delText xml:space="preserve">more </w:delText>
        </w:r>
        <w:r w:rsidR="003E0C68" w:rsidRPr="00F71AD9" w:rsidDel="0055501D">
          <w:rPr>
            <w:i/>
          </w:rPr>
          <w:delText>front-loaded</w:delText>
        </w:r>
        <w:r w:rsidR="003E0C68" w:rsidDel="0055501D">
          <w:delText xml:space="preserve">. The federal </w:delText>
        </w:r>
        <w:r w:rsidR="00674992" w:rsidRPr="00674992" w:rsidDel="0055501D">
          <w:delText>government is</w:delText>
        </w:r>
        <w:r w:rsidR="00300EBC" w:rsidDel="0055501D">
          <w:delText xml:space="preserve"> </w:delText>
        </w:r>
        <w:r w:rsidR="00DA5DD0" w:rsidRPr="00DA5DD0" w:rsidDel="0055501D">
          <w:delText>expected to take a broadly neutral stance in 2018</w:delText>
        </w:r>
        <w:r w:rsidR="00674992" w:rsidRPr="00483444" w:rsidDel="0055501D">
          <w:rPr>
            <w:sz w:val="23"/>
            <w:szCs w:val="23"/>
          </w:rPr>
          <w:delText xml:space="preserve"> </w:delText>
        </w:r>
        <w:r w:rsidR="009C1832" w:rsidRPr="00263968" w:rsidDel="0055501D">
          <w:delText xml:space="preserve">and </w:delText>
        </w:r>
        <w:r w:rsidR="00DB71AB" w:rsidRPr="00263968" w:rsidDel="0055501D">
          <w:delText xml:space="preserve">to </w:delText>
        </w:r>
        <w:r w:rsidR="009C1832" w:rsidRPr="00263968" w:rsidDel="0055501D">
          <w:delText xml:space="preserve">cut the </w:delText>
        </w:r>
        <w:r w:rsidR="005C6ABE" w:rsidDel="0055501D">
          <w:delText xml:space="preserve">overall </w:delText>
        </w:r>
        <w:r w:rsidR="009C1832" w:rsidRPr="00263968" w:rsidDel="0055501D">
          <w:delText xml:space="preserve">deficit </w:delText>
        </w:r>
        <w:r w:rsidR="0034563E" w:rsidRPr="00263968" w:rsidDel="0055501D">
          <w:delText>from 0.9</w:delText>
        </w:r>
        <w:r w:rsidR="009C1832" w:rsidRPr="00263968" w:rsidDel="0055501D">
          <w:delText xml:space="preserve"> percent of GDP </w:delText>
        </w:r>
        <w:r w:rsidR="009F5ABA" w:rsidDel="0055501D">
          <w:delText>in FY2017/18 to 0.5</w:delText>
        </w:r>
        <w:r w:rsidR="0034563E" w:rsidRPr="00263968" w:rsidDel="0055501D">
          <w:delText xml:space="preserve"> percent by FY2022/23</w:delText>
        </w:r>
        <w:r w:rsidR="005C6ABE" w:rsidRPr="005C6ABE" w:rsidDel="0055501D">
          <w:delText xml:space="preserve"> </w:delText>
        </w:r>
        <w:r w:rsidR="005C6ABE" w:rsidDel="0055501D">
          <w:delText>(authorities’ definition)</w:delText>
        </w:r>
        <w:r w:rsidR="00674992" w:rsidRPr="00263968" w:rsidDel="0055501D">
          <w:delText>.</w:delText>
        </w:r>
        <w:r w:rsidR="005C6ABE" w:rsidDel="0055501D">
          <w:delText xml:space="preserve"> </w:delText>
        </w:r>
        <w:bookmarkStart w:id="532" w:name="_Hlk511118112"/>
        <w:r w:rsidR="00F0727E" w:rsidDel="0055501D">
          <w:delText>W</w:delText>
        </w:r>
        <w:r w:rsidR="00F10660" w:rsidDel="0055501D">
          <w:delText>ith</w:delText>
        </w:r>
        <w:r w:rsidR="00F0727E" w:rsidDel="0055501D">
          <w:delText xml:space="preserve"> </w:delText>
        </w:r>
        <w:r w:rsidR="00D62726" w:rsidDel="0055501D">
          <w:delText>growth</w:delText>
        </w:r>
        <w:r w:rsidR="00F0727E" w:rsidDel="0055501D">
          <w:delText xml:space="preserve"> above potential in the near term, t</w:delText>
        </w:r>
        <w:r w:rsidR="00DB71AB" w:rsidDel="0055501D">
          <w:delText xml:space="preserve">he adjustment could be </w:delText>
        </w:r>
        <w:r w:rsidR="00F10660" w:rsidDel="0055501D">
          <w:delText>front-loaded</w:delText>
        </w:r>
        <w:r w:rsidR="00D62726" w:rsidDel="0055501D">
          <w:delText xml:space="preserve"> to</w:delText>
        </w:r>
        <w:r w:rsidR="00F10660" w:rsidDel="0055501D">
          <w:delText xml:space="preserve"> halv</w:delText>
        </w:r>
        <w:r w:rsidR="00D62726" w:rsidDel="0055501D">
          <w:delText>e</w:delText>
        </w:r>
        <w:r w:rsidR="00F10660" w:rsidDel="0055501D">
          <w:delText xml:space="preserve"> the deficit two years earlier.</w:delText>
        </w:r>
        <w:bookmarkEnd w:id="532"/>
        <w:r w:rsidR="00DB71AB" w:rsidDel="0055501D">
          <w:delText xml:space="preserve"> </w:delText>
        </w:r>
      </w:del>
    </w:p>
    <w:p w14:paraId="6C55C569" w14:textId="65CE3E1B" w:rsidR="00440941" w:rsidRPr="00440941" w:rsidDel="0055501D" w:rsidRDefault="00D62726" w:rsidP="00440941">
      <w:pPr>
        <w:pStyle w:val="ListBullet"/>
        <w:rPr>
          <w:del w:id="533" w:author="Huang, Chengyu" w:date="2019-05-28T10:54:00Z"/>
          <w:szCs w:val="21"/>
        </w:rPr>
      </w:pPr>
      <w:del w:id="534" w:author="Huang, Chengyu" w:date="2019-05-28T10:54:00Z">
        <w:r w:rsidDel="0055501D">
          <w:delText xml:space="preserve">With </w:delText>
        </w:r>
        <w:r w:rsidR="00156E64" w:rsidDel="0055501D">
          <w:delText xml:space="preserve">more determined </w:delText>
        </w:r>
        <w:r w:rsidR="00440941" w:rsidRPr="00440941" w:rsidDel="0055501D">
          <w:delText xml:space="preserve">fiscal consolidation, general government gross debt would fall to </w:delText>
        </w:r>
        <w:r w:rsidR="00440941" w:rsidRPr="00872B0B" w:rsidDel="0055501D">
          <w:delText>7</w:delText>
        </w:r>
        <w:r w:rsidR="00632F80" w:rsidRPr="00872B0B" w:rsidDel="0055501D">
          <w:delText>4</w:delText>
        </w:r>
        <w:r w:rsidR="00440941" w:rsidRPr="00872B0B" w:rsidDel="0055501D">
          <w:delText xml:space="preserve"> percent of GDP by 2023, compared to 76 percent of G</w:delText>
        </w:r>
        <w:r w:rsidR="00590188" w:rsidRPr="00872B0B" w:rsidDel="0055501D">
          <w:delText>DP under the baseline</w:delText>
        </w:r>
        <w:r w:rsidR="00590188" w:rsidDel="0055501D">
          <w:delText xml:space="preserve"> scenario</w:delText>
        </w:r>
        <w:r w:rsidR="008666D3" w:rsidDel="0055501D">
          <w:delText>.</w:delText>
        </w:r>
        <w:r w:rsidR="00440941" w:rsidRPr="00440941" w:rsidDel="0055501D">
          <w:delText xml:space="preserve"> </w:delText>
        </w:r>
        <w:r w:rsidR="00156E64" w:rsidDel="0055501D">
          <w:delText xml:space="preserve">The impact on growth should be minimal because the economy is operating </w:delText>
        </w:r>
        <w:r w:rsidR="00AD15BB" w:rsidDel="0055501D">
          <w:delText>around</w:delText>
        </w:r>
        <w:r w:rsidDel="0055501D">
          <w:delText xml:space="preserve"> capacity</w:delText>
        </w:r>
        <w:r w:rsidR="00156E64" w:rsidDel="0055501D">
          <w:delText xml:space="preserve"> and the multiplier effects are expected to be small. </w:delText>
        </w:r>
      </w:del>
    </w:p>
    <w:p w14:paraId="43520AC8" w14:textId="56C58186" w:rsidR="005A241C" w:rsidDel="0055501D" w:rsidRDefault="005C6ABE" w:rsidP="00E00109">
      <w:pPr>
        <w:pStyle w:val="ListBullet"/>
        <w:rPr>
          <w:del w:id="535" w:author="Huang, Chengyu" w:date="2019-05-28T10:54:00Z"/>
        </w:rPr>
      </w:pPr>
      <w:del w:id="536" w:author="Huang, Chengyu" w:date="2019-05-28T10:54:00Z">
        <w:r w:rsidDel="0055501D">
          <w:delText>At both levels of government, i</w:delText>
        </w:r>
        <w:r w:rsidR="00300EBC" w:rsidDel="0055501D">
          <w:delText xml:space="preserve">f the economy turns out to be better than anticipated, resulting in </w:delText>
        </w:r>
        <w:r w:rsidR="00AD5BA7" w:rsidDel="0055501D">
          <w:delText xml:space="preserve">higher </w:delText>
        </w:r>
        <w:r w:rsidR="00F54184" w:rsidDel="0055501D">
          <w:delText xml:space="preserve">revenues and smaller expenditures, </w:delText>
        </w:r>
        <w:r w:rsidR="00300EBC" w:rsidDel="0055501D">
          <w:delText>a large</w:delText>
        </w:r>
        <w:r w:rsidR="00674992" w:rsidDel="0055501D">
          <w:delText>r</w:delText>
        </w:r>
        <w:r w:rsidR="00300EBC" w:rsidDel="0055501D">
          <w:delText xml:space="preserve"> portion of </w:delText>
        </w:r>
        <w:r w:rsidR="00621121" w:rsidDel="0055501D">
          <w:delText xml:space="preserve">these </w:delText>
        </w:r>
        <w:r w:rsidR="00300EBC" w:rsidDel="0055501D">
          <w:delText xml:space="preserve">fiscal savings </w:delText>
        </w:r>
        <w:r w:rsidR="00385AA9" w:rsidDel="0055501D">
          <w:delText>could be targeted</w:delText>
        </w:r>
        <w:r w:rsidR="00F54184" w:rsidDel="0055501D">
          <w:delText xml:space="preserve"> for </w:delText>
        </w:r>
        <w:r w:rsidR="00AD5BA7" w:rsidDel="0055501D">
          <w:delText>deficit and debt reduction</w:delText>
        </w:r>
        <w:r w:rsidR="00F54184" w:rsidDel="0055501D">
          <w:delText xml:space="preserve">. On the other hand, if downside risks materialize and growth </w:delText>
        </w:r>
        <w:r w:rsidR="009C1832" w:rsidDel="0055501D">
          <w:delText xml:space="preserve">underperforms, </w:delText>
        </w:r>
        <w:r w:rsidR="00621121" w:rsidRPr="00621121" w:rsidDel="0055501D">
          <w:delText xml:space="preserve">automatic stabilizers should be allowed to operate fully, </w:delText>
        </w:r>
        <w:r w:rsidR="00621121" w:rsidDel="0055501D">
          <w:delText xml:space="preserve">and </w:delText>
        </w:r>
        <w:r w:rsidR="009C1832" w:rsidRPr="00621121" w:rsidDel="0055501D">
          <w:delText>s</w:delText>
        </w:r>
        <w:r w:rsidR="009C1832" w:rsidDel="0055501D">
          <w:delText>ome</w:delText>
        </w:r>
        <w:r w:rsidR="00F54184" w:rsidDel="0055501D">
          <w:delText xml:space="preserve"> discretionary measures </w:delText>
        </w:r>
        <w:r w:rsidR="00621121" w:rsidDel="0055501D">
          <w:delText>could be deployed depending on the severity of the downturn</w:delText>
        </w:r>
        <w:r w:rsidR="00F54184" w:rsidDel="0055501D">
          <w:delText xml:space="preserve">. </w:delText>
        </w:r>
      </w:del>
    </w:p>
    <w:p w14:paraId="6C8BA218" w14:textId="6E56C642" w:rsidR="00236867" w:rsidRPr="00236867" w:rsidDel="0055501D" w:rsidRDefault="00F339D4" w:rsidP="00F339D4">
      <w:pPr>
        <w:pStyle w:val="ParagraphNumbering"/>
        <w:ind w:left="0" w:firstLine="0"/>
        <w:rPr>
          <w:del w:id="537" w:author="Huang, Chengyu" w:date="2019-05-28T10:54:00Z"/>
        </w:rPr>
      </w:pPr>
      <w:del w:id="538" w:author="Huang, Chengyu" w:date="2019-05-28T10:54:00Z">
        <w:r w:rsidRPr="00F339D4" w:rsidDel="0055501D">
          <w:rPr>
            <w:b/>
            <w:noProof/>
          </w:rPr>
          <w:drawing>
            <wp:anchor distT="0" distB="0" distL="114300" distR="114300" simplePos="0" relativeHeight="252683264" behindDoc="0" locked="0" layoutInCell="1" allowOverlap="1" wp14:anchorId="782C5353" wp14:editId="218D43BF">
              <wp:simplePos x="0" y="0"/>
              <wp:positionH relativeFrom="margin">
                <wp:align>right</wp:align>
              </wp:positionH>
              <wp:positionV relativeFrom="paragraph">
                <wp:posOffset>257175</wp:posOffset>
              </wp:positionV>
              <wp:extent cx="3415665" cy="24765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156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BD0" w:rsidRPr="00F339D4" w:rsidDel="0055501D">
          <w:rPr>
            <w:b/>
          </w:rPr>
          <w:delText>To bolster fiscal credibility and</w:delText>
        </w:r>
        <w:r w:rsidR="00A176A9" w:rsidRPr="00F339D4" w:rsidDel="0055501D">
          <w:rPr>
            <w:b/>
          </w:rPr>
          <w:delText xml:space="preserve"> enhance communication, </w:delText>
        </w:r>
        <w:r w:rsidR="00E60E1F" w:rsidRPr="00F339D4" w:rsidDel="0055501D">
          <w:rPr>
            <w:b/>
          </w:rPr>
          <w:delText xml:space="preserve">the federal government </w:delText>
        </w:r>
        <w:r w:rsidR="00657C5E" w:rsidRPr="00F339D4" w:rsidDel="0055501D">
          <w:rPr>
            <w:b/>
          </w:rPr>
          <w:delText>c</w:delText>
        </w:r>
        <w:r w:rsidR="00E60E1F" w:rsidRPr="00F339D4" w:rsidDel="0055501D">
          <w:rPr>
            <w:b/>
          </w:rPr>
          <w:delText xml:space="preserve">ould </w:delText>
        </w:r>
        <w:r w:rsidR="00657C5E" w:rsidRPr="00F339D4" w:rsidDel="0055501D">
          <w:rPr>
            <w:b/>
          </w:rPr>
          <w:delText xml:space="preserve">adopt </w:delText>
        </w:r>
        <w:r w:rsidR="00A176A9" w:rsidRPr="00F339D4" w:rsidDel="0055501D">
          <w:rPr>
            <w:b/>
          </w:rPr>
          <w:delText xml:space="preserve">a debt </w:delText>
        </w:r>
        <w:r w:rsidR="00F43BD0" w:rsidRPr="00F339D4" w:rsidDel="0055501D">
          <w:rPr>
            <w:b/>
          </w:rPr>
          <w:delText xml:space="preserve">anchor </w:delText>
        </w:r>
        <w:r w:rsidR="00847E8F" w:rsidRPr="00F339D4" w:rsidDel="0055501D">
          <w:rPr>
            <w:b/>
          </w:rPr>
          <w:delText xml:space="preserve">combined with </w:delText>
        </w:r>
        <w:r w:rsidR="00A176A9" w:rsidRPr="00F339D4" w:rsidDel="0055501D">
          <w:rPr>
            <w:b/>
          </w:rPr>
          <w:delText>an operational rule</w:delText>
        </w:r>
        <w:r w:rsidR="00F43BD0" w:rsidRPr="00F339D4" w:rsidDel="0055501D">
          <w:rPr>
            <w:b/>
          </w:rPr>
          <w:delText>.</w:delText>
        </w:r>
        <w:r w:rsidR="00F43BD0" w:rsidRPr="00F43BD0" w:rsidDel="0055501D">
          <w:delText xml:space="preserve"> </w:delText>
        </w:r>
        <w:r w:rsidR="00F43BD0" w:rsidDel="0055501D">
          <w:delText xml:space="preserve">Although the federal debt is projected to fall to a pre-crisis low by FY2022, this is not the government’s explicit commitment. The </w:delText>
        </w:r>
        <w:r w:rsidR="005D2133" w:rsidDel="0055501D">
          <w:delText xml:space="preserve">government </w:delText>
        </w:r>
        <w:r w:rsidR="00F43BD0" w:rsidDel="0055501D">
          <w:delText xml:space="preserve">also </w:delText>
        </w:r>
        <w:r w:rsidR="00926AAA" w:rsidDel="0055501D">
          <w:delText xml:space="preserve">does not </w:delText>
        </w:r>
        <w:r w:rsidR="005D2133" w:rsidDel="0055501D">
          <w:delText xml:space="preserve">have </w:delText>
        </w:r>
        <w:r w:rsidR="00F43BD0" w:rsidDel="0055501D">
          <w:delText xml:space="preserve">an operational rule that serves as an instrument to </w:delText>
        </w:r>
        <w:r w:rsidR="003A75D6" w:rsidDel="0055501D">
          <w:delText>prov</w:delText>
        </w:r>
        <w:r w:rsidR="00926AAA" w:rsidDel="0055501D">
          <w:delText>ide short-term guidance to market participants</w:delText>
        </w:r>
        <w:r w:rsidR="001309B0" w:rsidDel="0055501D">
          <w:delText xml:space="preserve">. </w:delText>
        </w:r>
        <w:r w:rsidR="008653F8" w:rsidDel="0055501D">
          <w:delText xml:space="preserve">There is broad consensus that well-designed rules could help reduce the risk of “deficit bias,” particularly during election cycles, thus </w:delText>
        </w:r>
        <w:r w:rsidR="00236867" w:rsidDel="0055501D">
          <w:rPr>
            <w:bCs/>
            <w:szCs w:val="21"/>
          </w:rPr>
          <w:delText>strengthen</w:delText>
        </w:r>
        <w:r w:rsidR="008653F8" w:rsidDel="0055501D">
          <w:rPr>
            <w:bCs/>
            <w:szCs w:val="21"/>
          </w:rPr>
          <w:delText>ing</w:delText>
        </w:r>
        <w:r w:rsidR="00236867" w:rsidDel="0055501D">
          <w:rPr>
            <w:bCs/>
            <w:szCs w:val="21"/>
          </w:rPr>
          <w:delText xml:space="preserve"> </w:delText>
        </w:r>
        <w:r w:rsidR="002152B6" w:rsidDel="0055501D">
          <w:rPr>
            <w:bCs/>
            <w:szCs w:val="21"/>
          </w:rPr>
          <w:delText>fiscal a</w:delText>
        </w:r>
        <w:r w:rsidR="00236867" w:rsidDel="0055501D">
          <w:rPr>
            <w:bCs/>
            <w:szCs w:val="21"/>
          </w:rPr>
          <w:delText>ccountability</w:delText>
        </w:r>
        <w:r w:rsidR="00F43BD0" w:rsidRPr="00516E1B" w:rsidDel="0055501D">
          <w:rPr>
            <w:bCs/>
            <w:szCs w:val="21"/>
          </w:rPr>
          <w:delText>.</w:delText>
        </w:r>
        <w:r w:rsidR="00F43BD0" w:rsidDel="0055501D">
          <w:rPr>
            <w:rStyle w:val="FootnoteReference"/>
            <w:bCs/>
            <w:szCs w:val="21"/>
          </w:rPr>
          <w:footnoteReference w:id="14"/>
        </w:r>
        <w:r w:rsidR="00F43BD0" w:rsidRPr="00516E1B" w:rsidDel="0055501D">
          <w:rPr>
            <w:bCs/>
            <w:szCs w:val="21"/>
          </w:rPr>
          <w:delText xml:space="preserve"> </w:delText>
        </w:r>
        <w:r w:rsidR="003F580E" w:rsidDel="0055501D">
          <w:rPr>
            <w:bCs/>
            <w:szCs w:val="21"/>
          </w:rPr>
          <w:delText xml:space="preserve">Furthermore, </w:delText>
        </w:r>
        <w:r w:rsidR="003F580E" w:rsidDel="0055501D">
          <w:delText>credit rating agencies assume an implicit</w:delText>
        </w:r>
        <w:r w:rsidR="003F580E" w:rsidRPr="00604207" w:rsidDel="0055501D">
          <w:delText xml:space="preserve"> federal </w:delText>
        </w:r>
        <w:r w:rsidR="003F580E" w:rsidDel="0055501D">
          <w:delText xml:space="preserve">guarantee in </w:delText>
        </w:r>
        <w:r w:rsidR="003F580E" w:rsidRPr="00604207" w:rsidDel="0055501D">
          <w:delText xml:space="preserve">assessing provincial debt </w:delText>
        </w:r>
        <w:r w:rsidR="003F580E" w:rsidDel="0055501D">
          <w:delText>ratings</w:delText>
        </w:r>
        <w:r w:rsidR="00AD15BB" w:rsidDel="0055501D">
          <w:delText>, partly</w:delText>
        </w:r>
        <w:r w:rsidR="003F580E" w:rsidDel="0055501D">
          <w:delText xml:space="preserve"> because t</w:delText>
        </w:r>
        <w:r w:rsidR="00663634" w:rsidRPr="00E42072" w:rsidDel="0055501D">
          <w:delText xml:space="preserve">he federal government </w:delText>
        </w:r>
        <w:r w:rsidR="003F580E" w:rsidDel="0055501D">
          <w:delText>shares the burden of</w:delText>
        </w:r>
        <w:r w:rsidR="00663634" w:rsidRPr="00E42072" w:rsidDel="0055501D">
          <w:delText xml:space="preserve"> health care costs </w:delText>
        </w:r>
        <w:r w:rsidR="003F580E" w:rsidDel="0055501D">
          <w:delText>through the Canada Health Transfer system</w:delText>
        </w:r>
        <w:r w:rsidR="00663634" w:rsidRPr="00E42072" w:rsidDel="0055501D">
          <w:delText>.</w:delText>
        </w:r>
        <w:r w:rsidR="008653F8" w:rsidRPr="008653F8" w:rsidDel="0055501D">
          <w:delText xml:space="preserve"> </w:delText>
        </w:r>
      </w:del>
    </w:p>
    <w:p w14:paraId="5001DCB5" w14:textId="08990184" w:rsidR="00236867" w:rsidRPr="007F54DE" w:rsidDel="0055501D" w:rsidRDefault="003F580E" w:rsidP="00236867">
      <w:pPr>
        <w:pStyle w:val="ListBullet"/>
        <w:numPr>
          <w:ilvl w:val="0"/>
          <w:numId w:val="1"/>
        </w:numPr>
        <w:rPr>
          <w:del w:id="544" w:author="Huang, Chengyu" w:date="2019-05-28T10:54:00Z"/>
        </w:rPr>
      </w:pPr>
      <w:del w:id="545" w:author="Huang, Chengyu" w:date="2019-05-28T10:54:00Z">
        <w:r w:rsidDel="0055501D">
          <w:rPr>
            <w:i/>
          </w:rPr>
          <w:delText>D</w:delText>
        </w:r>
        <w:r w:rsidR="00236867" w:rsidRPr="00AD5052" w:rsidDel="0055501D">
          <w:rPr>
            <w:i/>
          </w:rPr>
          <w:delText>ebt anchor</w:delText>
        </w:r>
        <w:r w:rsidR="00236867" w:rsidDel="0055501D">
          <w:delText xml:space="preserve">. </w:delText>
        </w:r>
        <w:bookmarkStart w:id="546" w:name="_Hlk510101357"/>
        <w:r w:rsidDel="0055501D">
          <w:delText xml:space="preserve">The federal government could explicitly aim to lower debt to </w:delText>
        </w:r>
        <w:r w:rsidR="007F54DE" w:rsidDel="0055501D">
          <w:delText>the</w:delText>
        </w:r>
        <w:r w:rsidDel="0055501D">
          <w:delText xml:space="preserve"> pre-crisis low </w:delText>
        </w:r>
        <w:r w:rsidR="007F54DE" w:rsidDel="0055501D">
          <w:delText xml:space="preserve">of </w:delText>
        </w:r>
        <w:r w:rsidR="007F54DE" w:rsidRPr="007F54DE" w:rsidDel="0055501D">
          <w:delText xml:space="preserve">28 percent of GDP (authorities’ definition), which </w:delText>
        </w:r>
        <w:r w:rsidR="007F54DE" w:rsidDel="0055501D">
          <w:delText xml:space="preserve">should </w:delText>
        </w:r>
        <w:r w:rsidR="007F54DE" w:rsidRPr="007F54DE" w:rsidDel="0055501D">
          <w:delText xml:space="preserve">provide the government with ample fiscal space to respond to shocks </w:delText>
        </w:r>
        <w:r w:rsidR="007F54DE" w:rsidDel="0055501D">
          <w:delText>equivalent to</w:delText>
        </w:r>
        <w:r w:rsidR="007F54DE" w:rsidRPr="007F54DE" w:rsidDel="0055501D">
          <w:delText xml:space="preserve"> </w:delText>
        </w:r>
        <w:r w:rsidR="00E61CC9" w:rsidDel="0055501D">
          <w:delText xml:space="preserve">those experienced during </w:delText>
        </w:r>
        <w:r w:rsidR="007F54DE" w:rsidRPr="007F54DE" w:rsidDel="0055501D">
          <w:delText xml:space="preserve">the </w:delText>
        </w:r>
        <w:r w:rsidR="0084650C" w:rsidDel="0055501D">
          <w:delText xml:space="preserve">2008 </w:delText>
        </w:r>
        <w:r w:rsidR="007F54DE" w:rsidRPr="007F54DE" w:rsidDel="0055501D">
          <w:delText>global crisis</w:delText>
        </w:r>
        <w:r w:rsidR="005E7B04" w:rsidRPr="007F54DE" w:rsidDel="0055501D">
          <w:delText xml:space="preserve">. </w:delText>
        </w:r>
        <w:bookmarkEnd w:id="546"/>
      </w:del>
    </w:p>
    <w:p w14:paraId="15C8E7F0" w14:textId="19F29BB9" w:rsidR="00810292" w:rsidDel="0055501D" w:rsidRDefault="005E7B04" w:rsidP="00236867">
      <w:pPr>
        <w:pStyle w:val="ListBullet"/>
        <w:numPr>
          <w:ilvl w:val="0"/>
          <w:numId w:val="1"/>
        </w:numPr>
        <w:rPr>
          <w:del w:id="547" w:author="Huang, Chengyu" w:date="2019-05-28T10:54:00Z"/>
        </w:rPr>
      </w:pPr>
      <w:del w:id="548" w:author="Huang, Chengyu" w:date="2019-05-28T10:54:00Z">
        <w:r w:rsidRPr="00AD5052" w:rsidDel="0055501D">
          <w:rPr>
            <w:i/>
          </w:rPr>
          <w:delText>Operational rules</w:delText>
        </w:r>
        <w:r w:rsidDel="0055501D">
          <w:delText xml:space="preserve">. The </w:delText>
        </w:r>
        <w:r w:rsidRPr="005C1360" w:rsidDel="0055501D">
          <w:rPr>
            <w:szCs w:val="21"/>
          </w:rPr>
          <w:delText xml:space="preserve">rule should be designed to strike the right </w:delText>
        </w:r>
        <w:r w:rsidRPr="005C1360" w:rsidDel="0055501D">
          <w:rPr>
            <w:bCs/>
            <w:szCs w:val="21"/>
          </w:rPr>
          <w:delText>balance between enforcement, flexibility, and simplicity</w:delText>
        </w:r>
        <w:r w:rsidDel="0055501D">
          <w:delText>. If a cyclically</w:delText>
        </w:r>
        <w:r w:rsidR="00A32EC4" w:rsidDel="0055501D">
          <w:delText>-</w:delText>
        </w:r>
        <w:r w:rsidDel="0055501D">
          <w:delText>adjusted balance rule prove</w:delText>
        </w:r>
        <w:r w:rsidR="004C6552" w:rsidDel="0055501D">
          <w:delText>s</w:delText>
        </w:r>
        <w:r w:rsidDel="0055501D">
          <w:delText xml:space="preserve"> too complex to communicate, an expenditure rule </w:delText>
        </w:r>
        <w:r w:rsidR="00185ED2" w:rsidRPr="00D71F4B" w:rsidDel="0055501D">
          <w:delText>(e.g., placing a cap on expenditure or expenditure growth)</w:delText>
        </w:r>
        <w:r w:rsidR="00185ED2" w:rsidDel="0055501D">
          <w:delText xml:space="preserve"> </w:delText>
        </w:r>
        <w:r w:rsidDel="0055501D">
          <w:delText xml:space="preserve">could be considered. </w:delText>
        </w:r>
        <w:r w:rsidR="00185ED2" w:rsidDel="0055501D">
          <w:delText>The advantage of the expenditure rule is that it is easier to measure and communicate, and p</w:delText>
        </w:r>
        <w:r w:rsidR="00ED516B" w:rsidDel="0055501D">
          <w:delText>rovides flexibility</w:delText>
        </w:r>
        <w:r w:rsidR="00A32EC4" w:rsidDel="0055501D">
          <w:delText>.</w:delText>
        </w:r>
        <w:r w:rsidR="00ED516B" w:rsidDel="0055501D">
          <w:delText xml:space="preserve"> </w:delText>
        </w:r>
        <w:r w:rsidR="00A32EC4" w:rsidDel="0055501D">
          <w:delText>I</w:delText>
        </w:r>
        <w:r w:rsidR="00ED516B" w:rsidDel="0055501D">
          <w:delText xml:space="preserve">n good times, the rule prevents higher-than-expected revenues from being spent, thus contributing to fiscal buffers. In </w:delText>
        </w:r>
        <w:r w:rsidR="003C26EB" w:rsidDel="0055501D">
          <w:delText>tough times</w:delText>
        </w:r>
        <w:r w:rsidR="00185ED2" w:rsidDel="0055501D">
          <w:delText xml:space="preserve">, </w:delText>
        </w:r>
        <w:r w:rsidR="00ED516B" w:rsidDel="0055501D">
          <w:delText xml:space="preserve">automatic stabilizers </w:delText>
        </w:r>
        <w:r w:rsidR="000C1893" w:rsidDel="0055501D">
          <w:delText>would reduce</w:delText>
        </w:r>
        <w:r w:rsidR="00ED516B" w:rsidDel="0055501D">
          <w:delText xml:space="preserve"> revenue</w:delText>
        </w:r>
        <w:r w:rsidR="000C1893" w:rsidDel="0055501D">
          <w:delText>s,</w:delText>
        </w:r>
        <w:r w:rsidR="00ED516B" w:rsidDel="0055501D">
          <w:delText xml:space="preserve"> </w:delText>
        </w:r>
        <w:r w:rsidR="00185ED2" w:rsidDel="0055501D">
          <w:delText xml:space="preserve">while on the expenditure side, </w:delText>
        </w:r>
        <w:r w:rsidR="00C303E3" w:rsidDel="0055501D">
          <w:delText>the rule</w:delText>
        </w:r>
        <w:r w:rsidR="00185ED2" w:rsidDel="0055501D">
          <w:delText xml:space="preserve"> </w:delText>
        </w:r>
        <w:r w:rsidR="000C1893" w:rsidDel="0055501D">
          <w:delText>w</w:delText>
        </w:r>
        <w:r w:rsidR="00C303E3" w:rsidDel="0055501D">
          <w:delText xml:space="preserve">ould include contingencies and </w:delText>
        </w:r>
        <w:r w:rsidR="00ED516B" w:rsidDel="0055501D">
          <w:delText>escape clause</w:delText>
        </w:r>
        <w:r w:rsidR="00C303E3" w:rsidDel="0055501D">
          <w:delText>s</w:delText>
        </w:r>
        <w:r w:rsidR="00ED516B" w:rsidDel="0055501D">
          <w:delText xml:space="preserve"> for exceptional circumstances</w:delText>
        </w:r>
        <w:r w:rsidR="003C26EB" w:rsidDel="0055501D">
          <w:delText>.</w:delText>
        </w:r>
        <w:r w:rsidR="00626526" w:rsidDel="0055501D">
          <w:rPr>
            <w:rStyle w:val="FootnoteReference"/>
          </w:rPr>
          <w:footnoteReference w:id="15"/>
        </w:r>
      </w:del>
    </w:p>
    <w:p w14:paraId="0C3ABC0B" w14:textId="633EED9E" w:rsidR="005E7B04" w:rsidRPr="00ED1921" w:rsidDel="0055501D" w:rsidRDefault="00810292" w:rsidP="00236867">
      <w:pPr>
        <w:pStyle w:val="ListBullet"/>
        <w:numPr>
          <w:ilvl w:val="0"/>
          <w:numId w:val="1"/>
        </w:numPr>
        <w:rPr>
          <w:del w:id="553" w:author="Huang, Chengyu" w:date="2019-05-28T10:54:00Z"/>
        </w:rPr>
      </w:pPr>
      <w:del w:id="554" w:author="Huang, Chengyu" w:date="2019-05-28T10:54:00Z">
        <w:r w:rsidRPr="00810292" w:rsidDel="0055501D">
          <w:delText xml:space="preserve">Regularly scheduled reviews assessing whether the fiscal framework achieves its objectives should be an integral part of the system. These assessments would inform whether existing rules should be kept, revised, or abandoned. The PBO in its </w:delText>
        </w:r>
        <w:r w:rsidRPr="00810292" w:rsidDel="0055501D">
          <w:rPr>
            <w:rFonts w:cs="Segoe UI"/>
            <w:szCs w:val="21"/>
          </w:rPr>
          <w:delText xml:space="preserve">official watchdog function can be </w:delText>
        </w:r>
        <w:r w:rsidRPr="00810292" w:rsidDel="0055501D">
          <w:rPr>
            <w:rFonts w:cs="Segoe UI"/>
            <w:color w:val="000000"/>
            <w:szCs w:val="21"/>
          </w:rPr>
          <w:delText xml:space="preserve">tasked with monitoring compliance with rules and with ensuring that rules </w:delText>
        </w:r>
        <w:r w:rsidR="00E61CC9" w:rsidDel="0055501D">
          <w:rPr>
            <w:rFonts w:cs="Segoe UI"/>
            <w:color w:val="000000"/>
            <w:szCs w:val="21"/>
          </w:rPr>
          <w:delText>are</w:delText>
        </w:r>
        <w:r w:rsidRPr="00810292" w:rsidDel="0055501D">
          <w:rPr>
            <w:rFonts w:cs="Segoe UI"/>
            <w:color w:val="000000"/>
            <w:szCs w:val="21"/>
          </w:rPr>
          <w:delText xml:space="preserve"> not circumvented by being based on overoptimistic macroeconomic and fiscal forecasts or manipulation of cyclically-adjusted indicators</w:delText>
        </w:r>
        <w:r w:rsidR="004E2F1D" w:rsidDel="0055501D">
          <w:rPr>
            <w:rFonts w:cs="Segoe UI"/>
            <w:color w:val="000000"/>
            <w:szCs w:val="21"/>
          </w:rPr>
          <w:delText>.</w:delText>
        </w:r>
      </w:del>
    </w:p>
    <w:p w14:paraId="17AF1FAA" w14:textId="70F0FBF1" w:rsidR="001451DB" w:rsidDel="0055501D" w:rsidRDefault="00ED1921" w:rsidP="00ED1921">
      <w:pPr>
        <w:pStyle w:val="ParagraphNumbering"/>
        <w:ind w:left="0" w:firstLine="0"/>
        <w:rPr>
          <w:del w:id="555" w:author="Huang, Chengyu" w:date="2019-05-28T10:54:00Z"/>
        </w:rPr>
      </w:pPr>
      <w:del w:id="556" w:author="Huang, Chengyu" w:date="2019-05-28T10:54:00Z">
        <w:r w:rsidRPr="00ED1921" w:rsidDel="0055501D">
          <w:rPr>
            <w:b/>
          </w:rPr>
          <w:delText>At the provincial level, fiscal rules should strike the right balance between strengthening the link with debt while protecting provincial public investment</w:delText>
        </w:r>
        <w:r w:rsidDel="0055501D">
          <w:delText>. BC and Quebec should continue to comply with their current balanced operating budget rule. Ontario and Alberta should explore alternative operational rules to replace or support their existing operating budget rules to enhance the credibility of debt reduction as a medium-term fiscal objective. Such options should consider specific sources of fiscal imbalance (</w:delText>
        </w:r>
        <w:r w:rsidR="00D1423B" w:rsidDel="0055501D">
          <w:delText xml:space="preserve">excessive current </w:delText>
        </w:r>
        <w:r w:rsidDel="0055501D">
          <w:delText xml:space="preserve">spending or </w:delText>
        </w:r>
        <w:r w:rsidR="00D1423B" w:rsidDel="0055501D">
          <w:delText>under-taxation</w:delText>
        </w:r>
        <w:r w:rsidDel="0055501D">
          <w:delText>) and public investment plans in each province.</w:delText>
        </w:r>
        <w:r w:rsidR="001451DB" w:rsidDel="0055501D">
          <w:delText xml:space="preserve"> </w:delText>
        </w:r>
      </w:del>
    </w:p>
    <w:p w14:paraId="3D7CE910" w14:textId="67FE3E11" w:rsidR="004A7F2D" w:rsidDel="0055501D" w:rsidRDefault="004A7F2D">
      <w:pPr>
        <w:spacing w:line="22" w:lineRule="auto"/>
        <w:rPr>
          <w:del w:id="557" w:author="Huang, Chengyu" w:date="2019-05-28T10:54:00Z"/>
        </w:rPr>
        <w:pPrChange w:id="558" w:author="Ochoa, Javier" w:date="2018-06-08T15:24:00Z">
          <w:pPr>
            <w:pStyle w:val="ParagraphNumbering"/>
            <w:numPr>
              <w:numId w:val="0"/>
            </w:numPr>
            <w:ind w:left="0" w:firstLine="0"/>
          </w:pPr>
        </w:pPrChange>
      </w:pPr>
    </w:p>
    <w:tbl>
      <w:tblPr>
        <w:tblStyle w:val="TableGrid"/>
        <w:tblpPr w:leftFromText="180" w:rightFromText="180" w:vertAnchor="text" w:horzAnchor="margin" w:tblpY="33"/>
        <w:tblW w:w="9314" w:type="dxa"/>
        <w:tblBorders>
          <w:insideH w:val="none" w:sz="0" w:space="0" w:color="auto"/>
          <w:insideV w:val="none" w:sz="0" w:space="0" w:color="auto"/>
        </w:tblBorders>
        <w:shd w:val="clear" w:color="auto" w:fill="DBE5F1" w:themeFill="accent1" w:themeFillTint="33"/>
        <w:tblLayout w:type="fixed"/>
        <w:tblLook w:val="04A0" w:firstRow="1" w:lastRow="0" w:firstColumn="1" w:lastColumn="0" w:noHBand="0" w:noVBand="1"/>
      </w:tblPr>
      <w:tblGrid>
        <w:gridCol w:w="9314"/>
      </w:tblGrid>
      <w:tr w:rsidR="004A7F2D" w:rsidDel="0055501D" w14:paraId="08303735" w14:textId="5699EDAC" w:rsidTr="00DF0F3B">
        <w:trPr>
          <w:trHeight w:val="458"/>
          <w:del w:id="559" w:author="Huang, Chengyu" w:date="2019-05-28T10:54:00Z"/>
        </w:trPr>
        <w:tc>
          <w:tcPr>
            <w:tcW w:w="9314" w:type="dxa"/>
            <w:shd w:val="clear" w:color="auto" w:fill="auto"/>
            <w:vAlign w:val="center"/>
          </w:tcPr>
          <w:p w14:paraId="7C05DE5B" w14:textId="6B0915E5" w:rsidR="004A7F2D" w:rsidRPr="00E62D8D" w:rsidDel="0055501D" w:rsidRDefault="004A7F2D" w:rsidP="00DF0F3B">
            <w:pPr>
              <w:jc w:val="center"/>
              <w:rPr>
                <w:del w:id="560" w:author="Huang, Chengyu" w:date="2019-05-28T10:54:00Z"/>
                <w:rFonts w:cs="Segoe UI"/>
                <w:b/>
                <w:color w:val="4B82AD"/>
                <w:szCs w:val="21"/>
              </w:rPr>
            </w:pPr>
            <w:del w:id="561" w:author="Huang, Chengyu" w:date="2019-05-28T10:54:00Z">
              <w:r w:rsidDel="0055501D">
                <w:rPr>
                  <w:rFonts w:cs="Segoe UI"/>
                  <w:b/>
                  <w:color w:val="4B82AD"/>
                  <w:szCs w:val="21"/>
                </w:rPr>
                <w:fldChar w:fldCharType="begin"/>
              </w:r>
              <w:r w:rsidDel="0055501D">
                <w:rPr>
                  <w:rFonts w:cs="Segoe UI"/>
                  <w:b/>
                  <w:color w:val="4B82AD"/>
                  <w:szCs w:val="21"/>
                </w:rPr>
                <w:delInstrText xml:space="preserve"> TC "</w:delInstrText>
              </w:r>
              <w:bookmarkStart w:id="562" w:name="_Toc516051561"/>
              <w:bookmarkStart w:id="563" w:name="_Toc516222649"/>
              <w:bookmarkStart w:id="564" w:name="_Toc512006723"/>
              <w:r w:rsidRPr="00495C68" w:rsidDel="0055501D">
                <w:rPr>
                  <w:rFonts w:cs="Segoe UI"/>
                  <w:color w:val="4B82AD"/>
                  <w:szCs w:val="21"/>
                </w:rPr>
                <w:delInstrText>1. The First Feminist Budget?</w:delInstrText>
              </w:r>
              <w:bookmarkEnd w:id="562"/>
              <w:bookmarkEnd w:id="563"/>
              <w:bookmarkEnd w:id="564"/>
              <w:r w:rsidDel="0055501D">
                <w:rPr>
                  <w:rFonts w:cs="Segoe UI"/>
                  <w:b/>
                  <w:color w:val="4B82AD"/>
                  <w:szCs w:val="21"/>
                </w:rPr>
                <w:cr/>
                <w:delInstrText xml:space="preserve">"\f D </w:delInstrText>
              </w:r>
              <w:r w:rsidDel="0055501D">
                <w:rPr>
                  <w:rFonts w:cs="Segoe UI"/>
                  <w:b/>
                  <w:color w:val="4B82AD"/>
                  <w:szCs w:val="21"/>
                </w:rPr>
                <w:fldChar w:fldCharType="end"/>
              </w:r>
              <w:r w:rsidRPr="00495C68" w:rsidDel="0055501D">
                <w:rPr>
                  <w:rFonts w:cs="Segoe UI"/>
                  <w:b/>
                  <w:color w:val="4B82AD"/>
                  <w:szCs w:val="21"/>
                </w:rPr>
                <w:delText>Box 1. The First Feminist Budget?</w:delText>
              </w:r>
            </w:del>
          </w:p>
        </w:tc>
      </w:tr>
      <w:tr w:rsidR="004A7F2D" w:rsidDel="0055501D" w14:paraId="1847F3E1" w14:textId="32977F05" w:rsidTr="00DF0F3B">
        <w:trPr>
          <w:trHeight w:val="968"/>
          <w:del w:id="565" w:author="Huang, Chengyu" w:date="2019-05-28T10:54:00Z"/>
        </w:trPr>
        <w:tc>
          <w:tcPr>
            <w:tcW w:w="9314" w:type="dxa"/>
            <w:shd w:val="clear" w:color="auto" w:fill="auto"/>
          </w:tcPr>
          <w:p w14:paraId="3CC2A054" w14:textId="0912DD1E" w:rsidR="004A7F2D" w:rsidRPr="007A7DFD" w:rsidDel="0055501D" w:rsidRDefault="004A7F2D">
            <w:pPr>
              <w:spacing w:after="120" w:line="240" w:lineRule="auto"/>
              <w:rPr>
                <w:del w:id="566" w:author="Huang, Chengyu" w:date="2019-05-28T10:54:00Z"/>
                <w:sz w:val="19"/>
                <w:szCs w:val="19"/>
                <w:vertAlign w:val="superscript"/>
              </w:rPr>
              <w:pPrChange w:id="567" w:author="Ochoa, Javier" w:date="2018-06-08T15:24:00Z">
                <w:pPr>
                  <w:framePr w:hSpace="180" w:wrap="around" w:vAnchor="text" w:hAnchor="margin" w:y="33"/>
                </w:pPr>
              </w:pPrChange>
            </w:pPr>
            <w:del w:id="568" w:author="Huang, Chengyu" w:date="2019-05-28T10:54:00Z">
              <w:r w:rsidDel="0055501D">
                <w:rPr>
                  <w:sz w:val="19"/>
                  <w:szCs w:val="19"/>
                </w:rPr>
                <w:delText>More women</w:delText>
              </w:r>
              <w:r w:rsidRPr="007A7DFD" w:rsidDel="0055501D">
                <w:rPr>
                  <w:sz w:val="19"/>
                  <w:szCs w:val="19"/>
                </w:rPr>
                <w:delText xml:space="preserve"> participati</w:delText>
              </w:r>
              <w:r w:rsidDel="0055501D">
                <w:rPr>
                  <w:sz w:val="19"/>
                  <w:szCs w:val="19"/>
                </w:rPr>
                <w:delText>ng</w:delText>
              </w:r>
              <w:r w:rsidRPr="007A7DFD" w:rsidDel="0055501D">
                <w:rPr>
                  <w:sz w:val="19"/>
                  <w:szCs w:val="19"/>
                </w:rPr>
                <w:delText xml:space="preserve"> in the economy is good for growth. Staff’s research indicates that real GDP could increase by about 4 percent if the current gap of 7 percentage points between male and female labor force participation </w:delText>
              </w:r>
              <w:r w:rsidDel="0055501D">
                <w:rPr>
                  <w:sz w:val="19"/>
                  <w:szCs w:val="19"/>
                </w:rPr>
                <w:delText>was</w:delText>
              </w:r>
              <w:r w:rsidRPr="007A7DFD" w:rsidDel="0055501D">
                <w:rPr>
                  <w:sz w:val="19"/>
                  <w:szCs w:val="19"/>
                </w:rPr>
                <w:delText xml:space="preserve"> eliminated.</w:delText>
              </w:r>
              <w:r w:rsidRPr="007A7DFD" w:rsidDel="0055501D">
                <w:rPr>
                  <w:sz w:val="19"/>
                  <w:szCs w:val="19"/>
                  <w:vertAlign w:val="superscript"/>
                </w:rPr>
                <w:delText xml:space="preserve">1 </w:delText>
              </w:r>
            </w:del>
          </w:p>
          <w:p w14:paraId="118D9993" w14:textId="685B27DD" w:rsidR="004A7F2D" w:rsidRPr="007A7DFD" w:rsidDel="0055501D" w:rsidRDefault="004A7F2D">
            <w:pPr>
              <w:spacing w:after="120" w:line="240" w:lineRule="auto"/>
              <w:rPr>
                <w:del w:id="569" w:author="Huang, Chengyu" w:date="2019-05-28T10:54:00Z"/>
                <w:sz w:val="19"/>
                <w:szCs w:val="19"/>
                <w:vertAlign w:val="superscript"/>
              </w:rPr>
              <w:pPrChange w:id="570" w:author="Ochoa, Javier" w:date="2018-06-08T15:24:00Z">
                <w:pPr>
                  <w:framePr w:hSpace="180" w:wrap="around" w:vAnchor="text" w:hAnchor="margin" w:y="33"/>
                </w:pPr>
              </w:pPrChange>
            </w:pPr>
            <w:del w:id="571" w:author="Huang, Chengyu" w:date="2019-05-28T10:54:00Z">
              <w:r w:rsidRPr="007A7DFD" w:rsidDel="0055501D">
                <w:rPr>
                  <w:rFonts w:eastAsiaTheme="minorHAnsi"/>
                  <w:sz w:val="19"/>
                  <w:szCs w:val="19"/>
                </w:rPr>
                <w:delText>The federal government introduced a series of progressive measures to encourage women to actively participate in the workforce in the 2018 Federal Budget. The measures included</w:delText>
              </w:r>
              <w:r w:rsidDel="0055501D">
                <w:rPr>
                  <w:rFonts w:eastAsiaTheme="minorHAnsi"/>
                  <w:sz w:val="19"/>
                  <w:szCs w:val="19"/>
                </w:rPr>
                <w:delText>:</w:delText>
              </w:r>
              <w:r w:rsidRPr="007A7DFD" w:rsidDel="0055501D">
                <w:rPr>
                  <w:rFonts w:eastAsiaTheme="minorHAnsi"/>
                  <w:sz w:val="19"/>
                  <w:szCs w:val="19"/>
                </w:rPr>
                <w:delText xml:space="preserve"> (i) new “use-it-or-lose-it” Employment Insurance Parental Sharing Benefit that provides two-parent families who agree to share parental leave to receive an additional five weeks of leave; (ii) amendments to the </w:delText>
              </w:r>
              <w:r w:rsidRPr="007A7DFD" w:rsidDel="0055501D">
                <w:rPr>
                  <w:rFonts w:eastAsiaTheme="minorHAnsi"/>
                  <w:i/>
                  <w:iCs/>
                  <w:sz w:val="19"/>
                  <w:szCs w:val="19"/>
                </w:rPr>
                <w:delText>Canada Business Corporations Act</w:delText>
              </w:r>
              <w:r w:rsidRPr="007A7DFD" w:rsidDel="0055501D">
                <w:rPr>
                  <w:rFonts w:eastAsiaTheme="minorHAnsi"/>
                  <w:sz w:val="19"/>
                  <w:szCs w:val="19"/>
                </w:rPr>
                <w:delText> to require federally incorporated firms to make annual disclosures about the diversity of their senior management teams and boards of directors; (iii) new</w:delText>
              </w:r>
              <w:r w:rsidRPr="007A7DFD" w:rsidDel="0055501D">
                <w:rPr>
                  <w:sz w:val="19"/>
                  <w:szCs w:val="19"/>
                </w:rPr>
                <w:delText xml:space="preserve"> pay equity legislation to ensure that female and male employees in federally regulated businesses receive equal pay for work of equal value; (iv) access to new financing for women entrepreneurs through the Business Development Bank of Canada and Export Development Canada</w:delText>
              </w:r>
              <w:r w:rsidDel="0055501D">
                <w:rPr>
                  <w:sz w:val="19"/>
                  <w:szCs w:val="19"/>
                </w:rPr>
                <w:delText>;</w:delText>
              </w:r>
              <w:r w:rsidRPr="007A7DFD" w:rsidDel="0055501D">
                <w:rPr>
                  <w:sz w:val="19"/>
                  <w:szCs w:val="19"/>
                </w:rPr>
                <w:delText xml:space="preserve"> and (iv) a commitment to introduce legislation to make gender budgeting (GBA</w:delText>
              </w:r>
              <w:r w:rsidRPr="007A7DFD" w:rsidDel="0055501D">
                <w:rPr>
                  <w:sz w:val="19"/>
                  <w:szCs w:val="19"/>
                  <w:vertAlign w:val="superscript"/>
                </w:rPr>
                <w:delText>+</w:delText>
              </w:r>
              <w:r w:rsidRPr="007A7DFD" w:rsidDel="0055501D">
                <w:rPr>
                  <w:sz w:val="19"/>
                  <w:szCs w:val="19"/>
                </w:rPr>
                <w:delText xml:space="preserve">) a permanent part of the federal budget-making process. </w:delText>
              </w:r>
            </w:del>
          </w:p>
          <w:p w14:paraId="004954D4" w14:textId="68D79C63" w:rsidR="004A7F2D" w:rsidRPr="00D7775D" w:rsidDel="0055501D" w:rsidRDefault="004A7F2D">
            <w:pPr>
              <w:spacing w:line="240" w:lineRule="auto"/>
              <w:rPr>
                <w:del w:id="572" w:author="Huang, Chengyu" w:date="2019-05-28T10:54:00Z"/>
                <w:sz w:val="17"/>
                <w:rPrChange w:id="573" w:author="Ochoa, Javier" w:date="2018-06-08T15:24:00Z">
                  <w:rPr>
                    <w:del w:id="574" w:author="Huang, Chengyu" w:date="2019-05-28T10:54:00Z"/>
                    <w:sz w:val="14"/>
                  </w:rPr>
                </w:rPrChange>
              </w:rPr>
              <w:pPrChange w:id="575" w:author="Ochoa, Javier" w:date="2018-06-08T15:24:00Z">
                <w:pPr>
                  <w:framePr w:hSpace="180" w:wrap="around" w:vAnchor="text" w:hAnchor="margin" w:y="33"/>
                </w:pPr>
              </w:pPrChange>
            </w:pPr>
            <w:del w:id="576" w:author="Huang, Chengyu" w:date="2019-05-28T10:54:00Z">
              <w:r w:rsidRPr="00D7775D" w:rsidDel="0055501D">
                <w:rPr>
                  <w:sz w:val="17"/>
                  <w:szCs w:val="17"/>
                  <w:vertAlign w:val="superscript"/>
                </w:rPr>
                <w:delText>1</w:delText>
              </w:r>
              <w:r w:rsidDel="0055501D">
                <w:rPr>
                  <w:sz w:val="17"/>
                  <w:szCs w:val="17"/>
                  <w:vertAlign w:val="superscript"/>
                </w:rPr>
                <w:delText xml:space="preserve"> </w:delText>
              </w:r>
              <w:r w:rsidRPr="00D7775D" w:rsidDel="0055501D">
                <w:rPr>
                  <w:sz w:val="17"/>
                  <w:szCs w:val="17"/>
                </w:rPr>
                <w:delText>See</w:delText>
              </w:r>
              <w:r w:rsidRPr="00D7775D" w:rsidDel="0055501D">
                <w:rPr>
                  <w:sz w:val="17"/>
                  <w:rPrChange w:id="577" w:author="Ochoa, Javier" w:date="2018-06-08T15:24:00Z">
                    <w:rPr>
                      <w:sz w:val="14"/>
                    </w:rPr>
                  </w:rPrChange>
                </w:rPr>
                <w:delText xml:space="preserve"> “Women are Key for Future Growth: Evidence from Canada”, IMF Working Paper, IMF/17/166, July 2017, by B. Petersson, R. Mariscal, and K. Ishi.</w:delText>
              </w:r>
            </w:del>
          </w:p>
        </w:tc>
      </w:tr>
    </w:tbl>
    <w:p w14:paraId="2B1F4EA1" w14:textId="78F0C2B9" w:rsidR="001451DB" w:rsidDel="0055501D" w:rsidRDefault="001451DB">
      <w:pPr>
        <w:spacing w:line="22" w:lineRule="auto"/>
        <w:rPr>
          <w:del w:id="578" w:author="Huang, Chengyu" w:date="2019-05-28T10:54:00Z"/>
        </w:rPr>
        <w:pPrChange w:id="579" w:author="Ochoa, Javier" w:date="2018-06-08T15:24:00Z">
          <w:pPr>
            <w:pStyle w:val="ListBullet"/>
            <w:numPr>
              <w:numId w:val="0"/>
            </w:numPr>
            <w:ind w:left="0" w:firstLine="0"/>
          </w:pPr>
        </w:pPrChange>
      </w:pPr>
    </w:p>
    <w:p w14:paraId="5F953D44" w14:textId="799B38F0" w:rsidR="00B25719" w:rsidRPr="00414D06" w:rsidDel="0055501D" w:rsidRDefault="003D2FC1" w:rsidP="00426551">
      <w:pPr>
        <w:pStyle w:val="Heading2"/>
        <w:ind w:left="0"/>
        <w:rPr>
          <w:del w:id="580" w:author="Huang, Chengyu" w:date="2019-05-28T10:54:00Z"/>
          <w:i/>
          <w:sz w:val="26"/>
          <w:rPrChange w:id="581" w:author="Ochoa, Javier" w:date="2018-06-08T15:24:00Z">
            <w:rPr>
              <w:del w:id="582" w:author="Huang, Chengyu" w:date="2019-05-28T10:54:00Z"/>
              <w:i/>
            </w:rPr>
          </w:rPrChange>
        </w:rPr>
      </w:pPr>
      <w:bookmarkStart w:id="583" w:name="_Toc516218266"/>
      <w:bookmarkStart w:id="584" w:name="_Toc516218311"/>
      <w:bookmarkStart w:id="585" w:name="_Toc516222636"/>
      <w:bookmarkStart w:id="586" w:name="_Toc516148761"/>
      <w:bookmarkStart w:id="587" w:name="_Toc516218267"/>
      <w:bookmarkStart w:id="588" w:name="_Toc512008982"/>
      <w:bookmarkStart w:id="589" w:name="_Toc516239212"/>
      <w:bookmarkEnd w:id="583"/>
      <w:bookmarkEnd w:id="584"/>
      <w:bookmarkEnd w:id="585"/>
      <w:del w:id="590" w:author="Huang, Chengyu" w:date="2019-05-28T10:54:00Z">
        <w:r w:rsidRPr="00414D06" w:rsidDel="0055501D">
          <w:rPr>
            <w:b w:val="0"/>
            <w:bCs w:val="0"/>
            <w:iCs w:val="0"/>
            <w:sz w:val="26"/>
            <w:rPrChange w:id="591" w:author="Ochoa, Javier" w:date="2018-06-08T15:24:00Z">
              <w:rPr>
                <w:b w:val="0"/>
                <w:bCs w:val="0"/>
                <w:iCs w:val="0"/>
              </w:rPr>
            </w:rPrChange>
          </w:rPr>
          <w:delText xml:space="preserve">Rethinking </w:delText>
        </w:r>
        <w:r w:rsidR="00B25719" w:rsidRPr="00414D06" w:rsidDel="0055501D">
          <w:rPr>
            <w:b w:val="0"/>
            <w:bCs w:val="0"/>
            <w:iCs w:val="0"/>
            <w:sz w:val="26"/>
            <w:rPrChange w:id="592" w:author="Ochoa, Javier" w:date="2018-06-08T15:24:00Z">
              <w:rPr>
                <w:b w:val="0"/>
                <w:bCs w:val="0"/>
                <w:iCs w:val="0"/>
              </w:rPr>
            </w:rPrChange>
          </w:rPr>
          <w:delText>Corporate Taxation in a Changing International Environment</w:delText>
        </w:r>
        <w:bookmarkEnd w:id="586"/>
        <w:bookmarkEnd w:id="587"/>
        <w:bookmarkEnd w:id="588"/>
        <w:bookmarkEnd w:id="589"/>
      </w:del>
    </w:p>
    <w:p w14:paraId="7B5C4020" w14:textId="048F2689" w:rsidR="00824A1A" w:rsidDel="0055501D" w:rsidRDefault="00B25719" w:rsidP="00B25719">
      <w:pPr>
        <w:pStyle w:val="ParagraphNumbering"/>
        <w:numPr>
          <w:ilvl w:val="0"/>
          <w:numId w:val="0"/>
        </w:numPr>
        <w:rPr>
          <w:del w:id="593" w:author="Huang, Chengyu" w:date="2019-05-28T10:54:00Z"/>
          <w:i/>
          <w:iCs/>
        </w:rPr>
      </w:pPr>
      <w:del w:id="594" w:author="Huang, Chengyu" w:date="2019-05-28T10:54:00Z">
        <w:r w:rsidDel="0055501D">
          <w:rPr>
            <w:i/>
            <w:iCs/>
          </w:rPr>
          <w:delText>The 2017 Staff Report recommended that the authorities launch a holistic</w:delText>
        </w:r>
        <w:r w:rsidR="00F80F44" w:rsidDel="0055501D">
          <w:rPr>
            <w:i/>
            <w:iCs/>
          </w:rPr>
          <w:delText>, independent</w:delText>
        </w:r>
        <w:r w:rsidDel="0055501D">
          <w:rPr>
            <w:i/>
            <w:iCs/>
          </w:rPr>
          <w:delText xml:space="preserve"> review of the overall tax system to improve efficiency and preserve Canada’s</w:delText>
        </w:r>
        <w:r w:rsidR="00C14F62" w:rsidDel="0055501D">
          <w:rPr>
            <w:i/>
            <w:iCs/>
          </w:rPr>
          <w:delText xml:space="preserve"> </w:delText>
        </w:r>
        <w:r w:rsidDel="0055501D">
          <w:rPr>
            <w:i/>
            <w:iCs/>
          </w:rPr>
          <w:delText xml:space="preserve">tax </w:delText>
        </w:r>
        <w:r w:rsidR="00F80F44" w:rsidDel="0055501D">
          <w:rPr>
            <w:i/>
            <w:iCs/>
          </w:rPr>
          <w:delText>position</w:delText>
        </w:r>
        <w:r w:rsidR="00C14F62" w:rsidDel="0055501D">
          <w:rPr>
            <w:i/>
            <w:iCs/>
          </w:rPr>
          <w:delText xml:space="preserve"> globally.</w:delText>
        </w:r>
        <w:r w:rsidDel="0055501D">
          <w:rPr>
            <w:i/>
            <w:iCs/>
          </w:rPr>
          <w:delText xml:space="preserve"> The U.S. tax reform</w:delText>
        </w:r>
        <w:r w:rsidR="00D1423B" w:rsidDel="0055501D">
          <w:rPr>
            <w:i/>
            <w:iCs/>
          </w:rPr>
          <w:delText xml:space="preserve"> </w:delText>
        </w:r>
        <w:r w:rsidDel="0055501D">
          <w:rPr>
            <w:i/>
            <w:iCs/>
          </w:rPr>
          <w:delText>has increased the urgency of moving ahead with th</w:delText>
        </w:r>
        <w:r w:rsidR="001D41DC" w:rsidDel="0055501D">
          <w:rPr>
            <w:i/>
            <w:iCs/>
          </w:rPr>
          <w:delText>e review</w:delText>
        </w:r>
        <w:r w:rsidDel="0055501D">
          <w:rPr>
            <w:i/>
            <w:iCs/>
          </w:rPr>
          <w:delText xml:space="preserve">. </w:delText>
        </w:r>
        <w:r w:rsidR="005F683F" w:rsidDel="0055501D">
          <w:rPr>
            <w:i/>
            <w:iCs/>
          </w:rPr>
          <w:delText>The review should weigh the pros and cons of i</w:delText>
        </w:r>
        <w:r w:rsidDel="0055501D">
          <w:rPr>
            <w:i/>
            <w:iCs/>
          </w:rPr>
          <w:delText>ncremental approaches</w:delText>
        </w:r>
        <w:r w:rsidR="005F683F" w:rsidDel="0055501D">
          <w:rPr>
            <w:i/>
            <w:iCs/>
          </w:rPr>
          <w:delText xml:space="preserve"> to reform against </w:delText>
        </w:r>
        <w:r w:rsidDel="0055501D">
          <w:rPr>
            <w:i/>
            <w:iCs/>
          </w:rPr>
          <w:delText xml:space="preserve">more radical options </w:delText>
        </w:r>
        <w:r w:rsidR="000C1893" w:rsidDel="0055501D">
          <w:rPr>
            <w:i/>
            <w:iCs/>
          </w:rPr>
          <w:delText>for</w:delText>
        </w:r>
        <w:r w:rsidR="005F683F" w:rsidDel="0055501D">
          <w:rPr>
            <w:i/>
            <w:iCs/>
          </w:rPr>
          <w:delText xml:space="preserve"> corporate tax</w:delText>
        </w:r>
        <w:r w:rsidR="000C1893" w:rsidDel="0055501D">
          <w:rPr>
            <w:i/>
            <w:iCs/>
          </w:rPr>
          <w:delText>ation</w:delText>
        </w:r>
        <w:r w:rsidDel="0055501D">
          <w:rPr>
            <w:i/>
            <w:iCs/>
          </w:rPr>
          <w:delText xml:space="preserve">. </w:delText>
        </w:r>
        <w:r w:rsidR="00B1678F" w:rsidDel="0055501D">
          <w:rPr>
            <w:i/>
            <w:iCs/>
          </w:rPr>
          <w:delText>Any changes should be done in a fiscally responsible way</w:delText>
        </w:r>
        <w:r w:rsidR="00FD7AB8" w:rsidDel="0055501D">
          <w:rPr>
            <w:i/>
            <w:iCs/>
          </w:rPr>
          <w:delText xml:space="preserve">, keeping in mind that corporate taxation is </w:delText>
        </w:r>
        <w:r w:rsidR="00C14F62" w:rsidDel="0055501D">
          <w:rPr>
            <w:i/>
            <w:iCs/>
          </w:rPr>
          <w:delText xml:space="preserve">only </w:delText>
        </w:r>
        <w:r w:rsidR="00FD7AB8" w:rsidDel="0055501D">
          <w:rPr>
            <w:i/>
            <w:iCs/>
          </w:rPr>
          <w:delText>one of</w:delText>
        </w:r>
        <w:r w:rsidR="00B1678F" w:rsidDel="0055501D">
          <w:rPr>
            <w:i/>
            <w:iCs/>
          </w:rPr>
          <w:delText xml:space="preserve"> </w:delText>
        </w:r>
        <w:r w:rsidR="00FD7AB8" w:rsidRPr="00FD7AB8" w:rsidDel="0055501D">
          <w:rPr>
            <w:i/>
            <w:iCs/>
          </w:rPr>
          <w:delText xml:space="preserve">several important </w:delText>
        </w:r>
        <w:r w:rsidR="00900F58" w:rsidDel="0055501D">
          <w:rPr>
            <w:i/>
            <w:iCs/>
          </w:rPr>
          <w:delText xml:space="preserve">determinants of </w:delText>
        </w:r>
        <w:r w:rsidR="00FD7AB8" w:rsidDel="0055501D">
          <w:rPr>
            <w:i/>
            <w:iCs/>
          </w:rPr>
          <w:delText>business</w:delText>
        </w:r>
        <w:r w:rsidR="00FD7AB8" w:rsidRPr="00FD7AB8" w:rsidDel="0055501D">
          <w:rPr>
            <w:i/>
            <w:iCs/>
          </w:rPr>
          <w:delText xml:space="preserve"> investment</w:delText>
        </w:r>
        <w:r w:rsidR="00FD7AB8" w:rsidDel="0055501D">
          <w:rPr>
            <w:i/>
            <w:iCs/>
          </w:rPr>
          <w:delText>.</w:delText>
        </w:r>
      </w:del>
    </w:p>
    <w:p w14:paraId="3A1F053F" w14:textId="4C7482F0" w:rsidR="00120798" w:rsidDel="0055501D" w:rsidRDefault="0094124E" w:rsidP="00C5045C">
      <w:pPr>
        <w:pStyle w:val="ParagraphNumbering"/>
        <w:ind w:left="0" w:firstLine="0"/>
        <w:rPr>
          <w:del w:id="595" w:author="Huang, Chengyu" w:date="2019-05-28T10:54:00Z"/>
        </w:rPr>
      </w:pPr>
      <w:del w:id="596" w:author="Huang, Chengyu" w:date="2019-05-28T10:54:00Z">
        <w:r w:rsidRPr="007456F7" w:rsidDel="0055501D">
          <w:rPr>
            <w:noProof/>
          </w:rPr>
          <w:drawing>
            <wp:anchor distT="0" distB="0" distL="114300" distR="114300" simplePos="0" relativeHeight="252703744" behindDoc="1" locked="0" layoutInCell="1" allowOverlap="1" wp14:anchorId="065A0E00" wp14:editId="2960B838">
              <wp:simplePos x="0" y="0"/>
              <wp:positionH relativeFrom="margin">
                <wp:align>right</wp:align>
              </wp:positionH>
              <wp:positionV relativeFrom="paragraph">
                <wp:posOffset>429989</wp:posOffset>
              </wp:positionV>
              <wp:extent cx="2605405" cy="2085975"/>
              <wp:effectExtent l="0" t="0" r="0" b="0"/>
              <wp:wrapThrough wrapText="bothSides">
                <wp:wrapPolygon edited="0">
                  <wp:start x="790" y="986"/>
                  <wp:lineTo x="316" y="3551"/>
                  <wp:lineTo x="474" y="4340"/>
                  <wp:lineTo x="1579" y="4537"/>
                  <wp:lineTo x="316" y="5721"/>
                  <wp:lineTo x="316" y="6312"/>
                  <wp:lineTo x="1579" y="7693"/>
                  <wp:lineTo x="474" y="7890"/>
                  <wp:lineTo x="158" y="8482"/>
                  <wp:lineTo x="158" y="12822"/>
                  <wp:lineTo x="632" y="14005"/>
                  <wp:lineTo x="1579" y="14005"/>
                  <wp:lineTo x="316" y="15584"/>
                  <wp:lineTo x="316" y="16175"/>
                  <wp:lineTo x="1579" y="17162"/>
                  <wp:lineTo x="790" y="17951"/>
                  <wp:lineTo x="790" y="18345"/>
                  <wp:lineTo x="1421" y="20121"/>
                  <wp:lineTo x="20058" y="20121"/>
                  <wp:lineTo x="20215" y="19726"/>
                  <wp:lineTo x="20847" y="17556"/>
                  <wp:lineTo x="21163" y="3551"/>
                  <wp:lineTo x="12635" y="986"/>
                  <wp:lineTo x="790" y="986"/>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05405" cy="2085975"/>
                      </a:xfrm>
                      <a:prstGeom prst="rect">
                        <a:avLst/>
                      </a:prstGeom>
                      <a:noFill/>
                    </pic:spPr>
                  </pic:pic>
                </a:graphicData>
              </a:graphic>
              <wp14:sizeRelH relativeFrom="page">
                <wp14:pctWidth>0</wp14:pctWidth>
              </wp14:sizeRelH>
              <wp14:sizeRelV relativeFrom="page">
                <wp14:pctHeight>0</wp14:pctHeight>
              </wp14:sizeRelV>
            </wp:anchor>
          </w:drawing>
        </w:r>
        <w:r w:rsidR="00B25719" w:rsidRPr="00596B8D" w:rsidDel="0055501D">
          <w:rPr>
            <w:b/>
            <w:bCs/>
          </w:rPr>
          <w:delText>Canada ha</w:delText>
        </w:r>
        <w:r w:rsidR="00F80F44" w:rsidDel="0055501D">
          <w:rPr>
            <w:b/>
            <w:bCs/>
          </w:rPr>
          <w:delText>d</w:delText>
        </w:r>
        <w:r w:rsidR="00B25719" w:rsidRPr="00596B8D" w:rsidDel="0055501D">
          <w:rPr>
            <w:b/>
            <w:bCs/>
          </w:rPr>
          <w:delText xml:space="preserve"> widened its tax competitiveness edge over the U.S. during the past decade, but </w:delText>
        </w:r>
        <w:r w:rsidR="00BF1998" w:rsidDel="0055501D">
          <w:rPr>
            <w:b/>
            <w:bCs/>
          </w:rPr>
          <w:delText xml:space="preserve">this </w:delText>
        </w:r>
        <w:r w:rsidR="00A32EC4" w:rsidDel="0055501D">
          <w:rPr>
            <w:b/>
            <w:bCs/>
          </w:rPr>
          <w:delText>has changed</w:delText>
        </w:r>
        <w:r w:rsidR="00B25719" w:rsidRPr="00596B8D" w:rsidDel="0055501D">
          <w:rPr>
            <w:b/>
            <w:bCs/>
          </w:rPr>
          <w:delText xml:space="preserve"> following the U.S. tax reform</w:delText>
        </w:r>
        <w:r w:rsidR="00B25719" w:rsidDel="0055501D">
          <w:delText>.</w:delText>
        </w:r>
        <w:r w:rsidR="0066548D" w:rsidRPr="00A050C9" w:rsidDel="0055501D">
          <w:rPr>
            <w:rStyle w:val="FootnoteReference"/>
            <w:bCs/>
          </w:rPr>
          <w:footnoteReference w:id="16"/>
        </w:r>
        <w:r w:rsidR="00B25719" w:rsidDel="0055501D">
          <w:delText xml:space="preserve"> </w:delText>
        </w:r>
      </w:del>
    </w:p>
    <w:p w14:paraId="69E494A8" w14:textId="7C9FD43C" w:rsidR="00F80F44" w:rsidRPr="00F80F44" w:rsidDel="0055501D" w:rsidRDefault="00F80F44" w:rsidP="007D6648">
      <w:pPr>
        <w:pStyle w:val="ListBullet"/>
        <w:rPr>
          <w:del w:id="599" w:author="Huang, Chengyu" w:date="2019-05-28T10:54:00Z"/>
        </w:rPr>
      </w:pPr>
      <w:del w:id="600" w:author="Huang, Chengyu" w:date="2019-05-28T10:54:00Z">
        <w:r w:rsidRPr="00F80F44" w:rsidDel="0055501D">
          <w:delText>The average combined (federal and provincial) statutory rate of corporate income tax (CIT)</w:delText>
        </w:r>
        <w:r w:rsidDel="0055501D">
          <w:delText xml:space="preserve"> ha</w:delText>
        </w:r>
        <w:r w:rsidR="0094124E" w:rsidDel="0055501D">
          <w:delText>s</w:delText>
        </w:r>
        <w:r w:rsidDel="0055501D">
          <w:delText xml:space="preserve"> </w:delText>
        </w:r>
        <w:r w:rsidR="0094124E" w:rsidDel="0055501D">
          <w:delText xml:space="preserve">fallen </w:delText>
        </w:r>
        <w:r w:rsidRPr="00F80F44" w:rsidDel="0055501D">
          <w:delText xml:space="preserve">substantially </w:delText>
        </w:r>
        <w:r w:rsidR="0094124E" w:rsidDel="0055501D">
          <w:delText xml:space="preserve">since the turn of the century, leaving it substantially </w:delText>
        </w:r>
        <w:r w:rsidRPr="00F80F44" w:rsidDel="0055501D">
          <w:delText>below the U.S. comparator</w:delText>
        </w:r>
        <w:r w:rsidR="0094124E" w:rsidDel="0055501D">
          <w:delText>. Now</w:delText>
        </w:r>
        <w:r w:rsidRPr="00F80F44" w:rsidDel="0055501D">
          <w:delText xml:space="preserve">, </w:delText>
        </w:r>
        <w:r w:rsidR="0094124E" w:rsidDel="0055501D">
          <w:delText xml:space="preserve">however, it </w:delText>
        </w:r>
        <w:r w:rsidRPr="00F80F44" w:rsidDel="0055501D">
          <w:delText xml:space="preserve">is on </w:delText>
        </w:r>
        <w:r w:rsidDel="0055501D">
          <w:delText xml:space="preserve">a </w:delText>
        </w:r>
        <w:r w:rsidRPr="00F80F44" w:rsidDel="0055501D">
          <w:delText>par. This potentially impacts both incentives for real investment and profit shifting between Canada and the U.S.</w:delText>
        </w:r>
        <w:r w:rsidR="00173762" w:rsidRPr="00173762" w:rsidDel="0055501D">
          <w:rPr>
            <w:rFonts w:ascii="Times New Roman" w:eastAsia="PMingLiU" w:hAnsi="Times New Roman"/>
            <w:noProof/>
            <w:sz w:val="24"/>
            <w:lang w:eastAsia="zh-TW"/>
          </w:rPr>
          <w:delText xml:space="preserve"> </w:delText>
        </w:r>
      </w:del>
    </w:p>
    <w:p w14:paraId="57B4ABFE" w14:textId="65B31B55" w:rsidR="00763B56" w:rsidDel="0055501D" w:rsidRDefault="00B27FAF" w:rsidP="007D6648">
      <w:pPr>
        <w:pStyle w:val="ListBullet"/>
        <w:rPr>
          <w:del w:id="601" w:author="Huang, Chengyu" w:date="2019-05-28T10:54:00Z"/>
          <w:rFonts w:ascii="Calibri" w:hAnsi="Calibri"/>
          <w:color w:val="FF0000"/>
          <w:sz w:val="22"/>
          <w:rPrChange w:id="602" w:author="Ochoa, Javier" w:date="2018-06-08T15:24:00Z">
            <w:rPr>
              <w:del w:id="603" w:author="Huang, Chengyu" w:date="2019-05-28T10:54:00Z"/>
            </w:rPr>
          </w:rPrChange>
        </w:rPr>
      </w:pPr>
      <w:del w:id="604" w:author="Huang, Chengyu" w:date="2019-05-28T10:54:00Z">
        <w:r w:rsidDel="0055501D">
          <w:rPr>
            <w:noProof/>
          </w:rPr>
          <w:drawing>
            <wp:anchor distT="0" distB="0" distL="114300" distR="114300" simplePos="0" relativeHeight="252709888" behindDoc="0" locked="0" layoutInCell="1" allowOverlap="1" wp14:anchorId="333F51A9" wp14:editId="228C961A">
              <wp:simplePos x="0" y="0"/>
              <wp:positionH relativeFrom="column">
                <wp:posOffset>3334385</wp:posOffset>
              </wp:positionH>
              <wp:positionV relativeFrom="paragraph">
                <wp:posOffset>490220</wp:posOffset>
              </wp:positionV>
              <wp:extent cx="2543175" cy="2290445"/>
              <wp:effectExtent l="0" t="0" r="9525"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43175" cy="2290445"/>
                      </a:xfrm>
                      <a:prstGeom prst="rect">
                        <a:avLst/>
                      </a:prstGeom>
                      <a:noFill/>
                    </pic:spPr>
                  </pic:pic>
                </a:graphicData>
              </a:graphic>
              <wp14:sizeRelH relativeFrom="margin">
                <wp14:pctWidth>0</wp14:pctWidth>
              </wp14:sizeRelH>
              <wp14:sizeRelV relativeFrom="margin">
                <wp14:pctHeight>0</wp14:pctHeight>
              </wp14:sizeRelV>
            </wp:anchor>
          </w:drawing>
        </w:r>
        <w:r w:rsidR="00F80F44" w:rsidRPr="007D6648" w:rsidDel="0055501D">
          <w:delText>Marginal</w:delText>
        </w:r>
        <w:r w:rsidR="00F80F44" w:rsidRPr="007D6648" w:rsidDel="0055501D">
          <w:rPr>
            <w:rPrChange w:id="605" w:author="Ochoa, Javier" w:date="2018-06-08T15:24:00Z">
              <w:rPr>
                <w:i/>
              </w:rPr>
            </w:rPrChange>
          </w:rPr>
          <w:delText xml:space="preserve"> effective tax </w:delText>
        </w:r>
        <w:r w:rsidR="00F80F44" w:rsidRPr="007D6648" w:rsidDel="0055501D">
          <w:delText>rates</w:delText>
        </w:r>
        <w:r w:rsidR="00F80F44" w:rsidDel="0055501D">
          <w:delText xml:space="preserve"> (METRs)</w:delText>
        </w:r>
        <w:r w:rsidR="008053F0" w:rsidDel="0055501D">
          <w:rPr>
            <w:rStyle w:val="FootnoteReference"/>
          </w:rPr>
          <w:footnoteReference w:id="17"/>
        </w:r>
        <w:r w:rsidR="00F80F44" w:rsidDel="0055501D">
          <w:delText xml:space="preserve"> on new investment are generally assessed to have fallen substantially in the U.S., but whether they are now broadly comparable with or lower than those in Canada is contentious. Different views reflect both differing methodologies for calculating METRs and differing views as to whether unrecovered taxes on business purchases—more prevalent in the U.S. than in Canada—are best seen as reducing the return to investment or as being passed on to final consumers.</w:delText>
        </w:r>
        <w:r w:rsidR="00763B56" w:rsidDel="0055501D">
          <w:rPr>
            <w:rStyle w:val="FootnoteReference"/>
          </w:rPr>
          <w:footnoteReference w:id="18"/>
        </w:r>
        <w:r w:rsidR="00A202CE" w:rsidRPr="00A202CE" w:rsidDel="0055501D">
          <w:delText xml:space="preserve"> </w:delText>
        </w:r>
        <w:r w:rsidR="00763B56" w:rsidRPr="007D6648" w:rsidDel="0055501D">
          <w:delText xml:space="preserve">Canada’s </w:delText>
        </w:r>
        <w:bookmarkStart w:id="610" w:name="_Hlk511051224"/>
        <w:r w:rsidR="00763B56" w:rsidRPr="007D6648" w:rsidDel="0055501D">
          <w:delText xml:space="preserve">advantage in the METR will most likely be </w:delText>
        </w:r>
        <w:bookmarkEnd w:id="610"/>
        <w:r w:rsidR="00763B56" w:rsidRPr="007D6648" w:rsidDel="0055501D">
          <w:delText>eroded in the manufacturing sector where unrecovered retail sales tax on business inputs in the US is likely to be very small</w:delText>
        </w:r>
        <w:r w:rsidR="00763B56" w:rsidDel="0055501D">
          <w:rPr>
            <w:color w:val="FF0000"/>
          </w:rPr>
          <w:delText>.</w:delText>
        </w:r>
        <w:r w:rsidR="00763B56" w:rsidDel="0055501D">
          <w:rPr>
            <w:color w:val="FF0000"/>
            <w:rPrChange w:id="611" w:author="Ochoa, Javier" w:date="2018-06-08T15:24:00Z">
              <w:rPr/>
            </w:rPrChange>
          </w:rPr>
          <w:delText xml:space="preserve"> </w:delText>
        </w:r>
      </w:del>
    </w:p>
    <w:p w14:paraId="50E8528C" w14:textId="1B95C415" w:rsidR="00173762" w:rsidRPr="00083967" w:rsidDel="0055501D" w:rsidRDefault="00A202CE">
      <w:pPr>
        <w:pStyle w:val="ListBullet"/>
        <w:numPr>
          <w:ilvl w:val="0"/>
          <w:numId w:val="1"/>
        </w:numPr>
        <w:rPr>
          <w:del w:id="612" w:author="Huang, Chengyu" w:date="2019-05-28T10:54:00Z"/>
        </w:rPr>
        <w:pPrChange w:id="613" w:author="Ochoa, Javier" w:date="2018-06-08T15:24:00Z">
          <w:pPr>
            <w:pStyle w:val="ListBullet"/>
          </w:pPr>
        </w:pPrChange>
      </w:pPr>
      <w:del w:id="614" w:author="Huang, Chengyu" w:date="2019-05-28T10:54:00Z">
        <w:r w:rsidDel="0055501D">
          <w:delText xml:space="preserve">It important to bear in mind, however, that METRs provide only a partial story: measures that stimulate investment in the U.S. do not necessarily reduce investment </w:delText>
        </w:r>
        <w:r w:rsidR="00173762" w:rsidDel="0055501D">
          <w:delText xml:space="preserve">in Canada or </w:delText>
        </w:r>
        <w:r w:rsidDel="0055501D">
          <w:delText>elsewhere, and investment decisions may also be independently affected by the statutory rate, since,</w:delText>
        </w:r>
        <w:r w:rsidR="00173762" w:rsidRPr="00173762" w:rsidDel="0055501D">
          <w:delText xml:space="preserve"> </w:delText>
        </w:r>
        <w:r w:rsidR="00173762" w:rsidRPr="00D225FD" w:rsidDel="0055501D">
          <w:delText>a</w:delText>
        </w:r>
        <w:r w:rsidR="00173762" w:rsidRPr="00277AAF" w:rsidDel="0055501D">
          <w:rPr>
            <w:rPrChange w:id="615" w:author="Ochoa, Javier" w:date="2018-06-08T15:24:00Z">
              <w:rPr>
                <w:i/>
              </w:rPr>
            </w:rPrChange>
          </w:rPr>
          <w:delText>ll else equal</w:delText>
        </w:r>
        <w:r w:rsidR="00173762" w:rsidRPr="004837ED" w:rsidDel="0055501D">
          <w:rPr>
            <w:bCs/>
            <w:i/>
          </w:rPr>
          <w:delText>,</w:delText>
        </w:r>
        <w:r w:rsidR="00173762" w:rsidRPr="004837ED" w:rsidDel="0055501D">
          <w:rPr>
            <w:bCs/>
          </w:rPr>
          <w:delText xml:space="preserve"> </w:delText>
        </w:r>
        <w:r w:rsidR="00173762" w:rsidDel="0055501D">
          <w:rPr>
            <w:bCs/>
          </w:rPr>
          <w:delText>multinationals pr</w:delText>
        </w:r>
        <w:r w:rsidR="00173762" w:rsidRPr="004837ED" w:rsidDel="0055501D">
          <w:rPr>
            <w:bCs/>
          </w:rPr>
          <w:delText xml:space="preserve">efer to base their businesses in locations offering the most attractive </w:delText>
        </w:r>
        <w:r w:rsidR="00173762" w:rsidDel="0055501D">
          <w:rPr>
            <w:bCs/>
          </w:rPr>
          <w:delText>tax treatment</w:delText>
        </w:r>
        <w:r w:rsidR="00173762" w:rsidRPr="004837ED" w:rsidDel="0055501D">
          <w:rPr>
            <w:bCs/>
          </w:rPr>
          <w:delText>.</w:delText>
        </w:r>
        <w:r w:rsidR="00173762" w:rsidRPr="00083967" w:rsidDel="0055501D">
          <w:rPr>
            <w:noProof/>
          </w:rPr>
          <w:delText xml:space="preserve"> </w:delText>
        </w:r>
      </w:del>
    </w:p>
    <w:p w14:paraId="1D76AEFC" w14:textId="03149AC7" w:rsidR="00B25719" w:rsidRPr="007D6648" w:rsidDel="0055501D" w:rsidRDefault="00B27FAF">
      <w:pPr>
        <w:pStyle w:val="ParagraphNumbering"/>
        <w:ind w:left="0" w:firstLine="0"/>
        <w:rPr>
          <w:del w:id="616" w:author="Huang, Chengyu" w:date="2019-05-28T10:54:00Z"/>
          <w:color w:val="000000"/>
          <w:rPrChange w:id="617" w:author="Ochoa, Javier" w:date="2018-06-08T15:24:00Z">
            <w:rPr>
              <w:del w:id="618" w:author="Huang, Chengyu" w:date="2019-05-28T10:54:00Z"/>
              <w:rFonts w:ascii="Calibri" w:hAnsi="Calibri"/>
              <w:sz w:val="22"/>
            </w:rPr>
          </w:rPrChange>
        </w:rPr>
      </w:pPr>
      <w:del w:id="619" w:author="Huang, Chengyu" w:date="2019-05-28T10:54:00Z">
        <w:r w:rsidDel="0055501D">
          <w:rPr>
            <w:noProof/>
          </w:rPr>
          <w:drawing>
            <wp:anchor distT="0" distB="0" distL="114300" distR="114300" simplePos="0" relativeHeight="252708864" behindDoc="1" locked="0" layoutInCell="1" allowOverlap="1" wp14:anchorId="36B7B0E1" wp14:editId="4A74BDD8">
              <wp:simplePos x="0" y="0"/>
              <wp:positionH relativeFrom="margin">
                <wp:posOffset>3170453</wp:posOffset>
              </wp:positionH>
              <wp:positionV relativeFrom="paragraph">
                <wp:posOffset>431190</wp:posOffset>
              </wp:positionV>
              <wp:extent cx="2450465" cy="2056765"/>
              <wp:effectExtent l="0" t="0" r="6985" b="635"/>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0465" cy="2056765"/>
                      </a:xfrm>
                      <a:prstGeom prst="rect">
                        <a:avLst/>
                      </a:prstGeom>
                      <a:noFill/>
                    </pic:spPr>
                  </pic:pic>
                </a:graphicData>
              </a:graphic>
              <wp14:sizeRelH relativeFrom="margin">
                <wp14:pctWidth>0</wp14:pctWidth>
              </wp14:sizeRelH>
              <wp14:sizeRelV relativeFrom="margin">
                <wp14:pctHeight>0</wp14:pctHeight>
              </wp14:sizeRelV>
            </wp:anchor>
          </w:drawing>
        </w:r>
        <w:bookmarkStart w:id="620" w:name="_Hlk511120922"/>
        <w:r w:rsidR="009D7297" w:rsidRPr="00173762" w:rsidDel="0055501D">
          <w:rPr>
            <w:b/>
            <w:bCs/>
          </w:rPr>
          <w:delText>The potential economic and fiscal impact of the U.S. tax reform could be substantial</w:delText>
        </w:r>
        <w:r w:rsidR="00900F58" w:rsidRPr="00173762" w:rsidDel="0055501D">
          <w:rPr>
            <w:b/>
            <w:bCs/>
          </w:rPr>
          <w:delText>, but the full consequences of the U.S. tax reform are complex and require careful analysis</w:delText>
        </w:r>
        <w:r w:rsidR="009D7297" w:rsidRPr="007D6648" w:rsidDel="0055501D">
          <w:rPr>
            <w:b/>
            <w:rPrChange w:id="621" w:author="Ochoa, Javier" w:date="2018-06-08T15:24:00Z">
              <w:rPr/>
            </w:rPrChange>
          </w:rPr>
          <w:delText xml:space="preserve">. </w:delText>
        </w:r>
        <w:r w:rsidR="00173762" w:rsidDel="0055501D">
          <w:delText xml:space="preserve">Using aggregate cross-country data on asset holdings in Canada, </w:delText>
        </w:r>
        <w:bookmarkStart w:id="622" w:name="_Hlk515537683"/>
        <w:r w:rsidR="00173762" w:rsidDel="0055501D">
          <w:delText>staff estimates suggest that U.S. companies real investment in and profit shifting towards Canada might fall by around 6 and 15 percent, respectively</w:delText>
        </w:r>
        <w:r w:rsidR="0094124E" w:rsidDel="0055501D">
          <w:delText>, and Canadian CIT paid by U.S. companies by about one-quarter</w:delText>
        </w:r>
        <w:bookmarkEnd w:id="622"/>
        <w:r w:rsidR="00173762" w:rsidDel="0055501D">
          <w:delText>.</w:delText>
        </w:r>
        <w:bookmarkEnd w:id="620"/>
        <w:r w:rsidR="00173762" w:rsidDel="0055501D">
          <w:rPr>
            <w:bCs/>
          </w:rPr>
          <w:delText xml:space="preserve"> </w:delText>
        </w:r>
        <w:r w:rsidR="00173762" w:rsidDel="0055501D">
          <w:delText xml:space="preserve">While there is inevitably much uncertainty around these </w:delText>
        </w:r>
        <w:r w:rsidR="008840E5" w:rsidDel="0055501D">
          <w:delText xml:space="preserve">aggregate </w:delText>
        </w:r>
        <w:r w:rsidR="00173762" w:rsidDel="0055501D">
          <w:delText>estimates—which should be improved by close examination of corporate tax returns—the scope for potentially significant impact is clear.</w:delText>
        </w:r>
        <w:r w:rsidR="008053F0" w:rsidRPr="008053F0" w:rsidDel="0055501D">
          <w:rPr>
            <w:rStyle w:val="FootnoteReference"/>
          </w:rPr>
          <w:delText xml:space="preserve"> </w:delText>
        </w:r>
        <w:r w:rsidR="008053F0" w:rsidDel="0055501D">
          <w:rPr>
            <w:rStyle w:val="FootnoteReference"/>
          </w:rPr>
          <w:footnoteReference w:id="19"/>
        </w:r>
        <w:r w:rsidR="00173762" w:rsidDel="0055501D">
          <w:delText xml:space="preserve"> It will also be critical to take account of innovative features of the U.S. reform, </w:delText>
        </w:r>
        <w:r w:rsidR="00173762" w:rsidRPr="00900F58" w:rsidDel="0055501D">
          <w:rPr>
            <w:bCs/>
          </w:rPr>
          <w:delText>beyond the rate cut and immediate expensing</w:delText>
        </w:r>
        <w:r w:rsidR="00173762" w:rsidDel="0055501D">
          <w:rPr>
            <w:bCs/>
          </w:rPr>
          <w:delText>.</w:delText>
        </w:r>
        <w:r w:rsidR="008053F0" w:rsidRPr="008053F0" w:rsidDel="0055501D">
          <w:rPr>
            <w:rStyle w:val="FootnoteReference"/>
          </w:rPr>
          <w:delText xml:space="preserve"> </w:delText>
        </w:r>
        <w:r w:rsidR="00173762" w:rsidDel="0055501D">
          <w:rPr>
            <w:bCs/>
          </w:rPr>
          <w:delText>These features are ha</w:delText>
        </w:r>
        <w:r w:rsidR="00173762" w:rsidDel="0055501D">
          <w:delText xml:space="preserve">rd to capture in simple models and some of these could </w:delText>
        </w:r>
        <w:r w:rsidR="00B25719" w:rsidRPr="00C27797" w:rsidDel="0055501D">
          <w:rPr>
            <w:bCs/>
          </w:rPr>
          <w:delText xml:space="preserve">make tangible investment </w:delText>
        </w:r>
        <w:r w:rsidR="00F00E26" w:rsidRPr="00C27797" w:rsidDel="0055501D">
          <w:rPr>
            <w:bCs/>
          </w:rPr>
          <w:delText xml:space="preserve">abroad </w:delText>
        </w:r>
        <w:r w:rsidR="00B25719" w:rsidRPr="00C27797" w:rsidDel="0055501D">
          <w:rPr>
            <w:bCs/>
          </w:rPr>
          <w:delText xml:space="preserve">particularly attractive for </w:delText>
        </w:r>
        <w:r w:rsidR="00173762" w:rsidDel="0055501D">
          <w:rPr>
            <w:bCs/>
          </w:rPr>
          <w:delText xml:space="preserve">some U.S. </w:delText>
        </w:r>
        <w:r w:rsidR="00B25719" w:rsidRPr="00C27797" w:rsidDel="0055501D">
          <w:rPr>
            <w:bCs/>
          </w:rPr>
          <w:delText>companies, and can increase the METR of investing in the U.S. for highly</w:delText>
        </w:r>
        <w:r w:rsidR="00B25719" w:rsidRPr="007D6648" w:rsidDel="0055501D">
          <w:rPr>
            <w:color w:val="000000"/>
            <w:rPrChange w:id="625" w:author="Ochoa, Javier" w:date="2018-06-08T15:24:00Z">
              <w:rPr/>
            </w:rPrChange>
          </w:rPr>
          <w:delText xml:space="preserve"> leveraged firms.</w:delText>
        </w:r>
        <w:r w:rsidR="00173762" w:rsidDel="0055501D">
          <w:rPr>
            <w:rStyle w:val="FootnoteReference"/>
            <w:color w:val="000000"/>
            <w:rPrChange w:id="626" w:author="Ochoa, Javier" w:date="2018-06-08T15:24:00Z">
              <w:rPr>
                <w:rStyle w:val="FootnoteReference"/>
              </w:rPr>
            </w:rPrChange>
          </w:rPr>
          <w:footnoteReference w:id="20"/>
        </w:r>
        <w:r w:rsidR="0094124E" w:rsidRPr="0094124E" w:rsidDel="0055501D">
          <w:rPr>
            <w:noProof/>
          </w:rPr>
          <w:delText xml:space="preserve"> </w:delText>
        </w:r>
        <w:r w:rsidR="0094124E" w:rsidRPr="00173762" w:rsidDel="0055501D">
          <w:rPr>
            <w:color w:val="000000"/>
            <w:rPrChange w:id="629" w:author="Ochoa, Javier" w:date="2018-06-08T15:24:00Z">
              <w:rPr/>
            </w:rPrChange>
          </w:rPr>
          <w:delText xml:space="preserve"> </w:delText>
        </w:r>
      </w:del>
    </w:p>
    <w:p w14:paraId="104C4757" w14:textId="3C0C45AF" w:rsidR="00B25719" w:rsidRPr="00312042" w:rsidDel="0055501D" w:rsidRDefault="007456F7" w:rsidP="0015473E">
      <w:pPr>
        <w:pStyle w:val="ParagraphNumbering"/>
        <w:ind w:left="0" w:firstLine="0"/>
        <w:rPr>
          <w:del w:id="630" w:author="Huang, Chengyu" w:date="2019-05-28T10:54:00Z"/>
          <w:rFonts w:ascii="Calibri" w:hAnsi="Calibri"/>
          <w:sz w:val="22"/>
          <w:rPrChange w:id="631" w:author="Ochoa, Javier" w:date="2018-06-08T15:24:00Z">
            <w:rPr>
              <w:del w:id="632" w:author="Huang, Chengyu" w:date="2019-05-28T10:54:00Z"/>
              <w:b/>
            </w:rPr>
          </w:rPrChange>
        </w:rPr>
      </w:pPr>
      <w:del w:id="633" w:author="Huang, Chengyu" w:date="2019-05-28T10:54:00Z">
        <w:r w:rsidDel="0055501D">
          <w:rPr>
            <w:rFonts w:eastAsia="Times New Roman"/>
            <w:b/>
            <w:color w:val="000000"/>
            <w:lang w:eastAsia="zh-CN"/>
          </w:rPr>
          <w:delText>C</w:delText>
        </w:r>
        <w:r w:rsidR="00D97F19" w:rsidDel="0055501D">
          <w:rPr>
            <w:rFonts w:eastAsia="Times New Roman"/>
            <w:b/>
            <w:color w:val="000000"/>
            <w:lang w:eastAsia="zh-CN"/>
          </w:rPr>
          <w:delText xml:space="preserve">ontinuing </w:delText>
        </w:r>
        <w:r w:rsidDel="0055501D">
          <w:rPr>
            <w:rFonts w:eastAsia="Times New Roman"/>
            <w:b/>
            <w:color w:val="000000"/>
            <w:lang w:eastAsia="zh-CN"/>
          </w:rPr>
          <w:delText xml:space="preserve">changes in the global landscape of corporate taxation </w:delText>
        </w:r>
        <w:r w:rsidR="00D97F19" w:rsidDel="0055501D">
          <w:rPr>
            <w:rFonts w:eastAsia="Times New Roman"/>
            <w:b/>
            <w:color w:val="000000"/>
            <w:lang w:eastAsia="zh-CN"/>
          </w:rPr>
          <w:delText>pr</w:delText>
        </w:r>
        <w:r w:rsidR="0015473E" w:rsidDel="0055501D">
          <w:rPr>
            <w:rFonts w:eastAsia="Times New Roman"/>
            <w:b/>
            <w:color w:val="000000"/>
            <w:lang w:eastAsia="zh-CN"/>
          </w:rPr>
          <w:delText xml:space="preserve">esents </w:delText>
        </w:r>
        <w:r w:rsidR="00D97F19" w:rsidRPr="00123C9D" w:rsidDel="0055501D">
          <w:rPr>
            <w:rFonts w:eastAsia="Times New Roman"/>
            <w:b/>
            <w:color w:val="000000"/>
            <w:lang w:eastAsia="zh-CN"/>
          </w:rPr>
          <w:delText xml:space="preserve">a good opportunity for Canada to re-rethink its own system. </w:delText>
        </w:r>
        <w:r w:rsidR="0015473E" w:rsidDel="0055501D">
          <w:delText xml:space="preserve">The </w:delText>
        </w:r>
        <w:r w:rsidR="008840E5" w:rsidDel="0055501D">
          <w:delText xml:space="preserve">overall </w:delText>
        </w:r>
        <w:r w:rsidR="0015473E" w:rsidDel="0055501D">
          <w:delText xml:space="preserve">tax system has become complex with a myriad of tax credits, deductions, and exemptions. The last comprehensive review was conducted in the mid-1980s and changes since 2000 have been iterative rather than comprehensive. </w:delText>
        </w:r>
        <w:r w:rsidR="00A050C9" w:rsidRPr="0015473E" w:rsidDel="0055501D">
          <w:rPr>
            <w:bCs/>
          </w:rPr>
          <w:delText xml:space="preserve">Staff recommends a careful </w:delText>
        </w:r>
        <w:r w:rsidR="00173762" w:rsidDel="0055501D">
          <w:rPr>
            <w:bCs/>
          </w:rPr>
          <w:delText xml:space="preserve">and independent </w:delText>
        </w:r>
        <w:r w:rsidR="00A050C9" w:rsidRPr="0015473E" w:rsidDel="0055501D">
          <w:rPr>
            <w:bCs/>
          </w:rPr>
          <w:delText>review of the Canadian tax system, weighing the pros and cons of</w:delText>
        </w:r>
        <w:r w:rsidR="00B25719" w:rsidRPr="0015473E" w:rsidDel="0055501D">
          <w:rPr>
            <w:bCs/>
          </w:rPr>
          <w:delText xml:space="preserve"> incremental </w:delText>
        </w:r>
        <w:r w:rsidR="00A050C9" w:rsidRPr="0015473E" w:rsidDel="0055501D">
          <w:rPr>
            <w:bCs/>
          </w:rPr>
          <w:delText xml:space="preserve">versus more radical </w:delText>
        </w:r>
        <w:r w:rsidR="00B25719" w:rsidRPr="0015473E" w:rsidDel="0055501D">
          <w:rPr>
            <w:bCs/>
          </w:rPr>
          <w:delText>approach</w:delText>
        </w:r>
        <w:r w:rsidR="00A050C9" w:rsidRPr="0015473E" w:rsidDel="0055501D">
          <w:rPr>
            <w:bCs/>
          </w:rPr>
          <w:delText>es</w:delText>
        </w:r>
        <w:r w:rsidRPr="0015473E" w:rsidDel="0055501D">
          <w:rPr>
            <w:bCs/>
          </w:rPr>
          <w:delText>, and assessing their revenue implications and potential spillovers to other countries</w:delText>
        </w:r>
        <w:r w:rsidR="00A050C9" w:rsidRPr="0015473E" w:rsidDel="0055501D">
          <w:rPr>
            <w:bCs/>
          </w:rPr>
          <w:delText>.</w:delText>
        </w:r>
        <w:r w:rsidR="00A050C9" w:rsidRPr="0015473E" w:rsidDel="0055501D">
          <w:rPr>
            <w:b/>
            <w:bCs/>
          </w:rPr>
          <w:delText xml:space="preserve"> </w:delText>
        </w:r>
        <w:r w:rsidR="00B25719" w:rsidRPr="0015473E" w:rsidDel="0055501D">
          <w:rPr>
            <w:b/>
            <w:bCs/>
          </w:rPr>
          <w:delText xml:space="preserve"> </w:delText>
        </w:r>
        <w:r w:rsidR="00A050C9" w:rsidRPr="0015473E" w:rsidDel="0055501D">
          <w:rPr>
            <w:bCs/>
          </w:rPr>
          <w:delText xml:space="preserve">An incremental approach </w:delText>
        </w:r>
        <w:r w:rsidR="00B25719" w:rsidRPr="0015473E" w:rsidDel="0055501D">
          <w:rPr>
            <w:bCs/>
          </w:rPr>
          <w:delText xml:space="preserve">to </w:delText>
        </w:r>
        <w:r w:rsidR="005A74E3" w:rsidRPr="0015473E" w:rsidDel="0055501D">
          <w:rPr>
            <w:bCs/>
          </w:rPr>
          <w:delText xml:space="preserve">strengthen the corporate tax system </w:delText>
        </w:r>
        <w:r w:rsidR="00020EAD" w:rsidRPr="0015473E" w:rsidDel="0055501D">
          <w:rPr>
            <w:bCs/>
          </w:rPr>
          <w:delText>c</w:delText>
        </w:r>
        <w:r w:rsidR="005F683F" w:rsidRPr="0015473E" w:rsidDel="0055501D">
          <w:rPr>
            <w:bCs/>
          </w:rPr>
          <w:delText>ould include the following considerations</w:delText>
        </w:r>
        <w:r w:rsidR="00B25719" w:rsidRPr="0015473E" w:rsidDel="0055501D">
          <w:rPr>
            <w:bCs/>
          </w:rPr>
          <w:delText>:</w:delText>
        </w:r>
        <w:r w:rsidR="00B25719" w:rsidRPr="0015473E" w:rsidDel="0055501D">
          <w:rPr>
            <w:b/>
            <w:bCs/>
          </w:rPr>
          <w:delText xml:space="preserve"> </w:delText>
        </w:r>
      </w:del>
    </w:p>
    <w:p w14:paraId="5B899A5E" w14:textId="21304162" w:rsidR="002420FD" w:rsidRPr="00277AAF" w:rsidDel="0055501D" w:rsidRDefault="002420FD" w:rsidP="002420FD">
      <w:pPr>
        <w:pStyle w:val="ParagraphNumbering"/>
        <w:numPr>
          <w:ilvl w:val="0"/>
          <w:numId w:val="17"/>
        </w:numPr>
        <w:rPr>
          <w:del w:id="634" w:author="Huang, Chengyu" w:date="2019-05-28T10:54:00Z"/>
          <w:b/>
          <w:bCs/>
        </w:rPr>
      </w:pPr>
      <w:del w:id="635" w:author="Huang, Chengyu" w:date="2019-05-28T10:54:00Z">
        <w:r w:rsidDel="0055501D">
          <w:rPr>
            <w:b/>
            <w:bCs/>
            <w:i/>
          </w:rPr>
          <w:delText>Strengthening protection against profit shifting</w:delText>
        </w:r>
        <w:r w:rsidRPr="00277AAF" w:rsidDel="0055501D">
          <w:rPr>
            <w:bCs/>
          </w:rPr>
          <w:delText xml:space="preserve">, </w:delText>
        </w:r>
        <w:r w:rsidR="004C17B9" w:rsidDel="0055501D">
          <w:rPr>
            <w:bCs/>
          </w:rPr>
          <w:delText xml:space="preserve">the </w:delText>
        </w:r>
        <w:r w:rsidRPr="00277AAF" w:rsidDel="0055501D">
          <w:rPr>
            <w:bCs/>
          </w:rPr>
          <w:delText xml:space="preserve">risk of which </w:delText>
        </w:r>
        <w:r w:rsidDel="0055501D">
          <w:rPr>
            <w:bCs/>
          </w:rPr>
          <w:delText xml:space="preserve">is </w:delText>
        </w:r>
        <w:r w:rsidRPr="00277AAF" w:rsidDel="0055501D">
          <w:rPr>
            <w:bCs/>
          </w:rPr>
          <w:delText>now heightened</w:delText>
        </w:r>
        <w:r w:rsidDel="0055501D">
          <w:rPr>
            <w:b/>
            <w:bCs/>
            <w:i/>
          </w:rPr>
          <w:delText xml:space="preserve">. </w:delText>
        </w:r>
        <w:r w:rsidDel="0055501D">
          <w:rPr>
            <w:bCs/>
          </w:rPr>
          <w:delText>This might include (1) extending the current thin capitalization rules</w:delText>
        </w:r>
        <w:r w:rsidDel="0055501D">
          <w:rPr>
            <w:rStyle w:val="FootnoteReference"/>
            <w:bCs/>
          </w:rPr>
          <w:footnoteReference w:id="21"/>
        </w:r>
        <w:r w:rsidDel="0055501D">
          <w:rPr>
            <w:bCs/>
          </w:rPr>
          <w:delText xml:space="preserve"> to apply to all interest paid, including on arm’s length basis and domestically—this would also help address debt bias; and (2) introducing rules for appropriate allocation of interest and other expenses to activities abroad.</w:delText>
        </w:r>
        <w:r w:rsidR="004A7F2D" w:rsidRPr="004A7F2D" w:rsidDel="0055501D">
          <w:rPr>
            <w:noProof/>
          </w:rPr>
          <w:delText xml:space="preserve"> </w:delText>
        </w:r>
      </w:del>
    </w:p>
    <w:p w14:paraId="59599B90" w14:textId="21F79DBE" w:rsidR="00B25719" w:rsidRPr="00AB340A" w:rsidDel="0055501D" w:rsidRDefault="002420FD" w:rsidP="002420FD">
      <w:pPr>
        <w:pStyle w:val="ParagraphNumbering"/>
        <w:numPr>
          <w:ilvl w:val="0"/>
          <w:numId w:val="17"/>
        </w:numPr>
        <w:rPr>
          <w:del w:id="638" w:author="Huang, Chengyu" w:date="2019-05-28T10:54:00Z"/>
          <w:b/>
          <w:bCs/>
        </w:rPr>
      </w:pPr>
      <w:del w:id="639" w:author="Huang, Chengyu" w:date="2019-05-28T10:54:00Z">
        <w:r w:rsidDel="0055501D">
          <w:rPr>
            <w:b/>
            <w:bCs/>
            <w:i/>
          </w:rPr>
          <w:delText xml:space="preserve">Consideration </w:delText>
        </w:r>
        <w:r w:rsidR="00241649" w:rsidDel="0055501D">
          <w:rPr>
            <w:b/>
            <w:bCs/>
            <w:i/>
          </w:rPr>
          <w:delText xml:space="preserve">could be </w:delText>
        </w:r>
        <w:r w:rsidDel="0055501D">
          <w:rPr>
            <w:b/>
            <w:bCs/>
            <w:i/>
          </w:rPr>
          <w:delText>given to fu</w:delText>
        </w:r>
        <w:r w:rsidRPr="00AB340A" w:rsidDel="0055501D">
          <w:rPr>
            <w:b/>
            <w:bCs/>
            <w:i/>
          </w:rPr>
          <w:delText>rther reduc</w:delText>
        </w:r>
        <w:r w:rsidDel="0055501D">
          <w:rPr>
            <w:b/>
            <w:bCs/>
            <w:i/>
          </w:rPr>
          <w:delText>ing</w:delText>
        </w:r>
        <w:r w:rsidRPr="00AB340A" w:rsidDel="0055501D">
          <w:rPr>
            <w:b/>
            <w:bCs/>
            <w:i/>
          </w:rPr>
          <w:delText xml:space="preserve"> statutory </w:delText>
        </w:r>
        <w:r w:rsidDel="0055501D">
          <w:rPr>
            <w:b/>
            <w:bCs/>
            <w:i/>
          </w:rPr>
          <w:delText xml:space="preserve">CIT </w:delText>
        </w:r>
        <w:r w:rsidRPr="00AB340A" w:rsidDel="0055501D">
          <w:rPr>
            <w:b/>
            <w:bCs/>
            <w:i/>
          </w:rPr>
          <w:delText>rates</w:delText>
        </w:r>
        <w:r w:rsidDel="0055501D">
          <w:rPr>
            <w:b/>
            <w:bCs/>
            <w:i/>
          </w:rPr>
          <w:delText xml:space="preserve">. </w:delText>
        </w:r>
        <w:r w:rsidDel="0055501D">
          <w:rPr>
            <w:bCs/>
          </w:rPr>
          <w:delText>This would be a direct response to profit shifting,</w:delText>
        </w:r>
        <w:r w:rsidRPr="00D225FD" w:rsidDel="0055501D">
          <w:rPr>
            <w:rStyle w:val="FootnoteReference"/>
            <w:b/>
            <w:bCs/>
            <w:i/>
          </w:rPr>
          <w:delText xml:space="preserve"> </w:delText>
        </w:r>
        <w:r w:rsidDel="0055501D">
          <w:rPr>
            <w:rStyle w:val="FootnoteReference"/>
            <w:b/>
            <w:bCs/>
            <w:i/>
          </w:rPr>
          <w:footnoteReference w:id="22"/>
        </w:r>
        <w:r w:rsidDel="0055501D">
          <w:rPr>
            <w:b/>
            <w:bCs/>
            <w:i/>
          </w:rPr>
          <w:delText xml:space="preserve"> </w:delText>
        </w:r>
        <w:r w:rsidR="00241649" w:rsidDel="0055501D">
          <w:rPr>
            <w:bCs/>
          </w:rPr>
          <w:delText>and</w:delText>
        </w:r>
        <w:r w:rsidDel="0055501D">
          <w:rPr>
            <w:bCs/>
          </w:rPr>
          <w:delText xml:space="preserve"> </w:delText>
        </w:r>
        <w:r w:rsidR="00241649" w:rsidDel="0055501D">
          <w:rPr>
            <w:bCs/>
          </w:rPr>
          <w:delText>will also</w:delText>
        </w:r>
        <w:r w:rsidDel="0055501D">
          <w:rPr>
            <w:bCs/>
          </w:rPr>
          <w:delText xml:space="preserve"> lower METRs. Great caution is needed, however, </w:delText>
        </w:r>
        <w:r w:rsidR="00241649" w:rsidDel="0055501D">
          <w:rPr>
            <w:bCs/>
          </w:rPr>
          <w:delText>in considering a rate reduction</w:delText>
        </w:r>
        <w:r w:rsidDel="0055501D">
          <w:rPr>
            <w:bCs/>
          </w:rPr>
          <w:delText xml:space="preserve"> given the windfall that </w:delText>
        </w:r>
        <w:r w:rsidR="00241649" w:rsidDel="0055501D">
          <w:rPr>
            <w:bCs/>
          </w:rPr>
          <w:delText xml:space="preserve">this </w:delText>
        </w:r>
        <w:r w:rsidDel="0055501D">
          <w:rPr>
            <w:bCs/>
          </w:rPr>
          <w:delText>confers on existing investments</w:delText>
        </w:r>
        <w:r w:rsidR="00241649" w:rsidDel="0055501D">
          <w:rPr>
            <w:bCs/>
          </w:rPr>
          <w:delText>. Thus, any rate</w:delText>
        </w:r>
        <w:bookmarkStart w:id="642" w:name="_Hlk511994962"/>
        <w:r w:rsidR="00241649" w:rsidDel="0055501D">
          <w:rPr>
            <w:bCs/>
          </w:rPr>
          <w:delText xml:space="preserve"> reduction is best phased-in.</w:delText>
        </w:r>
        <w:r w:rsidR="00241649" w:rsidRPr="00AB340A" w:rsidDel="0055501D">
          <w:rPr>
            <w:b/>
            <w:bCs/>
            <w:i/>
          </w:rPr>
          <w:delText xml:space="preserve"> </w:delText>
        </w:r>
        <w:r w:rsidR="00241649" w:rsidRPr="007D6648" w:rsidDel="0055501D">
          <w:rPr>
            <w:bCs/>
          </w:rPr>
          <w:delText>Furthermore,</w:delText>
        </w:r>
        <w:r w:rsidR="00241649" w:rsidRPr="007D6648" w:rsidDel="0055501D">
          <w:rPr>
            <w:i/>
            <w:rPrChange w:id="643" w:author="Ochoa, Javier" w:date="2018-06-08T15:24:00Z">
              <w:rPr/>
            </w:rPrChange>
          </w:rPr>
          <w:delText xml:space="preserve"> </w:delText>
        </w:r>
        <w:r w:rsidR="00241649" w:rsidRPr="00241649" w:rsidDel="0055501D">
          <w:rPr>
            <w:bCs/>
          </w:rPr>
          <w:delText>close</w:delText>
        </w:r>
        <w:r w:rsidR="00241649" w:rsidDel="0055501D">
          <w:rPr>
            <w:bCs/>
          </w:rPr>
          <w:delText xml:space="preserve"> coordination with the provinces—whose rates are comparable to the federal—is needed to assure an appropriate collective response and avoid any worsening of inter-provincial competition</w:delText>
        </w:r>
        <w:bookmarkEnd w:id="642"/>
        <w:r w:rsidR="00241649" w:rsidDel="0055501D">
          <w:rPr>
            <w:bCs/>
          </w:rPr>
          <w:delText>.</w:delText>
        </w:r>
        <w:r w:rsidR="004A7F2D" w:rsidRPr="004A7F2D" w:rsidDel="0055501D">
          <w:rPr>
            <w:noProof/>
          </w:rPr>
          <w:delText xml:space="preserve"> </w:delText>
        </w:r>
      </w:del>
    </w:p>
    <w:p w14:paraId="5DB1BDAD" w14:textId="59ECC2C1" w:rsidR="00B25719" w:rsidRPr="001967CB" w:rsidDel="0055501D" w:rsidRDefault="00632584" w:rsidP="00843BF1">
      <w:pPr>
        <w:pStyle w:val="ParagraphNumbering"/>
        <w:numPr>
          <w:ilvl w:val="0"/>
          <w:numId w:val="17"/>
        </w:numPr>
        <w:rPr>
          <w:del w:id="644" w:author="Huang, Chengyu" w:date="2019-05-28T10:54:00Z"/>
          <w:b/>
          <w:bCs/>
        </w:rPr>
      </w:pPr>
      <w:del w:id="645" w:author="Huang, Chengyu" w:date="2019-05-28T10:54:00Z">
        <w:r w:rsidDel="0055501D">
          <w:rPr>
            <w:b/>
            <w:bCs/>
            <w:i/>
          </w:rPr>
          <w:delText xml:space="preserve">Enhancing </w:delText>
        </w:r>
        <w:r w:rsidR="00B25719" w:rsidRPr="00AB340A" w:rsidDel="0055501D">
          <w:rPr>
            <w:b/>
            <w:bCs/>
            <w:i/>
          </w:rPr>
          <w:delText xml:space="preserve">tax </w:delText>
        </w:r>
        <w:r w:rsidDel="0055501D">
          <w:rPr>
            <w:b/>
            <w:bCs/>
            <w:i/>
          </w:rPr>
          <w:delText>allowances for investment</w:delText>
        </w:r>
        <w:r w:rsidR="005F683F" w:rsidDel="0055501D">
          <w:rPr>
            <w:b/>
            <w:bCs/>
            <w:i/>
          </w:rPr>
          <w:delText xml:space="preserve">. </w:delText>
        </w:r>
        <w:r w:rsidR="00B25719" w:rsidDel="0055501D">
          <w:rPr>
            <w:bCs/>
          </w:rPr>
          <w:delText xml:space="preserve">The federal government has continually extended the </w:delText>
        </w:r>
        <w:r w:rsidR="003F03A2" w:rsidDel="0055501D">
          <w:rPr>
            <w:bCs/>
          </w:rPr>
          <w:delText xml:space="preserve">accelerated </w:delText>
        </w:r>
        <w:r w:rsidR="007456F7" w:rsidDel="0055501D">
          <w:rPr>
            <w:bCs/>
          </w:rPr>
          <w:delText>capital cost allowance rate of 50 percent</w:delText>
        </w:r>
        <w:r w:rsidR="003F03A2" w:rsidDel="0055501D">
          <w:rPr>
            <w:bCs/>
          </w:rPr>
          <w:delText xml:space="preserve"> for machinery equipment used in manufacturing and processing</w:delText>
        </w:r>
        <w:r w:rsidR="00B25719" w:rsidDel="0055501D">
          <w:rPr>
            <w:bCs/>
          </w:rPr>
          <w:delText xml:space="preserve">, which is currently set to expire </w:delText>
        </w:r>
        <w:r w:rsidR="00C74B17" w:rsidDel="0055501D">
          <w:rPr>
            <w:bCs/>
          </w:rPr>
          <w:delText>in</w:delText>
        </w:r>
        <w:r w:rsidR="00B25719" w:rsidDel="0055501D">
          <w:rPr>
            <w:bCs/>
          </w:rPr>
          <w:delText xml:space="preserve"> 2023.  It has also gradually expanded the accelerated capital allowances to a broader class of assets. </w:delText>
        </w:r>
        <w:r w:rsidR="00A80094" w:rsidDel="0055501D">
          <w:rPr>
            <w:bCs/>
          </w:rPr>
          <w:delText xml:space="preserve">Nevertheless, as </w:delText>
        </w:r>
        <w:r w:rsidR="00B25719" w:rsidDel="0055501D">
          <w:rPr>
            <w:bCs/>
          </w:rPr>
          <w:delText>international competition to attract investment intensifies</w:delText>
        </w:r>
        <w:r w:rsidR="00A80094" w:rsidDel="0055501D">
          <w:rPr>
            <w:bCs/>
          </w:rPr>
          <w:delText>, i</w:delText>
        </w:r>
        <w:r w:rsidR="00B25719" w:rsidDel="0055501D">
          <w:rPr>
            <w:bCs/>
          </w:rPr>
          <w:delText>nvestors may increasingly look for treatment comparable to immediate expensing</w:delText>
        </w:r>
        <w:r w:rsidR="0015200D" w:rsidRPr="0015200D" w:rsidDel="0055501D">
          <w:rPr>
            <w:bCs/>
          </w:rPr>
          <w:delText xml:space="preserve"> </w:delText>
        </w:r>
        <w:r w:rsidR="0015200D" w:rsidDel="0055501D">
          <w:rPr>
            <w:bCs/>
          </w:rPr>
          <w:delText>(</w:delText>
        </w:r>
        <w:r w:rsidR="004C7015" w:rsidDel="0055501D">
          <w:rPr>
            <w:bCs/>
          </w:rPr>
          <w:delText>i.</w:delText>
        </w:r>
        <w:r w:rsidR="0015200D" w:rsidDel="0055501D">
          <w:rPr>
            <w:bCs/>
          </w:rPr>
          <w:delText>e.</w:delText>
        </w:r>
        <w:r w:rsidR="004C7015" w:rsidDel="0055501D">
          <w:rPr>
            <w:bCs/>
          </w:rPr>
          <w:delText xml:space="preserve"> </w:delText>
        </w:r>
        <w:r w:rsidR="0015200D" w:rsidDel="0055501D">
          <w:rPr>
            <w:bCs/>
          </w:rPr>
          <w:delText>increasing the depreciation rate to 100 percent)</w:delText>
        </w:r>
        <w:r w:rsidR="00B25719" w:rsidDel="0055501D">
          <w:rPr>
            <w:bCs/>
          </w:rPr>
          <w:delText xml:space="preserve">, and indeed this may be more germane for </w:delText>
        </w:r>
        <w:r w:rsidR="00FF33E5" w:rsidDel="0055501D">
          <w:rPr>
            <w:bCs/>
          </w:rPr>
          <w:delText xml:space="preserve">investors </w:delText>
        </w:r>
        <w:r w:rsidR="00B25719" w:rsidDel="0055501D">
          <w:rPr>
            <w:bCs/>
          </w:rPr>
          <w:delText>than modest difference</w:delText>
        </w:r>
        <w:r w:rsidR="0015200D" w:rsidDel="0055501D">
          <w:rPr>
            <w:bCs/>
          </w:rPr>
          <w:delText>s</w:delText>
        </w:r>
        <w:r w:rsidR="00B25719" w:rsidDel="0055501D">
          <w:rPr>
            <w:bCs/>
          </w:rPr>
          <w:delText xml:space="preserve"> i</w:delText>
        </w:r>
        <w:r w:rsidR="0015200D" w:rsidDel="0055501D">
          <w:rPr>
            <w:bCs/>
          </w:rPr>
          <w:delText>n</w:delText>
        </w:r>
        <w:r w:rsidR="00B25719" w:rsidDel="0055501D">
          <w:rPr>
            <w:bCs/>
          </w:rPr>
          <w:delText xml:space="preserve"> statutory tax rates</w:delText>
        </w:r>
        <w:r w:rsidR="0015200D" w:rsidDel="0055501D">
          <w:rPr>
            <w:bCs/>
          </w:rPr>
          <w:delText>.</w:delText>
        </w:r>
        <w:r w:rsidR="008840E5" w:rsidDel="0055501D">
          <w:rPr>
            <w:rStyle w:val="FootnoteReference"/>
            <w:bCs/>
          </w:rPr>
          <w:footnoteReference w:id="23"/>
        </w:r>
      </w:del>
    </w:p>
    <w:p w14:paraId="0B9D51E8" w14:textId="2BA50484" w:rsidR="00123C9D" w:rsidRPr="001148C8" w:rsidDel="0055501D" w:rsidRDefault="00B25719" w:rsidP="001148C8">
      <w:pPr>
        <w:pStyle w:val="ParagraphNumbering"/>
        <w:ind w:left="0" w:firstLine="0"/>
        <w:rPr>
          <w:del w:id="648" w:author="Huang, Chengyu" w:date="2019-05-28T10:54:00Z"/>
          <w:rFonts w:eastAsia="Times New Roman"/>
          <w:color w:val="000000"/>
          <w:lang w:eastAsia="zh-CN"/>
        </w:rPr>
      </w:pPr>
      <w:del w:id="649" w:author="Huang, Chengyu" w:date="2019-05-28T10:54:00Z">
        <w:r w:rsidRPr="00C92A7C" w:rsidDel="0055501D">
          <w:rPr>
            <w:rFonts w:eastAsia="Times New Roman"/>
            <w:b/>
            <w:color w:val="000000"/>
            <w:lang w:eastAsia="zh-CN"/>
          </w:rPr>
          <w:delText xml:space="preserve">A more radical approach </w:delText>
        </w:r>
        <w:r w:rsidR="00A66B6A" w:rsidDel="0055501D">
          <w:rPr>
            <w:rFonts w:eastAsia="Times New Roman"/>
            <w:b/>
            <w:color w:val="000000"/>
            <w:lang w:eastAsia="zh-CN"/>
          </w:rPr>
          <w:delText xml:space="preserve">would change the structure of the CIT system. </w:delText>
        </w:r>
        <w:r w:rsidR="00632584" w:rsidRPr="00917621" w:rsidDel="0055501D">
          <w:rPr>
            <w:rFonts w:eastAsia="Times New Roman"/>
            <w:color w:val="000000"/>
            <w:lang w:eastAsia="zh-CN"/>
          </w:rPr>
          <w:delText xml:space="preserve">Possible elements </w:delText>
        </w:r>
        <w:r w:rsidR="00632584" w:rsidDel="0055501D">
          <w:rPr>
            <w:rFonts w:eastAsia="Times New Roman"/>
            <w:color w:val="000000"/>
            <w:lang w:eastAsia="zh-CN"/>
          </w:rPr>
          <w:delText xml:space="preserve">include: </w:delText>
        </w:r>
        <w:r w:rsidR="00632584" w:rsidRPr="001745E5" w:rsidDel="0055501D">
          <w:rPr>
            <w:rFonts w:eastAsia="Times New Roman"/>
            <w:color w:val="000000"/>
            <w:lang w:eastAsia="zh-CN"/>
          </w:rPr>
          <w:delText>(i) converting the CIT into a form of rent tax</w:delText>
        </w:r>
        <w:r w:rsidR="00632584" w:rsidDel="0055501D">
          <w:rPr>
            <w:rFonts w:eastAsia="Times New Roman"/>
            <w:color w:val="000000"/>
            <w:lang w:eastAsia="zh-CN"/>
          </w:rPr>
          <w:delText xml:space="preserve"> so that the METR is zero and there is no distortion between debt and equity financing, which </w:delText>
        </w:r>
        <w:r w:rsidR="00632584" w:rsidRPr="00C92A7C" w:rsidDel="0055501D">
          <w:rPr>
            <w:rFonts w:eastAsia="Times New Roman"/>
            <w:color w:val="000000"/>
            <w:lang w:eastAsia="zh-CN"/>
          </w:rPr>
          <w:delText>could be achieved by</w:delText>
        </w:r>
        <w:r w:rsidR="00632584" w:rsidDel="0055501D">
          <w:rPr>
            <w:rFonts w:eastAsia="Times New Roman"/>
            <w:color w:val="000000"/>
            <w:lang w:eastAsia="zh-CN"/>
          </w:rPr>
          <w:delText>, for instance,</w:delText>
        </w:r>
        <w:r w:rsidR="00632584" w:rsidRPr="00C92A7C" w:rsidDel="0055501D">
          <w:rPr>
            <w:rFonts w:eastAsia="Times New Roman"/>
            <w:color w:val="000000"/>
            <w:lang w:eastAsia="zh-CN"/>
          </w:rPr>
          <w:delText xml:space="preserve"> moving to</w:delText>
        </w:r>
        <w:r w:rsidR="00632584" w:rsidDel="0055501D">
          <w:rPr>
            <w:rFonts w:eastAsia="Times New Roman"/>
            <w:color w:val="000000"/>
            <w:lang w:eastAsia="zh-CN"/>
          </w:rPr>
          <w:delText xml:space="preserve"> a cash-flow system through</w:delText>
        </w:r>
        <w:r w:rsidR="00632584" w:rsidRPr="00C92A7C" w:rsidDel="0055501D">
          <w:rPr>
            <w:rFonts w:eastAsia="Times New Roman"/>
            <w:color w:val="000000"/>
            <w:lang w:eastAsia="zh-CN"/>
          </w:rPr>
          <w:delText xml:space="preserve"> immediate expensing and removing interest deductibility</w:delText>
        </w:r>
        <w:r w:rsidR="00632584" w:rsidDel="0055501D">
          <w:rPr>
            <w:rFonts w:eastAsia="Times New Roman"/>
            <w:color w:val="000000"/>
            <w:lang w:eastAsia="zh-CN"/>
          </w:rPr>
          <w:delText>;</w:delText>
        </w:r>
        <w:r w:rsidR="00632584" w:rsidRPr="00C92A7C" w:rsidDel="0055501D">
          <w:rPr>
            <w:rFonts w:eastAsia="Times New Roman"/>
            <w:color w:val="000000"/>
            <w:lang w:eastAsia="zh-CN"/>
          </w:rPr>
          <w:delText xml:space="preserve"> or by adopting </w:delText>
        </w:r>
        <w:r w:rsidR="00632584" w:rsidDel="0055501D">
          <w:rPr>
            <w:rFonts w:eastAsia="Times New Roman"/>
            <w:color w:val="000000"/>
            <w:lang w:eastAsia="zh-CN"/>
          </w:rPr>
          <w:delText>an</w:delText>
        </w:r>
        <w:r w:rsidR="00632584" w:rsidRPr="00C92A7C" w:rsidDel="0055501D">
          <w:rPr>
            <w:rFonts w:eastAsia="Times New Roman"/>
            <w:color w:val="000000"/>
            <w:lang w:eastAsia="zh-CN"/>
          </w:rPr>
          <w:delText xml:space="preserve"> Allowance for Corporate Equity (ACE) system, that provide</w:delText>
        </w:r>
        <w:r w:rsidR="00632584" w:rsidDel="0055501D">
          <w:rPr>
            <w:rFonts w:eastAsia="Times New Roman"/>
            <w:color w:val="000000"/>
            <w:lang w:eastAsia="zh-CN"/>
          </w:rPr>
          <w:delText>s</w:delText>
        </w:r>
        <w:r w:rsidR="00632584" w:rsidRPr="00C92A7C" w:rsidDel="0055501D">
          <w:rPr>
            <w:rFonts w:eastAsia="Times New Roman"/>
            <w:color w:val="000000"/>
            <w:lang w:eastAsia="zh-CN"/>
          </w:rPr>
          <w:delText xml:space="preserve"> a deduction for the notional cost of equity alongside continued interest deductibility;</w:delText>
        </w:r>
        <w:r w:rsidR="00632584" w:rsidRPr="00AA66C8" w:rsidDel="0055501D">
          <w:rPr>
            <w:rStyle w:val="FootnoteReference"/>
            <w:rPrChange w:id="650" w:author="Ochoa, Javier" w:date="2018-06-08T15:24:00Z">
              <w:rPr>
                <w:color w:val="000000"/>
              </w:rPr>
            </w:rPrChange>
          </w:rPr>
          <w:delText xml:space="preserve"> </w:delText>
        </w:r>
        <w:r w:rsidR="00632584" w:rsidDel="0055501D">
          <w:rPr>
            <w:rStyle w:val="FootnoteReference"/>
            <w:rFonts w:eastAsia="Times New Roman"/>
            <w:color w:val="000000"/>
            <w:lang w:eastAsia="zh-CN"/>
          </w:rPr>
          <w:footnoteReference w:id="24"/>
        </w:r>
        <w:r w:rsidR="00632584" w:rsidRPr="00C92A7C" w:rsidDel="0055501D">
          <w:rPr>
            <w:rFonts w:eastAsia="Times New Roman"/>
            <w:color w:val="000000"/>
            <w:lang w:eastAsia="zh-CN"/>
          </w:rPr>
          <w:delText xml:space="preserve"> (ii)</w:delText>
        </w:r>
        <w:r w:rsidR="00632584" w:rsidDel="0055501D">
          <w:rPr>
            <w:rFonts w:eastAsia="Times New Roman"/>
            <w:color w:val="000000"/>
            <w:lang w:eastAsia="zh-CN"/>
          </w:rPr>
          <w:delText xml:space="preserve"> </w:delText>
        </w:r>
        <w:bookmarkStart w:id="653" w:name="_Hlk510523089"/>
        <w:r w:rsidR="00632584" w:rsidDel="0055501D">
          <w:rPr>
            <w:rFonts w:eastAsia="Times New Roman"/>
            <w:color w:val="000000"/>
            <w:lang w:eastAsia="zh-CN"/>
          </w:rPr>
          <w:delText>removing or scaling back</w:delText>
        </w:r>
        <w:r w:rsidR="00632584" w:rsidRPr="007A356C" w:rsidDel="0055501D">
          <w:rPr>
            <w:rFonts w:eastAsia="Times New Roman"/>
            <w:color w:val="000000"/>
            <w:lang w:eastAsia="zh-CN"/>
          </w:rPr>
          <w:delText xml:space="preserve"> the current system of </w:delText>
        </w:r>
        <w:r w:rsidR="00632584" w:rsidDel="0055501D">
          <w:rPr>
            <w:rFonts w:eastAsia="Times New Roman"/>
            <w:color w:val="000000"/>
            <w:lang w:eastAsia="zh-CN"/>
          </w:rPr>
          <w:delText>integration</w:delText>
        </w:r>
        <w:r w:rsidR="00632584" w:rsidRPr="001148C8" w:rsidDel="0055501D">
          <w:rPr>
            <w:rFonts w:eastAsia="Times New Roman"/>
            <w:color w:val="000000"/>
            <w:lang w:eastAsia="zh-CN"/>
          </w:rPr>
          <w:delText xml:space="preserve"> between corporate and personal taxation of shareholders, which is </w:delText>
        </w:r>
        <w:bookmarkEnd w:id="653"/>
        <w:r w:rsidR="00632584" w:rsidDel="0055501D">
          <w:rPr>
            <w:rFonts w:eastAsia="Times New Roman"/>
            <w:color w:val="000000"/>
            <w:lang w:eastAsia="zh-CN"/>
          </w:rPr>
          <w:delText>unduly generous for income earned abroad (likely to have paid no Canadian tax), aims to relieve a burden that shareholders may not bear (in a highly open economy, a larger part of the burden of the CIT may fall on immobile factors, such as labor), and may do little to encourage domestic investment.</w:delText>
        </w:r>
        <w:r w:rsidRPr="001148C8" w:rsidDel="0055501D">
          <w:rPr>
            <w:rFonts w:eastAsia="Times New Roman"/>
            <w:color w:val="000000"/>
            <w:lang w:eastAsia="zh-CN"/>
          </w:rPr>
          <w:delText xml:space="preserve"> </w:delText>
        </w:r>
      </w:del>
    </w:p>
    <w:p w14:paraId="2291FCF2" w14:textId="0ACE54E9" w:rsidR="00DA7E86" w:rsidRPr="00DC0FE8" w:rsidDel="0055501D" w:rsidRDefault="00632584" w:rsidP="007D6648">
      <w:pPr>
        <w:pStyle w:val="ParagraphNumbering"/>
        <w:ind w:left="0" w:firstLine="0"/>
        <w:rPr>
          <w:del w:id="654" w:author="Huang, Chengyu" w:date="2019-05-28T10:54:00Z"/>
          <w:rPrChange w:id="655" w:author="Ochoa, Javier" w:date="2018-06-08T15:24:00Z">
            <w:rPr>
              <w:del w:id="656" w:author="Huang, Chengyu" w:date="2019-05-28T10:54:00Z"/>
              <w:color w:val="000000"/>
            </w:rPr>
          </w:rPrChange>
        </w:rPr>
      </w:pPr>
      <w:del w:id="657" w:author="Huang, Chengyu" w:date="2019-05-28T10:54:00Z">
        <w:r w:rsidDel="0055501D">
          <w:rPr>
            <w:rFonts w:eastAsia="Times New Roman"/>
            <w:b/>
            <w:color w:val="000000"/>
            <w:lang w:eastAsia="zh-CN"/>
          </w:rPr>
          <w:delText>As the ideal, s</w:delText>
        </w:r>
        <w:r w:rsidRPr="007456F7" w:rsidDel="0055501D">
          <w:rPr>
            <w:rFonts w:eastAsia="Times New Roman"/>
            <w:b/>
            <w:color w:val="000000"/>
            <w:lang w:eastAsia="zh-CN"/>
          </w:rPr>
          <w:delText>taff would recommend that Canada overhaul its current system to remove distortions</w:delText>
        </w:r>
        <w:r w:rsidDel="0055501D">
          <w:rPr>
            <w:rFonts w:eastAsia="Times New Roman"/>
            <w:b/>
            <w:color w:val="000000"/>
            <w:lang w:eastAsia="zh-CN"/>
          </w:rPr>
          <w:delText>,</w:delText>
        </w:r>
        <w:r w:rsidRPr="007456F7" w:rsidDel="0055501D">
          <w:rPr>
            <w:rFonts w:eastAsia="Times New Roman"/>
            <w:b/>
            <w:color w:val="000000"/>
            <w:lang w:eastAsia="zh-CN"/>
          </w:rPr>
          <w:delText xml:space="preserve"> but such a radical approach </w:delText>
        </w:r>
        <w:r w:rsidDel="0055501D">
          <w:rPr>
            <w:rFonts w:eastAsia="Times New Roman"/>
            <w:b/>
            <w:color w:val="000000"/>
            <w:lang w:eastAsia="zh-CN"/>
          </w:rPr>
          <w:delText>w</w:delText>
        </w:r>
        <w:r w:rsidRPr="007456F7" w:rsidDel="0055501D">
          <w:rPr>
            <w:rFonts w:eastAsia="Times New Roman"/>
            <w:b/>
            <w:color w:val="000000"/>
            <w:lang w:eastAsia="zh-CN"/>
          </w:rPr>
          <w:delText>ould be politically difficult in the short term.</w:delText>
        </w:r>
        <w:r w:rsidRPr="00123C9D" w:rsidDel="0055501D">
          <w:rPr>
            <w:rFonts w:eastAsia="Times New Roman"/>
            <w:color w:val="000000"/>
            <w:lang w:eastAsia="zh-CN"/>
          </w:rPr>
          <w:delText xml:space="preserve"> </w:delText>
        </w:r>
        <w:bookmarkStart w:id="658" w:name="_Hlk511064099"/>
        <w:r w:rsidDel="0055501D">
          <w:rPr>
            <w:rFonts w:eastAsia="Times New Roman"/>
            <w:color w:val="000000"/>
            <w:lang w:eastAsia="zh-CN"/>
          </w:rPr>
          <w:delText xml:space="preserve">An alternative is an </w:delText>
        </w:r>
        <w:r w:rsidRPr="00123C9D" w:rsidDel="0055501D">
          <w:rPr>
            <w:rFonts w:eastAsia="Times New Roman"/>
            <w:color w:val="000000"/>
            <w:lang w:eastAsia="zh-CN"/>
          </w:rPr>
          <w:delText xml:space="preserve">incremental approach </w:delText>
        </w:r>
        <w:r w:rsidDel="0055501D">
          <w:rPr>
            <w:rFonts w:eastAsia="Times New Roman"/>
            <w:color w:val="000000"/>
            <w:lang w:eastAsia="zh-CN"/>
          </w:rPr>
          <w:delText>that is consistent with the long-term vision of a rent tax (</w:delText>
        </w:r>
        <w:r w:rsidDel="0055501D">
          <w:delText>e.g. more generous depreciation plus tighter limits on interest deduction) while guarding against immediate revenue risks.</w:delText>
        </w:r>
        <w:r w:rsidDel="0055501D">
          <w:rPr>
            <w:rPrChange w:id="659" w:author="Ochoa, Javier" w:date="2018-06-08T15:24:00Z">
              <w:rPr>
                <w:color w:val="000000"/>
              </w:rPr>
            </w:rPrChange>
          </w:rPr>
          <w:delText xml:space="preserve"> </w:delText>
        </w:r>
        <w:r w:rsidRPr="00123C9D" w:rsidDel="0055501D">
          <w:rPr>
            <w:rFonts w:eastAsia="Times New Roman"/>
            <w:color w:val="000000"/>
            <w:lang w:eastAsia="zh-CN"/>
          </w:rPr>
          <w:delText xml:space="preserve">Ultimately, the choice will depend on the </w:delText>
        </w:r>
        <w:r w:rsidDel="0055501D">
          <w:rPr>
            <w:rFonts w:eastAsia="Times New Roman"/>
            <w:color w:val="000000"/>
            <w:lang w:eastAsia="zh-CN"/>
          </w:rPr>
          <w:delText xml:space="preserve">revenue implications of the reform and the </w:delText>
        </w:r>
        <w:r w:rsidRPr="00123C9D" w:rsidDel="0055501D">
          <w:rPr>
            <w:rFonts w:eastAsia="Times New Roman"/>
            <w:color w:val="000000"/>
            <w:lang w:eastAsia="zh-CN"/>
          </w:rPr>
          <w:delText>political appetite for change.</w:delText>
        </w:r>
        <w:bookmarkStart w:id="660" w:name="_Toc450312678"/>
        <w:bookmarkEnd w:id="658"/>
      </w:del>
    </w:p>
    <w:p w14:paraId="24F1364B" w14:textId="6E92D993" w:rsidR="00B915F5" w:rsidRPr="00414D06" w:rsidDel="0055501D" w:rsidRDefault="00B915F5" w:rsidP="00304B62">
      <w:pPr>
        <w:pStyle w:val="Heading2"/>
        <w:ind w:left="0"/>
        <w:rPr>
          <w:del w:id="661" w:author="Huang, Chengyu" w:date="2019-05-28T10:54:00Z"/>
          <w:sz w:val="26"/>
          <w:rPrChange w:id="662" w:author="Ochoa, Javier" w:date="2018-06-08T15:24:00Z">
            <w:rPr>
              <w:del w:id="663" w:author="Huang, Chengyu" w:date="2019-05-28T10:54:00Z"/>
            </w:rPr>
          </w:rPrChange>
        </w:rPr>
      </w:pPr>
      <w:bookmarkStart w:id="664" w:name="_Toc516148762"/>
      <w:bookmarkStart w:id="665" w:name="_Toc516218268"/>
      <w:bookmarkStart w:id="666" w:name="_Toc512008983"/>
      <w:bookmarkStart w:id="667" w:name="_Toc516239213"/>
      <w:del w:id="668" w:author="Huang, Chengyu" w:date="2019-05-28T10:54:00Z">
        <w:r w:rsidRPr="00414D06" w:rsidDel="0055501D">
          <w:rPr>
            <w:b w:val="0"/>
            <w:bCs w:val="0"/>
            <w:iCs w:val="0"/>
            <w:sz w:val="26"/>
            <w:rPrChange w:id="669" w:author="Ochoa, Javier" w:date="2018-06-08T15:24:00Z">
              <w:rPr>
                <w:b w:val="0"/>
                <w:bCs w:val="0"/>
                <w:iCs w:val="0"/>
              </w:rPr>
            </w:rPrChange>
          </w:rPr>
          <w:delText>Monetary Policy</w:delText>
        </w:r>
        <w:bookmarkEnd w:id="660"/>
        <w:bookmarkEnd w:id="664"/>
        <w:bookmarkEnd w:id="665"/>
        <w:bookmarkEnd w:id="666"/>
        <w:bookmarkEnd w:id="667"/>
        <w:r w:rsidRPr="00414D06" w:rsidDel="0055501D">
          <w:rPr>
            <w:b w:val="0"/>
            <w:bCs w:val="0"/>
            <w:iCs w:val="0"/>
            <w:sz w:val="26"/>
            <w:rPrChange w:id="670" w:author="Ochoa, Javier" w:date="2018-06-08T15:24:00Z">
              <w:rPr>
                <w:b w:val="0"/>
                <w:bCs w:val="0"/>
                <w:iCs w:val="0"/>
              </w:rPr>
            </w:rPrChange>
          </w:rPr>
          <w:delText xml:space="preserve"> </w:delText>
        </w:r>
      </w:del>
    </w:p>
    <w:p w14:paraId="666B64E8" w14:textId="4B70F028" w:rsidR="003074B4" w:rsidRPr="003074B4" w:rsidDel="0055501D" w:rsidRDefault="003074B4" w:rsidP="003074B4">
      <w:pPr>
        <w:rPr>
          <w:del w:id="671" w:author="Huang, Chengyu" w:date="2019-05-28T10:54:00Z"/>
          <w:i/>
        </w:rPr>
      </w:pPr>
      <w:del w:id="672" w:author="Huang, Chengyu" w:date="2019-05-28T10:54:00Z">
        <w:r w:rsidRPr="003074B4" w:rsidDel="0055501D">
          <w:rPr>
            <w:i/>
          </w:rPr>
          <w:delText xml:space="preserve">The monetary policy tightening cycle </w:delText>
        </w:r>
        <w:r w:rsidR="00A76470" w:rsidDel="0055501D">
          <w:rPr>
            <w:i/>
          </w:rPr>
          <w:delText>should remain gradual</w:delText>
        </w:r>
        <w:r w:rsidRPr="003074B4" w:rsidDel="0055501D">
          <w:rPr>
            <w:i/>
          </w:rPr>
          <w:delText xml:space="preserve"> </w:delText>
        </w:r>
        <w:r w:rsidDel="0055501D">
          <w:rPr>
            <w:i/>
          </w:rPr>
          <w:delText xml:space="preserve">given below-target inflation and the </w:delText>
        </w:r>
        <w:r w:rsidRPr="003074B4" w:rsidDel="0055501D">
          <w:rPr>
            <w:i/>
          </w:rPr>
          <w:delText xml:space="preserve">balance </w:delText>
        </w:r>
        <w:r w:rsidR="00E45C1C" w:rsidDel="0055501D">
          <w:rPr>
            <w:i/>
          </w:rPr>
          <w:delText xml:space="preserve">of </w:delText>
        </w:r>
        <w:r w:rsidR="00026E5A" w:rsidDel="0055501D">
          <w:rPr>
            <w:i/>
          </w:rPr>
          <w:delText>risks around the outlook.</w:delText>
        </w:r>
      </w:del>
    </w:p>
    <w:p w14:paraId="2AFDDE8B" w14:textId="46BA1628" w:rsidR="003074B4" w:rsidRPr="003074B4" w:rsidDel="0055501D" w:rsidRDefault="003074B4" w:rsidP="003074B4">
      <w:pPr>
        <w:rPr>
          <w:del w:id="673" w:author="Huang, Chengyu" w:date="2019-05-28T10:54:00Z"/>
        </w:rPr>
      </w:pPr>
    </w:p>
    <w:p w14:paraId="54BCA37A" w14:textId="0B89B5FB" w:rsidR="001323C7" w:rsidRPr="00F6794A" w:rsidDel="0055501D" w:rsidRDefault="004C557A" w:rsidP="00CE7AF5">
      <w:pPr>
        <w:pStyle w:val="ParagraphNumbering"/>
        <w:ind w:left="0" w:firstLine="0"/>
        <w:rPr>
          <w:del w:id="674" w:author="Huang, Chengyu" w:date="2019-05-28T10:54:00Z"/>
        </w:rPr>
      </w:pPr>
      <w:bookmarkStart w:id="675" w:name="_Hlk509912252"/>
      <w:del w:id="676" w:author="Huang, Chengyu" w:date="2019-05-28T10:54:00Z">
        <w:r w:rsidDel="0055501D">
          <w:rPr>
            <w:noProof/>
          </w:rPr>
          <w:drawing>
            <wp:anchor distT="0" distB="0" distL="114300" distR="114300" simplePos="0" relativeHeight="252676096" behindDoc="0" locked="0" layoutInCell="1" allowOverlap="1" wp14:anchorId="2C0E02EC" wp14:editId="59FF48BC">
              <wp:simplePos x="0" y="0"/>
              <wp:positionH relativeFrom="margin">
                <wp:posOffset>2924810</wp:posOffset>
              </wp:positionH>
              <wp:positionV relativeFrom="paragraph">
                <wp:posOffset>69850</wp:posOffset>
              </wp:positionV>
              <wp:extent cx="2785110" cy="2819400"/>
              <wp:effectExtent l="0" t="0" r="0" b="0"/>
              <wp:wrapThrough wrapText="bothSides">
                <wp:wrapPolygon edited="0">
                  <wp:start x="0" y="0"/>
                  <wp:lineTo x="0" y="21454"/>
                  <wp:lineTo x="21423" y="21454"/>
                  <wp:lineTo x="21423"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85110" cy="2819400"/>
                      </a:xfrm>
                      <a:prstGeom prst="rect">
                        <a:avLst/>
                      </a:prstGeom>
                    </pic:spPr>
                  </pic:pic>
                </a:graphicData>
              </a:graphic>
              <wp14:sizeRelH relativeFrom="margin">
                <wp14:pctWidth>0</wp14:pctWidth>
              </wp14:sizeRelH>
              <wp14:sizeRelV relativeFrom="margin">
                <wp14:pctHeight>0</wp14:pctHeight>
              </wp14:sizeRelV>
            </wp:anchor>
          </w:drawing>
        </w:r>
        <w:r w:rsidR="00771074" w:rsidRPr="00CE7AF5" w:rsidDel="0055501D">
          <w:rPr>
            <w:b/>
          </w:rPr>
          <w:delText>The monetary</w:delText>
        </w:r>
        <w:r w:rsidR="00771074" w:rsidRPr="00413B2B" w:rsidDel="0055501D">
          <w:rPr>
            <w:b/>
          </w:rPr>
          <w:delText xml:space="preserve"> policy stance has been appropriate.</w:delText>
        </w:r>
        <w:r w:rsidR="00771074" w:rsidRPr="00EC6C7E" w:rsidDel="0055501D">
          <w:delText xml:space="preserve"> </w:delText>
        </w:r>
        <w:r w:rsidR="00EF2D39" w:rsidRPr="00A865C0" w:rsidDel="0055501D">
          <w:delText>The output gap entered positive territory in 2017</w:delText>
        </w:r>
        <w:r w:rsidR="001323C7" w:rsidRPr="00F00CCE" w:rsidDel="0055501D">
          <w:delText xml:space="preserve"> and resources are becoming more stretched</w:delText>
        </w:r>
        <w:r w:rsidR="00EF2D39" w:rsidRPr="00F00CCE" w:rsidDel="0055501D">
          <w:delText xml:space="preserve">, as evidenced </w:delText>
        </w:r>
        <w:r w:rsidR="00A316E0" w:rsidRPr="00F00CCE" w:rsidDel="0055501D">
          <w:delText>by</w:delText>
        </w:r>
        <w:r w:rsidR="00EF2D39" w:rsidRPr="00F00CCE" w:rsidDel="0055501D">
          <w:delText xml:space="preserve"> high capacity utilization and employment</w:delText>
        </w:r>
        <w:r w:rsidR="003D146B" w:rsidRPr="00F00CCE" w:rsidDel="0055501D">
          <w:delText>,</w:delText>
        </w:r>
        <w:r w:rsidR="00EF2D39" w:rsidRPr="00F00CCE" w:rsidDel="0055501D">
          <w:delText xml:space="preserve"> and rising core </w:delText>
        </w:r>
        <w:r w:rsidR="00771074" w:rsidRPr="00F00CCE" w:rsidDel="0055501D">
          <w:delText>inflation</w:delText>
        </w:r>
        <w:r w:rsidR="00EF2D39" w:rsidRPr="00F00CCE" w:rsidDel="0055501D">
          <w:delText xml:space="preserve">. </w:delText>
        </w:r>
        <w:bookmarkEnd w:id="675"/>
        <w:r w:rsidR="001323C7" w:rsidRPr="00F00CCE" w:rsidDel="0055501D">
          <w:delText xml:space="preserve">Nevertheless, inflationary pressures remain </w:delText>
        </w:r>
        <w:r w:rsidR="00567704" w:rsidDel="0055501D">
          <w:delText xml:space="preserve">well </w:delText>
        </w:r>
        <w:r w:rsidR="001323C7" w:rsidRPr="00EC6C7E" w:rsidDel="0055501D">
          <w:delText xml:space="preserve">contained with core inflation measures still sitting </w:delText>
        </w:r>
        <w:r w:rsidR="00A316E0" w:rsidRPr="00EC6C7E" w:rsidDel="0055501D">
          <w:delText xml:space="preserve">slightly </w:delText>
        </w:r>
        <w:r w:rsidR="001323C7" w:rsidRPr="00EC6C7E" w:rsidDel="0055501D">
          <w:delText>below the</w:delText>
        </w:r>
        <w:r w:rsidR="00B62F39" w:rsidDel="0055501D">
          <w:delText xml:space="preserve"> </w:delText>
        </w:r>
        <w:r w:rsidR="001323C7" w:rsidRPr="00EC6C7E" w:rsidDel="0055501D">
          <w:delText>central target</w:delText>
        </w:r>
        <w:r w:rsidR="00B62F39" w:rsidDel="0055501D">
          <w:delText xml:space="preserve">, </w:delText>
        </w:r>
        <w:bookmarkStart w:id="677" w:name="_Hlk511739599"/>
        <w:r w:rsidR="00B62F39" w:rsidDel="0055501D">
          <w:delText>reflecting a combination of slow transmission of demand into inflation and a tendency for inflation to undershoot the target</w:delText>
        </w:r>
        <w:bookmarkStart w:id="678" w:name="_Hlk509912282"/>
        <w:r w:rsidR="003863F0" w:rsidDel="0055501D">
          <w:delText xml:space="preserve">. </w:delText>
        </w:r>
        <w:bookmarkEnd w:id="677"/>
        <w:r w:rsidR="003863F0" w:rsidDel="0055501D">
          <w:delText>W</w:delText>
        </w:r>
        <w:r w:rsidR="00771074" w:rsidRPr="00EC6C7E" w:rsidDel="0055501D">
          <w:delText xml:space="preserve">hile a tightening cycle was initiated in July last year (with </w:delText>
        </w:r>
        <w:r w:rsidR="00EF2D39" w:rsidRPr="00F00CCE" w:rsidDel="0055501D">
          <w:delText>the policy rate being raised [3] times so far),</w:delText>
        </w:r>
        <w:r w:rsidR="00771074" w:rsidRPr="00F00CCE" w:rsidDel="0055501D">
          <w:delText xml:space="preserve"> </w:delText>
        </w:r>
        <w:r w:rsidR="00EF2D39" w:rsidRPr="00F00CCE" w:rsidDel="0055501D">
          <w:delText>monetary policy settings remain accommodative</w:delText>
        </w:r>
        <w:r w:rsidR="00E5791E" w:rsidRPr="00F00CCE" w:rsidDel="0055501D">
          <w:delText>, reflecting the balance of risks around the outlook and below-target inflation</w:delText>
        </w:r>
        <w:r w:rsidR="001323C7" w:rsidRPr="00F00CCE" w:rsidDel="0055501D">
          <w:delText>.</w:delText>
        </w:r>
        <w:bookmarkEnd w:id="678"/>
        <w:r w:rsidR="008C78FB" w:rsidRPr="00F00CCE" w:rsidDel="0055501D">
          <w:delText xml:space="preserve"> </w:delText>
        </w:r>
      </w:del>
    </w:p>
    <w:p w14:paraId="63D85D0E" w14:textId="53348382" w:rsidR="00771074" w:rsidDel="0055501D" w:rsidRDefault="00EF2D39" w:rsidP="00BB02BD">
      <w:pPr>
        <w:pStyle w:val="ParagraphNumbering"/>
        <w:ind w:left="0" w:firstLine="0"/>
        <w:rPr>
          <w:del w:id="679" w:author="Huang, Chengyu" w:date="2019-05-28T10:54:00Z"/>
        </w:rPr>
      </w:pPr>
      <w:del w:id="680" w:author="Huang, Chengyu" w:date="2019-05-28T10:54:00Z">
        <w:r w:rsidDel="0055501D">
          <w:delText xml:space="preserve"> </w:delText>
        </w:r>
        <w:r w:rsidR="00771074" w:rsidDel="0055501D">
          <w:delText xml:space="preserve"> </w:delText>
        </w:r>
        <w:r w:rsidR="001323C7" w:rsidRPr="00E5791E" w:rsidDel="0055501D">
          <w:rPr>
            <w:b/>
          </w:rPr>
          <w:delText xml:space="preserve">The tightening cycle should </w:delText>
        </w:r>
        <w:r w:rsidR="00E5791E" w:rsidRPr="00E5791E" w:rsidDel="0055501D">
          <w:rPr>
            <w:b/>
          </w:rPr>
          <w:delText xml:space="preserve">proceed with caution. </w:delText>
        </w:r>
        <w:r w:rsidR="005C3454" w:rsidRPr="00E10793" w:rsidDel="0055501D">
          <w:delText>Further</w:delText>
        </w:r>
        <w:r w:rsidR="00A617C1" w:rsidDel="0055501D">
          <w:delText xml:space="preserve"> monetary tightening is </w:delText>
        </w:r>
        <w:r w:rsidR="005C3454" w:rsidRPr="00E10793" w:rsidDel="0055501D">
          <w:delText xml:space="preserve">warranted, but policy normalization should be gradual. </w:delText>
        </w:r>
        <w:r w:rsidR="00F15ED5" w:rsidDel="0055501D">
          <w:delText xml:space="preserve">Tighter monetary policy </w:delText>
        </w:r>
        <w:r w:rsidR="003D46FD" w:rsidDel="0055501D">
          <w:delText xml:space="preserve">would help </w:delText>
        </w:r>
        <w:r w:rsidR="00F15ED5" w:rsidDel="0055501D">
          <w:delText xml:space="preserve">activity </w:delText>
        </w:r>
        <w:r w:rsidR="00D80378" w:rsidDel="0055501D">
          <w:delText xml:space="preserve">converge </w:delText>
        </w:r>
        <w:r w:rsidR="00F15ED5" w:rsidRPr="00E10793" w:rsidDel="0055501D">
          <w:delText>toward more sustainable levels</w:delText>
        </w:r>
        <w:r w:rsidR="00F15ED5" w:rsidDel="0055501D">
          <w:delText xml:space="preserve"> and build much-needed policy space</w:delText>
        </w:r>
        <w:r w:rsidR="008E356A" w:rsidDel="0055501D">
          <w:delText xml:space="preserve"> for future downturns</w:delText>
        </w:r>
        <w:r w:rsidR="00F15ED5" w:rsidDel="0055501D">
          <w:delText xml:space="preserve">. </w:delText>
        </w:r>
        <w:r w:rsidR="002C7036" w:rsidRPr="006F0BFB" w:rsidDel="0055501D">
          <w:delText>However,</w:delText>
        </w:r>
        <w:r w:rsidR="006F0BFB" w:rsidDel="0055501D">
          <w:delText xml:space="preserve"> a</w:delText>
        </w:r>
        <w:r w:rsidR="00290CDE" w:rsidDel="0055501D">
          <w:delText xml:space="preserve">gainst the backdrop of </w:delText>
        </w:r>
        <w:r w:rsidR="0045208C" w:rsidRPr="00A316E0" w:rsidDel="0055501D">
          <w:delText>elevated levels of uncertainty emanating from U.S. tax and trade policies, there</w:delText>
        </w:r>
        <w:r w:rsidR="00CC4F09" w:rsidDel="0055501D">
          <w:delText xml:space="preserve"> is merit in pursuing a more gradual tightening cycle</w:delText>
        </w:r>
        <w:r w:rsidR="00BB7092" w:rsidDel="0055501D">
          <w:delText xml:space="preserve">. </w:delText>
        </w:r>
        <w:r w:rsidR="00D219F5" w:rsidRPr="007D6648" w:rsidDel="0055501D">
          <w:rPr>
            <w:rPrChange w:id="681" w:author="Ochoa, Javier" w:date="2018-06-08T15:24:00Z">
              <w:rPr>
                <w:sz w:val="22"/>
              </w:rPr>
            </w:rPrChange>
          </w:rPr>
          <w:delText>Staff project a gradual increase of the policy rate towards its neutral level (around 3 percent) over the projection horizon</w:delText>
        </w:r>
        <w:r w:rsidR="00F9201C" w:rsidDel="0055501D">
          <w:delText>.</w:delText>
        </w:r>
        <w:r w:rsidR="00552CA8" w:rsidDel="0055501D">
          <w:delText xml:space="preserve">  </w:delText>
        </w:r>
      </w:del>
    </w:p>
    <w:p w14:paraId="540A9CFD" w14:textId="5952DBF1" w:rsidR="00C520E9" w:rsidRPr="00414D06" w:rsidDel="0055501D" w:rsidRDefault="00C520E9" w:rsidP="00426551">
      <w:pPr>
        <w:pStyle w:val="Heading2"/>
        <w:ind w:left="0"/>
        <w:rPr>
          <w:del w:id="682" w:author="Huang, Chengyu" w:date="2019-05-28T10:54:00Z"/>
          <w:sz w:val="26"/>
          <w:rPrChange w:id="683" w:author="Ochoa, Javier" w:date="2018-06-08T15:24:00Z">
            <w:rPr>
              <w:del w:id="684" w:author="Huang, Chengyu" w:date="2019-05-28T10:54:00Z"/>
            </w:rPr>
          </w:rPrChange>
        </w:rPr>
      </w:pPr>
      <w:bookmarkStart w:id="685" w:name="_Toc516148763"/>
      <w:bookmarkStart w:id="686" w:name="_Toc516218269"/>
      <w:bookmarkStart w:id="687" w:name="_Toc512008984"/>
      <w:bookmarkStart w:id="688" w:name="_Toc516239214"/>
      <w:bookmarkStart w:id="689" w:name="_Toc450312680"/>
      <w:del w:id="690" w:author="Huang, Chengyu" w:date="2019-05-28T10:54:00Z">
        <w:r w:rsidRPr="00414D06" w:rsidDel="0055501D">
          <w:rPr>
            <w:b w:val="0"/>
            <w:bCs w:val="0"/>
            <w:iCs w:val="0"/>
            <w:sz w:val="26"/>
            <w:rPrChange w:id="691" w:author="Ochoa, Javier" w:date="2018-06-08T15:24:00Z">
              <w:rPr>
                <w:b w:val="0"/>
                <w:bCs w:val="0"/>
                <w:iCs w:val="0"/>
              </w:rPr>
            </w:rPrChange>
          </w:rPr>
          <w:delText>Financial Sector Polic</w:delText>
        </w:r>
        <w:r w:rsidR="00166ADB" w:rsidRPr="00414D06" w:rsidDel="0055501D">
          <w:rPr>
            <w:b w:val="0"/>
            <w:bCs w:val="0"/>
            <w:iCs w:val="0"/>
            <w:sz w:val="26"/>
            <w:rPrChange w:id="692" w:author="Ochoa, Javier" w:date="2018-06-08T15:24:00Z">
              <w:rPr>
                <w:b w:val="0"/>
                <w:bCs w:val="0"/>
                <w:iCs w:val="0"/>
              </w:rPr>
            </w:rPrChange>
          </w:rPr>
          <w:delText>y</w:delText>
        </w:r>
        <w:bookmarkEnd w:id="685"/>
        <w:bookmarkEnd w:id="686"/>
        <w:bookmarkEnd w:id="687"/>
        <w:bookmarkEnd w:id="688"/>
      </w:del>
    </w:p>
    <w:p w14:paraId="38BFEC1F" w14:textId="7B5FCCA3" w:rsidR="00ED651E" w:rsidRPr="00ED651E" w:rsidDel="0055501D" w:rsidRDefault="00ED651E" w:rsidP="00ED651E">
      <w:pPr>
        <w:rPr>
          <w:del w:id="693" w:author="Huang, Chengyu" w:date="2019-05-28T10:54:00Z"/>
          <w:i/>
        </w:rPr>
      </w:pPr>
      <w:del w:id="694" w:author="Huang, Chengyu" w:date="2019-05-28T10:54:00Z">
        <w:r w:rsidRPr="00ED651E" w:rsidDel="0055501D">
          <w:rPr>
            <w:i/>
          </w:rPr>
          <w:delText xml:space="preserve">Macroprudential measures </w:delText>
        </w:r>
        <w:r w:rsidR="00EC7169" w:rsidDel="0055501D">
          <w:rPr>
            <w:i/>
          </w:rPr>
          <w:delText>currently in place appear to have contributed to a cooling in the housing market</w:delText>
        </w:r>
        <w:r w:rsidR="00A24003" w:rsidDel="0055501D">
          <w:rPr>
            <w:i/>
          </w:rPr>
          <w:delText>.</w:delText>
        </w:r>
        <w:r w:rsidR="00EC7169" w:rsidDel="0055501D">
          <w:rPr>
            <w:i/>
          </w:rPr>
          <w:delText xml:space="preserve"> </w:delText>
        </w:r>
        <w:r w:rsidR="00EC7169" w:rsidDel="0055501D">
          <w:rPr>
            <w:i/>
            <w:rPrChange w:id="695" w:author="Ochoa, Javier" w:date="2018-06-08T15:24:00Z">
              <w:rPr>
                <w:rFonts w:ascii="SegoeUI-Bold" w:hAnsi="SegoeUI-Bold"/>
                <w:i/>
              </w:rPr>
            </w:rPrChange>
          </w:rPr>
          <w:delText xml:space="preserve">They should be complemented </w:delText>
        </w:r>
        <w:r w:rsidR="00EC7169" w:rsidDel="0055501D">
          <w:rPr>
            <w:i/>
          </w:rPr>
          <w:delText>by</w:delText>
        </w:r>
        <w:r w:rsidR="00EC7169" w:rsidDel="0055501D">
          <w:rPr>
            <w:i/>
            <w:rPrChange w:id="696" w:author="Ochoa, Javier" w:date="2018-06-08T15:24:00Z">
              <w:rPr>
                <w:rFonts w:ascii="SegoeUI-Bold" w:hAnsi="SegoeUI-Bold"/>
                <w:i/>
              </w:rPr>
            </w:rPrChange>
          </w:rPr>
          <w:delText xml:space="preserve"> a </w:delText>
        </w:r>
        <w:r w:rsidRPr="00ED651E" w:rsidDel="0055501D">
          <w:rPr>
            <w:rFonts w:ascii="SegoeUI-Bold" w:hAnsi="SegoeUI-Bold" w:cs="SegoeUI-Bold"/>
            <w:bCs/>
            <w:i/>
            <w:szCs w:val="21"/>
          </w:rPr>
          <w:delText xml:space="preserve">broad set of supply-side policies </w:delText>
        </w:r>
        <w:r w:rsidR="00EC7169" w:rsidDel="0055501D">
          <w:rPr>
            <w:rFonts w:ascii="SegoeUI-Bold" w:hAnsi="SegoeUI-Bold" w:cs="SegoeUI-Bold"/>
            <w:bCs/>
            <w:i/>
            <w:szCs w:val="21"/>
          </w:rPr>
          <w:delText>t</w:delText>
        </w:r>
        <w:r w:rsidRPr="00ED651E" w:rsidDel="0055501D">
          <w:rPr>
            <w:rFonts w:ascii="SegoeUI-Bold" w:hAnsi="SegoeUI-Bold" w:cs="SegoeUI-Bold"/>
            <w:bCs/>
            <w:i/>
            <w:szCs w:val="21"/>
          </w:rPr>
          <w:delText xml:space="preserve">o </w:delText>
        </w:r>
        <w:r w:rsidR="00EC7169" w:rsidDel="0055501D">
          <w:rPr>
            <w:rFonts w:ascii="SegoeUI-Bold" w:hAnsi="SegoeUI-Bold" w:cs="SegoeUI-Bold"/>
            <w:bCs/>
            <w:i/>
            <w:szCs w:val="21"/>
          </w:rPr>
          <w:delText>address affordability concerns</w:delText>
        </w:r>
        <w:r w:rsidR="00EC7169" w:rsidRPr="00ED651E" w:rsidDel="0055501D">
          <w:rPr>
            <w:rFonts w:ascii="SegoeUI-Bold" w:hAnsi="SegoeUI-Bold" w:cs="SegoeUI-Bold"/>
            <w:bCs/>
            <w:i/>
            <w:szCs w:val="21"/>
          </w:rPr>
          <w:delText xml:space="preserve"> </w:delText>
        </w:r>
        <w:r w:rsidR="00EC7169" w:rsidDel="0055501D">
          <w:rPr>
            <w:rFonts w:ascii="SegoeUI-Bold" w:hAnsi="SegoeUI-Bold" w:cs="SegoeUI-Bold"/>
            <w:bCs/>
            <w:i/>
            <w:szCs w:val="21"/>
          </w:rPr>
          <w:delText xml:space="preserve">and </w:delText>
        </w:r>
        <w:r w:rsidRPr="00ED651E" w:rsidDel="0055501D">
          <w:rPr>
            <w:rFonts w:ascii="SegoeUI-Bold" w:hAnsi="SegoeUI-Bold" w:cs="SegoeUI-Bold"/>
            <w:bCs/>
            <w:i/>
            <w:szCs w:val="21"/>
          </w:rPr>
          <w:delText xml:space="preserve">more durably </w:delText>
        </w:r>
        <w:r w:rsidR="00E7390E" w:rsidDel="0055501D">
          <w:rPr>
            <w:rFonts w:ascii="SegoeUI-Bold" w:hAnsi="SegoeUI-Bold" w:cs="SegoeUI-Bold"/>
            <w:bCs/>
            <w:i/>
            <w:szCs w:val="21"/>
          </w:rPr>
          <w:delText>m</w:delText>
        </w:r>
        <w:r w:rsidRPr="00ED651E" w:rsidDel="0055501D">
          <w:rPr>
            <w:rFonts w:ascii="SegoeUI-Bold" w:hAnsi="SegoeUI-Bold" w:cs="SegoeUI-Bold"/>
            <w:bCs/>
            <w:i/>
            <w:szCs w:val="21"/>
          </w:rPr>
          <w:delText xml:space="preserve">anage </w:delText>
        </w:r>
        <w:r w:rsidR="00EC7169" w:rsidDel="0055501D">
          <w:rPr>
            <w:rFonts w:ascii="SegoeUI-Bold" w:hAnsi="SegoeUI-Bold" w:cs="SegoeUI-Bold"/>
            <w:bCs/>
            <w:i/>
            <w:szCs w:val="21"/>
          </w:rPr>
          <w:delText>housing market imbalances over the long run</w:delText>
        </w:r>
        <w:r w:rsidRPr="00ED651E" w:rsidDel="0055501D">
          <w:rPr>
            <w:rFonts w:ascii="SegoeUI-Bold" w:hAnsi="SegoeUI-Bold" w:cs="SegoeUI-Bold"/>
            <w:bCs/>
            <w:i/>
            <w:szCs w:val="21"/>
          </w:rPr>
          <w:delText>. P</w:delText>
        </w:r>
        <w:r w:rsidRPr="00ED651E" w:rsidDel="0055501D">
          <w:rPr>
            <w:i/>
          </w:rPr>
          <w:delText xml:space="preserve">otential and emerging risks in the financial sector require </w:delText>
        </w:r>
        <w:r w:rsidR="00EC7169" w:rsidDel="0055501D">
          <w:rPr>
            <w:i/>
          </w:rPr>
          <w:delText>coordinated</w:delText>
        </w:r>
        <w:r w:rsidRPr="00ED651E" w:rsidDel="0055501D">
          <w:rPr>
            <w:i/>
          </w:rPr>
          <w:delText xml:space="preserve"> monitoring.</w:delText>
        </w:r>
        <w:r w:rsidR="00A24003" w:rsidRPr="00A24003" w:rsidDel="0055501D">
          <w:rPr>
            <w:i/>
          </w:rPr>
          <w:delText xml:space="preserve"> </w:delText>
        </w:r>
      </w:del>
    </w:p>
    <w:p w14:paraId="5554F810" w14:textId="253A7E7B" w:rsidR="00ED651E" w:rsidRPr="00ED651E" w:rsidDel="0055501D" w:rsidRDefault="00ED651E" w:rsidP="00ED651E">
      <w:pPr>
        <w:rPr>
          <w:del w:id="697" w:author="Huang, Chengyu" w:date="2019-05-28T10:54:00Z"/>
        </w:rPr>
      </w:pPr>
    </w:p>
    <w:p w14:paraId="5FC81B94" w14:textId="3AD80517" w:rsidR="0035601F" w:rsidDel="00F1263F" w:rsidRDefault="00800D46" w:rsidP="0035601F">
      <w:pPr>
        <w:pStyle w:val="ParagraphNumbering"/>
        <w:ind w:left="0" w:firstLine="0"/>
        <w:rPr>
          <w:del w:id="698" w:author="Huang, Chengyu" w:date="2019-05-28T12:44:00Z"/>
        </w:rPr>
      </w:pPr>
      <w:del w:id="699" w:author="Huang, Chengyu" w:date="2019-05-28T10:54:00Z">
        <w:r w:rsidRPr="003B4621" w:rsidDel="0055501D">
          <w:rPr>
            <w:b/>
          </w:rPr>
          <w:delText>The federal government ha</w:delText>
        </w:r>
        <w:r w:rsidR="00D74C4B" w:rsidRPr="003B4621" w:rsidDel="0055501D">
          <w:rPr>
            <w:b/>
          </w:rPr>
          <w:delText>s</w:delText>
        </w:r>
        <w:r w:rsidRPr="003B4621" w:rsidDel="0055501D">
          <w:rPr>
            <w:b/>
          </w:rPr>
          <w:delText xml:space="preserve"> introduced a </w:delText>
        </w:r>
        <w:r w:rsidR="00045DCB" w:rsidRPr="003B4621" w:rsidDel="0055501D">
          <w:rPr>
            <w:b/>
          </w:rPr>
          <w:delText xml:space="preserve">raft of </w:delText>
        </w:r>
        <w:r w:rsidRPr="003B4621" w:rsidDel="0055501D">
          <w:rPr>
            <w:b/>
          </w:rPr>
          <w:delText>macroprudential</w:delText>
        </w:r>
        <w:r w:rsidR="002C2903" w:rsidRPr="003B4621" w:rsidDel="0055501D">
          <w:rPr>
            <w:b/>
          </w:rPr>
          <w:delText xml:space="preserve"> </w:delText>
        </w:r>
        <w:r w:rsidRPr="003B4621" w:rsidDel="0055501D">
          <w:rPr>
            <w:b/>
          </w:rPr>
          <w:delText xml:space="preserve">measures over the last ten years to </w:delText>
        </w:r>
        <w:r w:rsidR="005C44BF" w:rsidDel="0055501D">
          <w:rPr>
            <w:b/>
          </w:rPr>
          <w:delText>preempt complacency regarding risk-taking by financial institutions and to</w:delText>
        </w:r>
        <w:r w:rsidR="005C44BF" w:rsidRPr="003B4621" w:rsidDel="0055501D">
          <w:rPr>
            <w:b/>
          </w:rPr>
          <w:delText xml:space="preserve"> </w:delText>
        </w:r>
        <w:r w:rsidRPr="003B4621" w:rsidDel="0055501D">
          <w:rPr>
            <w:b/>
          </w:rPr>
          <w:delText xml:space="preserve">tackle growing housing market imbalances </w:delText>
        </w:r>
        <w:r w:rsidR="000B4831" w:rsidRPr="003B4621" w:rsidDel="0055501D">
          <w:rPr>
            <w:b/>
          </w:rPr>
          <w:delText>that could undermine</w:delText>
        </w:r>
        <w:r w:rsidRPr="003B4621" w:rsidDel="0055501D">
          <w:rPr>
            <w:b/>
          </w:rPr>
          <w:delText xml:space="preserve"> financial stability.</w:delText>
        </w:r>
        <w:r w:rsidR="00BB3B3C" w:rsidDel="0055501D">
          <w:rPr>
            <w:rStyle w:val="FootnoteReference"/>
          </w:rPr>
          <w:footnoteReference w:id="25"/>
        </w:r>
        <w:r w:rsidR="001B529B" w:rsidDel="0055501D">
          <w:rPr>
            <w:b/>
          </w:rPr>
          <w:delText xml:space="preserve"> </w:delText>
        </w:r>
        <w:r w:rsidR="001B529B" w:rsidRPr="001B529B" w:rsidDel="0055501D">
          <w:delText>T</w:delText>
        </w:r>
        <w:r w:rsidDel="0055501D">
          <w:delText xml:space="preserve">he measures were </w:delText>
        </w:r>
        <w:r w:rsidR="001B529B" w:rsidDel="0055501D">
          <w:delText xml:space="preserve">initially </w:delText>
        </w:r>
        <w:r w:rsidDel="0055501D">
          <w:delText xml:space="preserve">aimed at </w:delText>
        </w:r>
        <w:r w:rsidR="003B4621" w:rsidDel="0055501D">
          <w:delText xml:space="preserve">the </w:delText>
        </w:r>
        <w:r w:rsidDel="0055501D">
          <w:delText xml:space="preserve">insured </w:delText>
        </w:r>
        <w:r w:rsidR="003B4621" w:rsidDel="0055501D">
          <w:delText xml:space="preserve">market </w:delText>
        </w:r>
        <w:r w:rsidR="0014546B" w:rsidDel="0055501D">
          <w:delText xml:space="preserve">and </w:delText>
        </w:r>
        <w:r w:rsidR="003B4621" w:rsidDel="0055501D">
          <w:delText>help</w:delText>
        </w:r>
        <w:r w:rsidR="0014546B" w:rsidDel="0055501D">
          <w:delText>ed</w:delText>
        </w:r>
        <w:r w:rsidR="003B4621" w:rsidDel="0055501D">
          <w:delText xml:space="preserve"> </w:delText>
        </w:r>
        <w:r w:rsidDel="0055501D">
          <w:delText>reduce the government’s exposure to the housing sector</w:delText>
        </w:r>
        <w:r w:rsidR="00D74C4B" w:rsidDel="0055501D">
          <w:delText>.</w:delText>
        </w:r>
        <w:r w:rsidDel="0055501D">
          <w:delText xml:space="preserve"> </w:delText>
        </w:r>
        <w:r w:rsidR="0014546B" w:rsidDel="0055501D">
          <w:delText>In early 2018</w:delText>
        </w:r>
        <w:r w:rsidR="003B4621" w:rsidDel="0055501D">
          <w:delText xml:space="preserve">, OSFI </w:delText>
        </w:r>
        <w:r w:rsidR="001B529B" w:rsidDel="0055501D">
          <w:delText xml:space="preserve">tightened the </w:delText>
        </w:r>
        <w:r w:rsidR="00D74C4B" w:rsidDel="0055501D">
          <w:delText xml:space="preserve">underwriting requirements </w:delText>
        </w:r>
        <w:r w:rsidR="001B529B" w:rsidDel="0055501D">
          <w:delText>for</w:delText>
        </w:r>
        <w:r w:rsidR="003B4621" w:rsidDel="0055501D">
          <w:delText xml:space="preserve"> </w:delText>
        </w:r>
        <w:r w:rsidR="001B529B" w:rsidDel="0055501D">
          <w:delText xml:space="preserve">low-ratio mortgages </w:delText>
        </w:r>
        <w:r w:rsidR="00BB3B3C" w:rsidDel="0055501D">
          <w:delText xml:space="preserve">to stem rising </w:delText>
        </w:r>
        <w:r w:rsidR="001B529B" w:rsidDel="0055501D">
          <w:delText xml:space="preserve">risk in the </w:delText>
        </w:r>
        <w:r w:rsidR="003B4621" w:rsidDel="0055501D">
          <w:delText xml:space="preserve">uninsured </w:delText>
        </w:r>
        <w:r w:rsidR="001B529B" w:rsidDel="0055501D">
          <w:delText xml:space="preserve">market. </w:delText>
        </w:r>
        <w:r w:rsidR="001B529B" w:rsidRPr="00BB3B3C" w:rsidDel="0055501D">
          <w:rPr>
            <w:rFonts w:cs="Segoe UI"/>
            <w:szCs w:val="21"/>
          </w:rPr>
          <w:delText xml:space="preserve">Low-ratio mortgages are now subject to: </w:delText>
        </w:r>
        <w:r w:rsidR="00D74C4B" w:rsidRPr="00BB3B3C" w:rsidDel="0055501D">
          <w:rPr>
            <w:rFonts w:cs="Segoe UI"/>
            <w:szCs w:val="21"/>
          </w:rPr>
          <w:delText>(i) a stress test for mortgage interest rates; (ii) LTV measures and limits t</w:delText>
        </w:r>
        <w:r w:rsidR="00DC4C4D" w:rsidRPr="00BB3B3C" w:rsidDel="0055501D">
          <w:rPr>
            <w:rFonts w:cs="Segoe UI"/>
            <w:szCs w:val="21"/>
          </w:rPr>
          <w:delText>hat</w:delText>
        </w:r>
        <w:r w:rsidR="00D74C4B" w:rsidRPr="00BB3B3C" w:rsidDel="0055501D">
          <w:rPr>
            <w:rFonts w:cs="Segoe UI"/>
            <w:szCs w:val="21"/>
          </w:rPr>
          <w:delText xml:space="preserve"> reflect housing markets risks</w:delText>
        </w:r>
        <w:r w:rsidR="001B529B" w:rsidRPr="00BB3B3C" w:rsidDel="0055501D">
          <w:rPr>
            <w:rFonts w:cs="Segoe UI"/>
            <w:szCs w:val="21"/>
          </w:rPr>
          <w:delText>, to be</w:delText>
        </w:r>
        <w:r w:rsidR="00F61063" w:rsidRPr="00BB3B3C" w:rsidDel="0055501D">
          <w:rPr>
            <w:rFonts w:cs="Segoe UI"/>
            <w:szCs w:val="21"/>
          </w:rPr>
          <w:delText xml:space="preserve"> </w:delText>
        </w:r>
        <w:r w:rsidR="00D74C4B" w:rsidRPr="00BB3B3C" w:rsidDel="0055501D">
          <w:rPr>
            <w:rFonts w:cs="Segoe UI"/>
            <w:color w:val="000000"/>
            <w:szCs w:val="21"/>
            <w:lang w:val="en"/>
          </w:rPr>
          <w:delText>updated as housing markets and the economic environment evolve</w:delText>
        </w:r>
        <w:r w:rsidR="00D74C4B" w:rsidRPr="00BB3B3C" w:rsidDel="0055501D">
          <w:rPr>
            <w:rFonts w:cs="Segoe UI"/>
            <w:szCs w:val="21"/>
          </w:rPr>
          <w:delText>; and (iii) restrictions on combining mortgages with other lending products (e.g. co-</w:delText>
        </w:r>
      </w:del>
      <w:del w:id="702" w:author="Huang, Chengyu" w:date="2019-05-28T12:44:00Z">
        <w:r w:rsidR="00D74C4B" w:rsidRPr="00BB3B3C" w:rsidDel="00F1263F">
          <w:rPr>
            <w:rFonts w:cs="Segoe UI"/>
            <w:szCs w:val="21"/>
          </w:rPr>
          <w:delText>lending</w:delText>
        </w:r>
        <w:r w:rsidR="00D74C4B" w:rsidDel="00F1263F">
          <w:delText xml:space="preserve"> arrangements) that c</w:delText>
        </w:r>
        <w:r w:rsidR="00D74C4B" w:rsidRPr="003B4621" w:rsidDel="00F1263F">
          <w:rPr>
            <w:iCs/>
          </w:rPr>
          <w:delText>ould circumvent LTV limits</w:delText>
        </w:r>
        <w:r w:rsidR="003B4621" w:rsidRPr="003B4621" w:rsidDel="00F1263F">
          <w:rPr>
            <w:iCs/>
          </w:rPr>
          <w:delText xml:space="preserve"> (</w:delText>
        </w:r>
        <w:r w:rsidR="0060205C" w:rsidDel="00F1263F">
          <w:delText>Annex III</w:delText>
        </w:r>
        <w:r w:rsidR="00D74C4B" w:rsidDel="00F1263F">
          <w:delText>).</w:delText>
        </w:r>
        <w:r w:rsidR="003B4621" w:rsidDel="00F1263F">
          <w:delText xml:space="preserve"> </w:delText>
        </w:r>
        <w:r w:rsidR="00D74C4B" w:rsidDel="00F1263F">
          <w:delText xml:space="preserve">Overall, these measures have </w:delText>
        </w:r>
        <w:r w:rsidR="00066059" w:rsidDel="00F1263F">
          <w:rPr>
            <w:noProof/>
          </w:rPr>
          <w:drawing>
            <wp:anchor distT="0" distB="0" distL="114300" distR="114300" simplePos="0" relativeHeight="252677120" behindDoc="0" locked="0" layoutInCell="1" allowOverlap="1" wp14:anchorId="7AE25B37" wp14:editId="07936DDE">
              <wp:simplePos x="0" y="0"/>
              <wp:positionH relativeFrom="margin">
                <wp:posOffset>3734435</wp:posOffset>
              </wp:positionH>
              <wp:positionV relativeFrom="paragraph">
                <wp:posOffset>1638300</wp:posOffset>
              </wp:positionV>
              <wp:extent cx="2393315" cy="2703830"/>
              <wp:effectExtent l="0" t="0" r="6985" b="1270"/>
              <wp:wrapThrough wrapText="bothSides">
                <wp:wrapPolygon edited="0">
                  <wp:start x="0" y="0"/>
                  <wp:lineTo x="0" y="21458"/>
                  <wp:lineTo x="21491" y="21458"/>
                  <wp:lineTo x="21491" y="0"/>
                  <wp:lineTo x="0"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93315" cy="2703830"/>
                      </a:xfrm>
                      <a:prstGeom prst="rect">
                        <a:avLst/>
                      </a:prstGeom>
                    </pic:spPr>
                  </pic:pic>
                </a:graphicData>
              </a:graphic>
              <wp14:sizeRelH relativeFrom="margin">
                <wp14:pctWidth>0</wp14:pctWidth>
              </wp14:sizeRelH>
              <wp14:sizeRelV relativeFrom="margin">
                <wp14:pctHeight>0</wp14:pctHeight>
              </wp14:sizeRelV>
            </wp:anchor>
          </w:drawing>
        </w:r>
        <w:r w:rsidR="00D74C4B" w:rsidDel="00F1263F">
          <w:delText>kept mortgage credit growth at moderate levels and s</w:delText>
        </w:r>
        <w:r w:rsidR="00F61063" w:rsidDel="00F1263F">
          <w:delText xml:space="preserve">lowed the pace of </w:delText>
        </w:r>
        <w:r w:rsidR="0060205C" w:rsidDel="00F1263F">
          <w:delText>house price inflation</w:delText>
        </w:r>
        <w:r w:rsidR="00D74C4B" w:rsidDel="00F1263F">
          <w:delText xml:space="preserve">. </w:delText>
        </w:r>
      </w:del>
    </w:p>
    <w:p w14:paraId="0E3B1522" w14:textId="6194F77B" w:rsidR="008C172D" w:rsidDel="00F1263F" w:rsidRDefault="008C172D" w:rsidP="008C172D">
      <w:pPr>
        <w:pStyle w:val="ParagraphNumbering"/>
        <w:ind w:left="0" w:firstLine="0"/>
        <w:rPr>
          <w:del w:id="703" w:author="Huang, Chengyu" w:date="2019-05-28T12:44:00Z"/>
        </w:rPr>
      </w:pPr>
      <w:del w:id="704" w:author="Huang, Chengyu" w:date="2019-05-28T12:44:00Z">
        <w:r w:rsidRPr="00F76F8C" w:rsidDel="00F1263F">
          <w:rPr>
            <w:b/>
          </w:rPr>
          <w:delText xml:space="preserve">In addition to financial stability concerns, the </w:delText>
        </w:r>
        <w:r w:rsidDel="00F1263F">
          <w:rPr>
            <w:b/>
          </w:rPr>
          <w:delText>rapid</w:delText>
        </w:r>
        <w:r w:rsidRPr="00F76F8C" w:rsidDel="00F1263F">
          <w:rPr>
            <w:b/>
          </w:rPr>
          <w:delText xml:space="preserve"> rise </w:delText>
        </w:r>
        <w:r w:rsidDel="00F1263F">
          <w:rPr>
            <w:b/>
          </w:rPr>
          <w:delText>in</w:delText>
        </w:r>
        <w:r w:rsidRPr="00F76F8C" w:rsidDel="00F1263F">
          <w:rPr>
            <w:b/>
          </w:rPr>
          <w:delText xml:space="preserve"> housing prices </w:delText>
        </w:r>
        <w:r w:rsidDel="00F1263F">
          <w:rPr>
            <w:b/>
          </w:rPr>
          <w:delText xml:space="preserve">has </w:delText>
        </w:r>
        <w:r w:rsidRPr="00F76F8C" w:rsidDel="00F1263F">
          <w:rPr>
            <w:b/>
          </w:rPr>
          <w:delText xml:space="preserve">led to </w:delText>
        </w:r>
        <w:bookmarkStart w:id="705" w:name="_Hlk511743766"/>
        <w:r w:rsidRPr="00F76F8C" w:rsidDel="00F1263F">
          <w:rPr>
            <w:b/>
          </w:rPr>
          <w:delText xml:space="preserve">worsening housing affordability, posing </w:delText>
        </w:r>
        <w:r w:rsidR="00CC0119" w:rsidDel="00F1263F">
          <w:rPr>
            <w:b/>
          </w:rPr>
          <w:delText>a m</w:delText>
        </w:r>
        <w:r w:rsidRPr="00F76F8C" w:rsidDel="00F1263F">
          <w:rPr>
            <w:b/>
          </w:rPr>
          <w:delText>ajor problem to some of Canada’s most dynamic metropolitan regions</w:delText>
        </w:r>
        <w:bookmarkEnd w:id="705"/>
        <w:r w:rsidRPr="00F76F8C" w:rsidDel="00F1263F">
          <w:rPr>
            <w:b/>
          </w:rPr>
          <w:delText xml:space="preserve">. </w:delText>
        </w:r>
        <w:r w:rsidRPr="00E03A8F" w:rsidDel="00F1263F">
          <w:delText>Although</w:delText>
        </w:r>
        <w:r w:rsidRPr="00F76F8C" w:rsidDel="00F1263F">
          <w:rPr>
            <w:b/>
          </w:rPr>
          <w:delText xml:space="preserve"> </w:delText>
        </w:r>
        <w:r w:rsidDel="00F1263F">
          <w:delText xml:space="preserve">Canada’s overall affordability </w:delText>
        </w:r>
        <w:r w:rsidR="00DE18A4" w:rsidDel="00F1263F">
          <w:delText xml:space="preserve">indices </w:delText>
        </w:r>
        <w:r w:rsidDel="00F1263F">
          <w:delText>are not among the worst globally, the Toronto and Vancouver regions are becoming severely unaffordable.</w:delText>
        </w:r>
        <w:r w:rsidR="00DE18A4" w:rsidDel="00F1263F">
          <w:rPr>
            <w:rStyle w:val="FootnoteReference"/>
          </w:rPr>
          <w:footnoteReference w:id="26"/>
        </w:r>
        <w:r w:rsidDel="00F1263F">
          <w:delText xml:space="preserve"> This raises not only important social concerns, but also economic ones, as worsening affordability works against attracting and keeping talent in the most dynamic urban centers.</w:delText>
        </w:r>
        <w:r w:rsidR="00533A78" w:rsidRPr="00533A78" w:rsidDel="00F1263F">
          <w:delText xml:space="preserve"> </w:delText>
        </w:r>
      </w:del>
    </w:p>
    <w:p w14:paraId="30AED4FF" w14:textId="612D858F" w:rsidR="007F6756" w:rsidDel="00F1263F" w:rsidRDefault="001B529B" w:rsidP="007F6756">
      <w:pPr>
        <w:pStyle w:val="ParagraphNumbering"/>
        <w:ind w:left="0" w:firstLine="0"/>
        <w:rPr>
          <w:del w:id="708" w:author="Huang, Chengyu" w:date="2019-05-28T12:44:00Z"/>
        </w:rPr>
      </w:pPr>
      <w:del w:id="709" w:author="Huang, Chengyu" w:date="2019-05-28T12:44:00Z">
        <w:r w:rsidRPr="007F6756" w:rsidDel="00F1263F">
          <w:rPr>
            <w:b/>
          </w:rPr>
          <w:delText>The B</w:delText>
        </w:r>
        <w:r w:rsidR="00A753A8" w:rsidDel="00F1263F">
          <w:rPr>
            <w:b/>
          </w:rPr>
          <w:delText xml:space="preserve">C </w:delText>
        </w:r>
        <w:r w:rsidRPr="007F6756" w:rsidDel="00F1263F">
          <w:rPr>
            <w:b/>
          </w:rPr>
          <w:delText xml:space="preserve">and Ontario governments </w:delText>
        </w:r>
        <w:r w:rsidR="007F6756" w:rsidDel="00F1263F">
          <w:rPr>
            <w:b/>
          </w:rPr>
          <w:delText xml:space="preserve">have </w:delText>
        </w:r>
        <w:r w:rsidRPr="007F6756" w:rsidDel="00F1263F">
          <w:rPr>
            <w:b/>
          </w:rPr>
          <w:delText>t</w:delText>
        </w:r>
        <w:r w:rsidR="007F6756" w:rsidDel="00F1263F">
          <w:rPr>
            <w:b/>
          </w:rPr>
          <w:delText>aken</w:delText>
        </w:r>
        <w:r w:rsidRPr="007F6756" w:rsidDel="00F1263F">
          <w:rPr>
            <w:b/>
          </w:rPr>
          <w:delText xml:space="preserve"> </w:delText>
        </w:r>
        <w:r w:rsidR="00CC0119" w:rsidDel="00F1263F">
          <w:rPr>
            <w:b/>
          </w:rPr>
          <w:delText xml:space="preserve">tax and other </w:delText>
        </w:r>
        <w:r w:rsidRPr="007F6756" w:rsidDel="00F1263F">
          <w:rPr>
            <w:b/>
          </w:rPr>
          <w:delText>measures</w:delText>
        </w:r>
        <w:r w:rsidR="007F6756" w:rsidDel="00F1263F">
          <w:rPr>
            <w:b/>
          </w:rPr>
          <w:delText xml:space="preserve"> </w:delText>
        </w:r>
        <w:r w:rsidRPr="007F6756" w:rsidDel="00F1263F">
          <w:rPr>
            <w:b/>
          </w:rPr>
          <w:delText xml:space="preserve">to </w:delText>
        </w:r>
        <w:r w:rsidR="007F6756" w:rsidRPr="007F6756" w:rsidDel="00F1263F">
          <w:rPr>
            <w:b/>
          </w:rPr>
          <w:delText>stem</w:delText>
        </w:r>
        <w:r w:rsidRPr="007F6756" w:rsidDel="00F1263F">
          <w:rPr>
            <w:b/>
          </w:rPr>
          <w:delText xml:space="preserve"> speculati</w:delText>
        </w:r>
        <w:r w:rsidR="007F6756" w:rsidRPr="007F6756" w:rsidDel="00F1263F">
          <w:rPr>
            <w:b/>
          </w:rPr>
          <w:delText>ve activity</w:delText>
        </w:r>
        <w:r w:rsidRPr="007F6756" w:rsidDel="00F1263F">
          <w:rPr>
            <w:b/>
          </w:rPr>
          <w:delText xml:space="preserve"> and </w:delText>
        </w:r>
        <w:r w:rsidR="007F6756" w:rsidRPr="007F6756" w:rsidDel="00F1263F">
          <w:rPr>
            <w:b/>
          </w:rPr>
          <w:delText>improve affordability in the</w:delText>
        </w:r>
        <w:r w:rsidR="008C172D" w:rsidDel="00F1263F">
          <w:rPr>
            <w:b/>
          </w:rPr>
          <w:delText>ir major</w:delText>
        </w:r>
        <w:r w:rsidR="007F6756" w:rsidRPr="007F6756" w:rsidDel="00F1263F">
          <w:rPr>
            <w:b/>
          </w:rPr>
          <w:delText xml:space="preserve"> </w:delText>
        </w:r>
        <w:r w:rsidR="008C172D" w:rsidDel="00F1263F">
          <w:rPr>
            <w:b/>
          </w:rPr>
          <w:delText>cities</w:delText>
        </w:r>
        <w:r w:rsidR="007F6756" w:rsidDel="00F1263F">
          <w:delText>. A 15 percent non-resident property transfer tax was introduced for the Toronto and Vancouver areas</w:delText>
        </w:r>
        <w:r w:rsidR="00A008F9" w:rsidDel="00F1263F">
          <w:delText xml:space="preserve"> between 2016–</w:delText>
        </w:r>
        <w:r w:rsidR="008C172D" w:rsidDel="00F1263F">
          <w:delText>17</w:delText>
        </w:r>
        <w:r w:rsidR="007F6756" w:rsidDel="00F1263F">
          <w:delText>.</w:delText>
        </w:r>
        <w:r w:rsidR="0060205C" w:rsidDel="00F1263F">
          <w:rPr>
            <w:rStyle w:val="FootnoteReference"/>
          </w:rPr>
          <w:footnoteReference w:id="27"/>
        </w:r>
        <w:r w:rsidR="007F6756" w:rsidDel="00F1263F">
          <w:delText xml:space="preserve"> In January 2018, BC increased the tax to 20 percent and expanded its geographic coverage. BC also introduced a new speculation tax that targets foreign and domestic speculators who own residential property in BC but do not pay income taxes in BC, including those who leave their units vacant.</w:delText>
        </w:r>
        <w:r w:rsidR="007F6756" w:rsidDel="00F1263F">
          <w:rPr>
            <w:rStyle w:val="FootnoteReference"/>
          </w:rPr>
          <w:footnoteReference w:id="28"/>
        </w:r>
        <w:r w:rsidR="00ED642A" w:rsidDel="00F1263F">
          <w:delText xml:space="preserve"> The </w:delText>
        </w:r>
        <w:r w:rsidR="00B66574" w:rsidDel="00F1263F">
          <w:delText>measures have mainly</w:delText>
        </w:r>
        <w:r w:rsidR="00ED642A" w:rsidDel="00F1263F">
          <w:delText xml:space="preserve"> targeted</w:delText>
        </w:r>
        <w:r w:rsidR="007F6756" w:rsidDel="00F1263F">
          <w:delText xml:space="preserve"> non-resident buyers, reflecting a perception that these buyers have significantly boosted price pressures in the Vancouver and Toronto areas</w:delText>
        </w:r>
        <w:r w:rsidR="00ED642A" w:rsidDel="00F1263F">
          <w:delText>.</w:delText>
        </w:r>
        <w:r w:rsidR="00976242" w:rsidDel="00F1263F">
          <w:delText xml:space="preserve"> In addition, Canada’s recent AML/CFT assessment also noted that the real estate sector, including in Vancouver, faced a higher risk of money laundering. </w:delText>
        </w:r>
      </w:del>
    </w:p>
    <w:p w14:paraId="68B1B1E2" w14:textId="14FEE679" w:rsidR="00D57C8A" w:rsidDel="00F1263F" w:rsidRDefault="00713F7A" w:rsidP="00F1263F">
      <w:pPr>
        <w:pStyle w:val="ParagraphNumbering"/>
        <w:ind w:left="0" w:firstLine="0"/>
        <w:rPr>
          <w:del w:id="714" w:author="Huang, Chengyu" w:date="2019-05-28T12:43:00Z"/>
        </w:rPr>
        <w:pPrChange w:id="715" w:author="Huang, Chengyu" w:date="2019-05-28T12:43:00Z">
          <w:pPr>
            <w:pStyle w:val="ParagraphNumbering"/>
            <w:ind w:left="0" w:firstLine="0"/>
          </w:pPr>
        </w:pPrChange>
      </w:pPr>
      <w:del w:id="716" w:author="Huang, Chengyu" w:date="2019-05-28T12:44:00Z">
        <w:r w:rsidRPr="000450B5" w:rsidDel="00F1263F">
          <w:rPr>
            <w:noProof/>
          </w:rPr>
          <w:drawing>
            <wp:anchor distT="0" distB="0" distL="114300" distR="114300" simplePos="0" relativeHeight="252663808" behindDoc="1" locked="0" layoutInCell="1" allowOverlap="1" wp14:anchorId="040222D7" wp14:editId="2F0C9986">
              <wp:simplePos x="0" y="0"/>
              <wp:positionH relativeFrom="margin">
                <wp:align>right</wp:align>
              </wp:positionH>
              <wp:positionV relativeFrom="page">
                <wp:posOffset>1165225</wp:posOffset>
              </wp:positionV>
              <wp:extent cx="2571750" cy="2058035"/>
              <wp:effectExtent l="0" t="0" r="0" b="0"/>
              <wp:wrapTight wrapText="bothSides">
                <wp:wrapPolygon edited="0">
                  <wp:start x="0" y="200"/>
                  <wp:lineTo x="0" y="2199"/>
                  <wp:lineTo x="800" y="3799"/>
                  <wp:lineTo x="320" y="3799"/>
                  <wp:lineTo x="320" y="6198"/>
                  <wp:lineTo x="1600" y="6998"/>
                  <wp:lineTo x="160" y="6998"/>
                  <wp:lineTo x="160" y="9197"/>
                  <wp:lineTo x="1600" y="10197"/>
                  <wp:lineTo x="160" y="10597"/>
                  <wp:lineTo x="160" y="12596"/>
                  <wp:lineTo x="1600" y="13396"/>
                  <wp:lineTo x="160" y="13796"/>
                  <wp:lineTo x="160" y="15595"/>
                  <wp:lineTo x="1120" y="16595"/>
                  <wp:lineTo x="160" y="17795"/>
                  <wp:lineTo x="0" y="20994"/>
                  <wp:lineTo x="480" y="21193"/>
                  <wp:lineTo x="4160" y="21393"/>
                  <wp:lineTo x="5760" y="21393"/>
                  <wp:lineTo x="16000" y="21193"/>
                  <wp:lineTo x="21440" y="20794"/>
                  <wp:lineTo x="21440" y="19794"/>
                  <wp:lineTo x="20800" y="16595"/>
                  <wp:lineTo x="21440" y="15795"/>
                  <wp:lineTo x="21440" y="13796"/>
                  <wp:lineTo x="20320" y="13396"/>
                  <wp:lineTo x="21440" y="12596"/>
                  <wp:lineTo x="21440" y="10597"/>
                  <wp:lineTo x="20320" y="10197"/>
                  <wp:lineTo x="21120" y="9197"/>
                  <wp:lineTo x="21120" y="7198"/>
                  <wp:lineTo x="20320" y="6998"/>
                  <wp:lineTo x="21120" y="5998"/>
                  <wp:lineTo x="21120" y="3999"/>
                  <wp:lineTo x="20320" y="3799"/>
                  <wp:lineTo x="21280" y="2599"/>
                  <wp:lineTo x="20960" y="2199"/>
                  <wp:lineTo x="15840" y="200"/>
                  <wp:lineTo x="0" y="20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175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8A" w:rsidRPr="00523E39" w:rsidDel="00F1263F">
          <w:rPr>
            <w:b/>
          </w:rPr>
          <w:delText xml:space="preserve">At this point, current macroprudential measures aimed at </w:delText>
        </w:r>
        <w:r w:rsidR="00D57C8A" w:rsidDel="00F1263F">
          <w:rPr>
            <w:b/>
          </w:rPr>
          <w:delText>containing housing-related financial sector risks a</w:delText>
        </w:r>
        <w:r w:rsidR="00D57C8A" w:rsidRPr="00523E39" w:rsidDel="00F1263F">
          <w:rPr>
            <w:b/>
          </w:rPr>
          <w:delText xml:space="preserve">ppear to be sufficient. </w:delText>
        </w:r>
        <w:r w:rsidR="00D57C8A" w:rsidRPr="0048783A" w:rsidDel="00F1263F">
          <w:delText>The gap between the financial and business cycle has closed</w:delText>
        </w:r>
        <w:r w:rsidR="00D57C8A" w:rsidDel="00F1263F">
          <w:delText>, and the previously overheating markets have cooled significantly</w:delText>
        </w:r>
        <w:r w:rsidR="00D57C8A" w:rsidRPr="0048783A" w:rsidDel="00F1263F">
          <w:delText xml:space="preserve">. </w:delText>
        </w:r>
        <w:r w:rsidR="00D57C8A" w:rsidDel="00F1263F">
          <w:delText>In addition, t</w:delText>
        </w:r>
        <w:r w:rsidR="00D57C8A" w:rsidRPr="0003635C" w:rsidDel="00F1263F">
          <w:delText>he BIS early warning indicator for domestic banking risks</w:delText>
        </w:r>
        <w:r w:rsidR="00D57C8A" w:rsidDel="00F1263F">
          <w:delText xml:space="preserve"> </w:delText>
        </w:r>
        <w:r w:rsidR="00D57C8A" w:rsidRPr="0003635C" w:rsidDel="00F1263F">
          <w:delText>show</w:delText>
        </w:r>
        <w:r w:rsidR="00D57C8A" w:rsidDel="00F1263F">
          <w:delText>s</w:delText>
        </w:r>
        <w:r w:rsidR="00D57C8A" w:rsidRPr="0003635C" w:rsidDel="00F1263F">
          <w:delText xml:space="preserve"> Canada’s credit to GDP gap </w:delText>
        </w:r>
        <w:r w:rsidR="00D57C8A" w:rsidDel="00F1263F">
          <w:delText xml:space="preserve">declining from </w:delText>
        </w:r>
        <w:r w:rsidR="00D57C8A" w:rsidRPr="0003635C" w:rsidDel="00F1263F">
          <w:delText>to 1</w:delText>
        </w:r>
        <w:r w:rsidR="00D57C8A" w:rsidDel="00F1263F">
          <w:delText>5</w:delText>
        </w:r>
        <w:r w:rsidR="00D57C8A" w:rsidRPr="0003635C" w:rsidDel="00F1263F">
          <w:delText xml:space="preserve">.4 percentage points </w:delText>
        </w:r>
        <w:r w:rsidR="00D57C8A" w:rsidDel="00F1263F">
          <w:delText>in 2016Q3</w:delText>
        </w:r>
        <w:r w:rsidR="00D57C8A" w:rsidRPr="0003635C" w:rsidDel="00F1263F">
          <w:delText xml:space="preserve"> </w:delText>
        </w:r>
        <w:r w:rsidR="00D57C8A" w:rsidDel="00F1263F">
          <w:delText>to 9.6 percentage points</w:delText>
        </w:r>
        <w:r w:rsidR="00D57C8A" w:rsidRPr="0003635C" w:rsidDel="00F1263F">
          <w:delText xml:space="preserve"> </w:delText>
        </w:r>
        <w:r w:rsidR="00D57C8A" w:rsidDel="00F1263F">
          <w:delText>in 2017Q3.</w:delText>
        </w:r>
        <w:r w:rsidR="00D57C8A" w:rsidDel="00F1263F">
          <w:rPr>
            <w:rStyle w:val="FootnoteReference"/>
          </w:rPr>
          <w:footnoteReference w:id="29"/>
        </w:r>
        <w:r w:rsidR="00D57C8A" w:rsidRPr="0048783A" w:rsidDel="00F1263F">
          <w:delText xml:space="preserve"> The authorities should therefore hold off on any new </w:delText>
        </w:r>
        <w:r w:rsidR="00D57C8A" w:rsidDel="00F1263F">
          <w:delText>macropr</w:delText>
        </w:r>
      </w:del>
      <w:del w:id="719" w:author="Huang, Chengyu" w:date="2019-05-28T12:43:00Z">
        <w:r w:rsidR="00D57C8A" w:rsidDel="00F1263F">
          <w:delText xml:space="preserve">udential </w:delText>
        </w:r>
        <w:r w:rsidR="00D57C8A" w:rsidRPr="0048783A" w:rsidDel="00F1263F">
          <w:delText>measures</w:delText>
        </w:r>
        <w:r w:rsidR="00D57C8A" w:rsidDel="00F1263F">
          <w:delText>. If housing vulnerabilities continue to rise, the authorities should consider introducing loan-to-income limits in line with previous staff advice.</w:delText>
        </w:r>
      </w:del>
    </w:p>
    <w:p w14:paraId="3635657C" w14:textId="38307332" w:rsidR="00800D46" w:rsidDel="00F1263F" w:rsidRDefault="00713F7A" w:rsidP="00F1263F">
      <w:pPr>
        <w:pStyle w:val="ParagraphNumbering"/>
        <w:ind w:left="0" w:firstLine="0"/>
        <w:rPr>
          <w:del w:id="720" w:author="Huang, Chengyu" w:date="2019-05-28T12:43:00Z"/>
        </w:rPr>
        <w:pPrChange w:id="721" w:author="Huang, Chengyu" w:date="2019-05-28T12:43:00Z">
          <w:pPr>
            <w:pStyle w:val="ParagraphNumbering"/>
            <w:ind w:left="0" w:firstLine="0"/>
          </w:pPr>
        </w:pPrChange>
      </w:pPr>
      <w:del w:id="722" w:author="Huang, Chengyu" w:date="2019-05-28T12:43:00Z">
        <w:r w:rsidRPr="0052442E" w:rsidDel="00F1263F">
          <w:rPr>
            <w:b/>
            <w:noProof/>
          </w:rPr>
          <w:drawing>
            <wp:anchor distT="0" distB="0" distL="114300" distR="114300" simplePos="0" relativeHeight="252687360" behindDoc="0" locked="0" layoutInCell="1" allowOverlap="1" wp14:anchorId="49DFA4EA" wp14:editId="0CCB2B27">
              <wp:simplePos x="0" y="0"/>
              <wp:positionH relativeFrom="margin">
                <wp:align>right</wp:align>
              </wp:positionH>
              <wp:positionV relativeFrom="paragraph">
                <wp:posOffset>765810</wp:posOffset>
              </wp:positionV>
              <wp:extent cx="2762250" cy="196820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968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0A1" w:rsidRPr="0052442E" w:rsidDel="00F1263F">
          <w:rPr>
            <w:b/>
          </w:rPr>
          <w:delText>T</w:delText>
        </w:r>
        <w:r w:rsidR="00CC0119" w:rsidRPr="0052442E" w:rsidDel="00F1263F">
          <w:rPr>
            <w:b/>
          </w:rPr>
          <w:delText>argeting broad-based measures would be more effective than measures aimed solely at non-resident home buyers to alleviate affordability and social concerns.</w:delText>
        </w:r>
        <w:r w:rsidR="007F6756" w:rsidDel="00F1263F">
          <w:delText xml:space="preserve"> </w:delText>
        </w:r>
        <w:r w:rsidR="00BF0D9F" w:rsidDel="00F1263F">
          <w:delText>R</w:delText>
        </w:r>
        <w:r w:rsidR="006628AF" w:rsidDel="00F1263F">
          <w:delText xml:space="preserve">ecent data show that </w:delText>
        </w:r>
        <w:r w:rsidR="00F0522B" w:rsidDel="00F1263F">
          <w:delText xml:space="preserve">that non-resident </w:delText>
        </w:r>
        <w:r w:rsidR="00000CA9" w:rsidDel="00F1263F">
          <w:delText xml:space="preserve">homeowners represent </w:delText>
        </w:r>
        <w:r w:rsidR="00A22208" w:rsidDel="00F1263F">
          <w:delText xml:space="preserve">only </w:delText>
        </w:r>
        <w:r w:rsidR="00000CA9" w:rsidDel="00F1263F">
          <w:delText xml:space="preserve">a small fraction of the existing housing stock in </w:delText>
        </w:r>
        <w:r w:rsidR="00BF0D9F" w:rsidDel="00F1263F">
          <w:delText>Vancouver and Toronto</w:delText>
        </w:r>
        <w:r w:rsidR="00B547BC" w:rsidDel="00F1263F">
          <w:delText xml:space="preserve">, </w:delText>
        </w:r>
        <w:r w:rsidR="00BC0C84" w:rsidDel="00F1263F">
          <w:delText>p</w:delText>
        </w:r>
        <w:r w:rsidR="00BF0D9F" w:rsidDel="00F1263F">
          <w:delText>otentially</w:delText>
        </w:r>
        <w:r w:rsidR="00BC0C84" w:rsidDel="00F1263F">
          <w:delText xml:space="preserve"> </w:delText>
        </w:r>
        <w:r w:rsidR="00B547BC" w:rsidDel="00F1263F">
          <w:delText>lim</w:delText>
        </w:r>
        <w:r w:rsidR="00BF0D9F" w:rsidDel="00F1263F">
          <w:delText>iting the effectiveness of the BC and Ontario property transfer tax</w:delText>
        </w:r>
        <w:r w:rsidR="008A3446" w:rsidDel="00F1263F">
          <w:delText>.</w:delText>
        </w:r>
        <w:r w:rsidR="006628AF" w:rsidDel="00F1263F">
          <w:delText xml:space="preserve"> </w:delText>
        </w:r>
        <w:r w:rsidR="0060205C" w:rsidDel="00F1263F">
          <w:delText xml:space="preserve">Indeed, model-based evidence suggests that targeting property tax rates </w:delText>
        </w:r>
        <w:r w:rsidR="00516EFE" w:rsidDel="00F1263F">
          <w:delText>at</w:delText>
        </w:r>
        <w:r w:rsidR="0060205C" w:rsidDel="00F1263F">
          <w:delText xml:space="preserve"> non-</w:delText>
        </w:r>
        <w:r w:rsidR="0052442E" w:rsidRPr="0052442E" w:rsidDel="00F1263F">
          <w:delText xml:space="preserve"> </w:delText>
        </w:r>
        <w:r w:rsidR="0060205C" w:rsidDel="00F1263F">
          <w:delText>residents alone—instead of all homebuyers—would require greater swings in tax rates to achieve desired objectives.</w:delText>
        </w:r>
        <w:r w:rsidR="0060205C" w:rsidDel="00F1263F">
          <w:rPr>
            <w:rStyle w:val="FootnoteReference"/>
          </w:rPr>
          <w:footnoteReference w:id="30"/>
        </w:r>
        <w:r w:rsidR="001F2C0F" w:rsidDel="00F1263F">
          <w:delText xml:space="preserve"> </w:delText>
        </w:r>
        <w:r w:rsidR="00F374F5" w:rsidDel="00F1263F">
          <w:delText>As such, t</w:delText>
        </w:r>
        <w:r w:rsidR="00C66FB5" w:rsidDel="00F1263F">
          <w:delText xml:space="preserve">o the extent that speculators </w:delText>
        </w:r>
        <w:r w:rsidR="00C10840" w:rsidDel="00F1263F">
          <w:delText xml:space="preserve">are found to be </w:delText>
        </w:r>
        <w:r w:rsidR="00C66FB5" w:rsidDel="00F1263F">
          <w:delText>driving excessive house price inflation, tax measures target</w:delText>
        </w:r>
        <w:r w:rsidR="00F71D63" w:rsidDel="00F1263F">
          <w:delText>ing</w:delText>
        </w:r>
        <w:r w:rsidR="00C10840" w:rsidDel="00F1263F">
          <w:delText xml:space="preserve"> </w:delText>
        </w:r>
        <w:r w:rsidR="00BC0C84" w:rsidDel="00F1263F">
          <w:delText>the s</w:delText>
        </w:r>
        <w:r w:rsidR="00C10840" w:rsidDel="00F1263F">
          <w:delText>peculative</w:delText>
        </w:r>
        <w:r w:rsidR="00BC0C84" w:rsidDel="00F1263F">
          <w:delText xml:space="preserve"> demand</w:delText>
        </w:r>
        <w:r w:rsidR="00C10840" w:rsidDel="00F1263F">
          <w:delText xml:space="preserve"> </w:delText>
        </w:r>
        <w:r w:rsidR="00E54BE5" w:rsidDel="00F1263F">
          <w:delText xml:space="preserve">of </w:delText>
        </w:r>
        <w:r w:rsidR="00E54BE5" w:rsidRPr="008C172D" w:rsidDel="00F1263F">
          <w:rPr>
            <w:i/>
          </w:rPr>
          <w:delText>residents and non-residents</w:delText>
        </w:r>
        <w:r w:rsidR="00E54BE5" w:rsidDel="00F1263F">
          <w:delText xml:space="preserve"> alike </w:delText>
        </w:r>
        <w:r w:rsidR="00C10840" w:rsidDel="00F1263F">
          <w:delText>would likely be more effective</w:delText>
        </w:r>
        <w:r w:rsidR="00E54BE5" w:rsidDel="00F1263F">
          <w:delText xml:space="preserve"> than targeting </w:delText>
        </w:r>
        <w:r w:rsidR="00AD43E9" w:rsidDel="00F1263F">
          <w:delText xml:space="preserve">demand </w:delText>
        </w:r>
        <w:r w:rsidR="008A3446" w:rsidDel="00F1263F">
          <w:delText>from</w:delText>
        </w:r>
        <w:r w:rsidR="00AD43E9" w:rsidDel="00F1263F">
          <w:delText xml:space="preserve"> </w:delText>
        </w:r>
        <w:r w:rsidR="00E54BE5" w:rsidDel="00F1263F">
          <w:delText>non-residents alone.</w:delText>
        </w:r>
        <w:r w:rsidR="001F2C0F" w:rsidDel="00F1263F">
          <w:delText xml:space="preserve"> </w:delText>
        </w:r>
        <w:r w:rsidR="00DD5552" w:rsidDel="00F1263F">
          <w:delText>Finally, addressing the deficiencies noted in Canada’s AML/CFT assessment should help mitigate the money laundering risks in the real estate sector.</w:delText>
        </w:r>
        <w:r w:rsidR="001F2C0F" w:rsidDel="00F1263F">
          <w:delText xml:space="preserve">  </w:delText>
        </w:r>
        <w:r w:rsidR="006628AF" w:rsidDel="00F1263F">
          <w:delText xml:space="preserve"> </w:delText>
        </w:r>
        <w:r w:rsidR="00000CA9" w:rsidDel="00F1263F">
          <w:delText xml:space="preserve"> </w:delText>
        </w:r>
      </w:del>
    </w:p>
    <w:p w14:paraId="3FC4ADA3" w14:textId="25A8B869" w:rsidR="00572691" w:rsidDel="00F1263F" w:rsidRDefault="005F2303" w:rsidP="00F1263F">
      <w:pPr>
        <w:pStyle w:val="ParagraphNumbering"/>
        <w:ind w:left="0" w:firstLine="0"/>
        <w:rPr>
          <w:del w:id="725" w:author="Huang, Chengyu" w:date="2019-05-28T12:43:00Z"/>
        </w:rPr>
        <w:pPrChange w:id="726" w:author="Huang, Chengyu" w:date="2019-05-28T12:43:00Z">
          <w:pPr>
            <w:pStyle w:val="ParagraphNumbering"/>
            <w:ind w:left="0" w:firstLine="0"/>
          </w:pPr>
        </w:pPrChange>
      </w:pPr>
      <w:bookmarkStart w:id="727" w:name="_Hlk509914037"/>
      <w:bookmarkStart w:id="728" w:name="_Hlk509225890"/>
      <w:del w:id="729" w:author="Huang, Chengyu" w:date="2019-05-28T12:43:00Z">
        <w:r w:rsidDel="00F1263F">
          <w:rPr>
            <w:b/>
          </w:rPr>
          <w:delText>More fundamentally, a</w:delText>
        </w:r>
        <w:r w:rsidR="00800D46" w:rsidRPr="00C15B8C" w:rsidDel="00F1263F">
          <w:rPr>
            <w:b/>
          </w:rPr>
          <w:delText xml:space="preserve"> broad set of supply-side policies </w:delText>
        </w:r>
        <w:r w:rsidR="002C2903" w:rsidDel="00F1263F">
          <w:rPr>
            <w:b/>
          </w:rPr>
          <w:delText xml:space="preserve">are needed </w:delText>
        </w:r>
        <w:r w:rsidR="00800D46" w:rsidRPr="00C15B8C" w:rsidDel="00F1263F">
          <w:rPr>
            <w:b/>
          </w:rPr>
          <w:delText xml:space="preserve">to </w:delText>
        </w:r>
        <w:r w:rsidR="00C27797" w:rsidDel="00F1263F">
          <w:rPr>
            <w:b/>
          </w:rPr>
          <w:delText>improve</w:delText>
        </w:r>
        <w:r w:rsidR="004C74DC" w:rsidDel="00F1263F">
          <w:rPr>
            <w:b/>
          </w:rPr>
          <w:delText xml:space="preserve"> housing affordability</w:delText>
        </w:r>
        <w:bookmarkEnd w:id="727"/>
        <w:r w:rsidR="004C74DC" w:rsidRPr="002C2903" w:rsidDel="00F1263F">
          <w:rPr>
            <w:b/>
          </w:rPr>
          <w:delText>.</w:delText>
        </w:r>
        <w:r w:rsidR="004C74DC" w:rsidDel="00F1263F">
          <w:delText xml:space="preserve"> </w:delText>
        </w:r>
        <w:r w:rsidR="00B7507A" w:rsidDel="00F1263F">
          <w:delText xml:space="preserve">A crucial step is </w:delText>
        </w:r>
        <w:r w:rsidR="004C74DC" w:rsidDel="00F1263F">
          <w:delText>to coordinate transportation, immigration and housing supply strategies in the most affected areas, particularly in the region around Toronto and Vancouver.</w:delText>
        </w:r>
        <w:r w:rsidR="009650A1" w:rsidDel="00F1263F">
          <w:rPr>
            <w:rStyle w:val="FootnoteReference"/>
          </w:rPr>
          <w:footnoteReference w:id="31"/>
        </w:r>
        <w:r w:rsidR="004C74DC" w:rsidDel="00F1263F">
          <w:delText xml:space="preserve"> </w:delText>
        </w:r>
        <w:r w:rsidR="00B7507A" w:rsidDel="00F1263F">
          <w:delText>U</w:delText>
        </w:r>
        <w:r w:rsidR="004C74DC" w:rsidRPr="007365A1" w:rsidDel="00F1263F">
          <w:delText xml:space="preserve">rban planning and zoning </w:delText>
        </w:r>
        <w:r w:rsidR="00B7507A" w:rsidDel="00F1263F">
          <w:delText xml:space="preserve">should </w:delText>
        </w:r>
        <w:r w:rsidR="004C74DC" w:rsidRPr="007365A1" w:rsidDel="00F1263F">
          <w:delText xml:space="preserve">promote </w:delText>
        </w:r>
        <w:r w:rsidR="00B7507A" w:rsidDel="00F1263F">
          <w:delText xml:space="preserve">the </w:delText>
        </w:r>
        <w:r w:rsidR="004C74DC" w:rsidRPr="007365A1" w:rsidDel="00F1263F">
          <w:delText>efficient use of land in denser urban settings</w:delText>
        </w:r>
        <w:r w:rsidR="004C74DC" w:rsidDel="00F1263F">
          <w:delText xml:space="preserve"> and speed</w:delText>
        </w:r>
        <w:r w:rsidR="00C24E04" w:rsidDel="00F1263F">
          <w:delText xml:space="preserve"> up</w:delText>
        </w:r>
        <w:r w:rsidR="004C74DC" w:rsidDel="00F1263F">
          <w:delText xml:space="preserve"> </w:delText>
        </w:r>
        <w:r w:rsidR="00C27797" w:rsidDel="00F1263F">
          <w:delText xml:space="preserve">housing </w:delText>
        </w:r>
        <w:r w:rsidR="004C74DC" w:rsidDel="00F1263F">
          <w:delText>delivery</w:delText>
        </w:r>
        <w:r w:rsidR="00F8063B" w:rsidDel="00F1263F">
          <w:delText xml:space="preserve"> (Box 2)</w:delText>
        </w:r>
        <w:r w:rsidR="004C74DC" w:rsidRPr="007365A1" w:rsidDel="00F1263F">
          <w:delText xml:space="preserve">. </w:delText>
        </w:r>
        <w:r w:rsidR="004C74DC" w:rsidDel="00F1263F">
          <w:delText>There is a</w:delText>
        </w:r>
        <w:r w:rsidR="00B7507A" w:rsidDel="00F1263F">
          <w:delText>lso a</w:delText>
        </w:r>
        <w:r w:rsidR="004C74DC" w:rsidDel="00F1263F">
          <w:delText xml:space="preserve"> need for more purpose-built rental housing in the fast-growing areas</w:delText>
        </w:r>
        <w:r w:rsidR="00B66574" w:rsidDel="00F1263F">
          <w:delText xml:space="preserve">. </w:delText>
        </w:r>
        <w:r w:rsidR="004853B2" w:rsidRPr="004853B2" w:rsidDel="00F1263F">
          <w:delText>BC and Ontario</w:delText>
        </w:r>
        <w:r w:rsidR="004853B2" w:rsidDel="00F1263F">
          <w:delText xml:space="preserve"> should assess whether the current </w:delText>
        </w:r>
        <w:r w:rsidR="004853B2" w:rsidRPr="004853B2" w:rsidDel="00F1263F">
          <w:delText>funding and tax incentives for purpose-built rental development</w:delText>
        </w:r>
        <w:r w:rsidR="004853B2" w:rsidDel="00F1263F">
          <w:delText>s are effective in achieving their objectives,</w:delText>
        </w:r>
        <w:r w:rsidR="004853B2" w:rsidRPr="004853B2" w:rsidDel="00F1263F">
          <w:delText xml:space="preserve"> </w:delText>
        </w:r>
        <w:r w:rsidR="004853B2" w:rsidDel="00F1263F">
          <w:delText>and whether</w:delText>
        </w:r>
        <w:r w:rsidR="004853B2" w:rsidRPr="004853B2" w:rsidDel="00F1263F">
          <w:delText xml:space="preserve"> expanding them would contribute to </w:delText>
        </w:r>
        <w:r w:rsidR="004853B2" w:rsidDel="00F1263F">
          <w:delText>greater supply</w:delText>
        </w:r>
        <w:r w:rsidR="004853B2" w:rsidRPr="004853B2" w:rsidDel="00F1263F">
          <w:delText>.</w:delText>
        </w:r>
        <w:r w:rsidR="004853B2" w:rsidDel="00F1263F">
          <w:delText xml:space="preserve"> </w:delText>
        </w:r>
      </w:del>
    </w:p>
    <w:p w14:paraId="0F05885B" w14:textId="54B75123" w:rsidR="008C06B1" w:rsidDel="00F1263F" w:rsidRDefault="008C06B1" w:rsidP="00F1263F">
      <w:pPr>
        <w:pStyle w:val="ParagraphNumbering"/>
        <w:ind w:left="0" w:firstLine="0"/>
        <w:rPr>
          <w:del w:id="732" w:author="Huang, Chengyu" w:date="2019-05-28T12:43:00Z"/>
          <w:b/>
        </w:rPr>
        <w:pPrChange w:id="733" w:author="Huang, Chengyu" w:date="2019-05-28T12:43:00Z">
          <w:pPr/>
        </w:pPrChange>
      </w:pPr>
    </w:p>
    <w:p w14:paraId="0D3E086D" w14:textId="17B08003" w:rsidR="00351706" w:rsidDel="00F1263F" w:rsidRDefault="00351706" w:rsidP="00F1263F">
      <w:pPr>
        <w:pStyle w:val="ParagraphNumbering"/>
        <w:ind w:left="0" w:firstLine="0"/>
        <w:rPr>
          <w:del w:id="734" w:author="Huang, Chengyu" w:date="2019-05-28T12:43:00Z"/>
          <w:b/>
        </w:rPr>
        <w:pPrChange w:id="735" w:author="Huang, Chengyu" w:date="2019-05-28T12:43:00Z">
          <w:pPr/>
        </w:pPrChange>
      </w:pPr>
    </w:p>
    <w:p w14:paraId="2304C6D7" w14:textId="692BB3D3" w:rsidR="00351706" w:rsidDel="00F1263F" w:rsidRDefault="00351706" w:rsidP="00F1263F">
      <w:pPr>
        <w:pStyle w:val="ParagraphNumbering"/>
        <w:ind w:left="0" w:firstLine="0"/>
        <w:rPr>
          <w:del w:id="736" w:author="Huang, Chengyu" w:date="2019-05-28T12:43:00Z"/>
          <w:b/>
        </w:rPr>
        <w:pPrChange w:id="737" w:author="Huang, Chengyu" w:date="2019-05-28T12:43:00Z">
          <w:pPr/>
        </w:pPrChange>
      </w:pPr>
    </w:p>
    <w:p w14:paraId="1CDFE927" w14:textId="4C9EA375" w:rsidR="00351706" w:rsidDel="00F1263F" w:rsidRDefault="00351706" w:rsidP="00F1263F">
      <w:pPr>
        <w:pStyle w:val="ParagraphNumbering"/>
        <w:ind w:left="0" w:firstLine="0"/>
        <w:rPr>
          <w:del w:id="738" w:author="Huang, Chengyu" w:date="2019-05-28T12:43:00Z"/>
          <w:b/>
        </w:rPr>
        <w:pPrChange w:id="739" w:author="Huang, Chengyu" w:date="2019-05-28T12:43:00Z">
          <w:pPr/>
        </w:pPrChange>
      </w:pPr>
    </w:p>
    <w:p w14:paraId="37542E19" w14:textId="7CF1985E" w:rsidR="00351706" w:rsidDel="00F1263F" w:rsidRDefault="00351706" w:rsidP="00F1263F">
      <w:pPr>
        <w:pStyle w:val="ParagraphNumbering"/>
        <w:ind w:left="0" w:firstLine="0"/>
        <w:rPr>
          <w:del w:id="740" w:author="Huang, Chengyu" w:date="2019-05-28T12:43:00Z"/>
          <w:b/>
        </w:rPr>
        <w:pPrChange w:id="741" w:author="Huang, Chengyu" w:date="2019-05-28T12:43:00Z">
          <w:pPr/>
        </w:pPrChange>
      </w:pPr>
    </w:p>
    <w:p w14:paraId="438AD9D0" w14:textId="5B6F3852" w:rsidR="00351706" w:rsidDel="00F1263F" w:rsidRDefault="00351706" w:rsidP="00F1263F">
      <w:pPr>
        <w:pStyle w:val="ParagraphNumbering"/>
        <w:ind w:left="0" w:firstLine="0"/>
        <w:rPr>
          <w:del w:id="742" w:author="Huang, Chengyu" w:date="2019-05-28T12:43:00Z"/>
          <w:b/>
        </w:rPr>
        <w:pPrChange w:id="743" w:author="Huang, Chengyu" w:date="2019-05-28T12:43:00Z">
          <w:pPr/>
        </w:pPrChange>
      </w:pPr>
    </w:p>
    <w:p w14:paraId="54C65847" w14:textId="54D08A77" w:rsidR="00351706" w:rsidDel="00F1263F" w:rsidRDefault="00351706" w:rsidP="00F1263F">
      <w:pPr>
        <w:pStyle w:val="ParagraphNumbering"/>
        <w:ind w:left="0" w:firstLine="0"/>
        <w:rPr>
          <w:del w:id="744" w:author="Huang, Chengyu" w:date="2019-05-28T12:43:00Z"/>
          <w:b/>
        </w:rPr>
        <w:pPrChange w:id="745" w:author="Huang, Chengyu" w:date="2019-05-28T12:43:00Z">
          <w:pPr/>
        </w:pPrChange>
      </w:pPr>
    </w:p>
    <w:p w14:paraId="22D70EBF" w14:textId="5F5CC78D" w:rsidR="00351706" w:rsidDel="00F1263F" w:rsidRDefault="00351706" w:rsidP="00F1263F">
      <w:pPr>
        <w:pStyle w:val="ParagraphNumbering"/>
        <w:ind w:left="0" w:firstLine="0"/>
        <w:rPr>
          <w:del w:id="746" w:author="Huang, Chengyu" w:date="2019-05-28T12:43:00Z"/>
          <w:b/>
        </w:rPr>
        <w:pPrChange w:id="747" w:author="Huang, Chengyu" w:date="2019-05-28T12:43:00Z">
          <w:pPr/>
        </w:pPrChange>
      </w:pPr>
    </w:p>
    <w:p w14:paraId="0498016F" w14:textId="056061A4" w:rsidR="00351706" w:rsidDel="00F1263F" w:rsidRDefault="00351706" w:rsidP="00F1263F">
      <w:pPr>
        <w:pStyle w:val="ParagraphNumbering"/>
        <w:ind w:left="0" w:firstLine="0"/>
        <w:rPr>
          <w:del w:id="748" w:author="Huang, Chengyu" w:date="2019-05-28T12:43:00Z"/>
          <w:b/>
        </w:rPr>
        <w:pPrChange w:id="749" w:author="Huang, Chengyu" w:date="2019-05-28T12:43:00Z">
          <w:pPr/>
        </w:pPrChange>
      </w:pPr>
    </w:p>
    <w:p w14:paraId="1C429C7F" w14:textId="5D8E75E4" w:rsidR="00351706" w:rsidDel="00F1263F" w:rsidRDefault="00351706" w:rsidP="00F1263F">
      <w:pPr>
        <w:pStyle w:val="ParagraphNumbering"/>
        <w:ind w:left="0" w:firstLine="0"/>
        <w:rPr>
          <w:del w:id="750" w:author="Huang, Chengyu" w:date="2019-05-28T12:43:00Z"/>
          <w:b/>
        </w:rPr>
        <w:pPrChange w:id="751" w:author="Huang, Chengyu" w:date="2019-05-28T12:43:00Z">
          <w:pPr/>
        </w:pPrChange>
      </w:pPr>
    </w:p>
    <w:p w14:paraId="1B2B2601" w14:textId="3D4D9733" w:rsidR="00351706" w:rsidDel="00F1263F" w:rsidRDefault="00351706" w:rsidP="00F1263F">
      <w:pPr>
        <w:pStyle w:val="ParagraphNumbering"/>
        <w:ind w:left="0" w:firstLine="0"/>
        <w:rPr>
          <w:del w:id="752" w:author="Huang, Chengyu" w:date="2019-05-28T12:43:00Z"/>
          <w:b/>
        </w:rPr>
        <w:pPrChange w:id="753" w:author="Huang, Chengyu" w:date="2019-05-28T12:43:00Z">
          <w:pPr/>
        </w:pPrChange>
      </w:pPr>
    </w:p>
    <w:p w14:paraId="0B2CCDC2" w14:textId="64AE6487" w:rsidR="00351706" w:rsidDel="00F1263F" w:rsidRDefault="00351706" w:rsidP="00F1263F">
      <w:pPr>
        <w:pStyle w:val="ParagraphNumbering"/>
        <w:ind w:left="0" w:firstLine="0"/>
        <w:rPr>
          <w:del w:id="754" w:author="Huang, Chengyu" w:date="2019-05-28T12:43:00Z"/>
          <w:b/>
        </w:rPr>
        <w:pPrChange w:id="755" w:author="Huang, Chengyu" w:date="2019-05-28T12:43:00Z">
          <w:pPr/>
        </w:pPrChange>
      </w:pPr>
    </w:p>
    <w:p w14:paraId="676B7B9A" w14:textId="1153898E" w:rsidR="00351706" w:rsidDel="00F1263F" w:rsidRDefault="00351706" w:rsidP="00F1263F">
      <w:pPr>
        <w:pStyle w:val="ParagraphNumbering"/>
        <w:ind w:left="0" w:firstLine="0"/>
        <w:rPr>
          <w:del w:id="756" w:author="Huang, Chengyu" w:date="2019-05-28T12:43:00Z"/>
          <w:b/>
        </w:rPr>
        <w:pPrChange w:id="757" w:author="Huang, Chengyu" w:date="2019-05-28T12:43:00Z">
          <w:pPr/>
        </w:pPrChange>
      </w:pPr>
    </w:p>
    <w:p w14:paraId="0ACC9162" w14:textId="4CD0BF63" w:rsidR="00351706" w:rsidDel="00F1263F" w:rsidRDefault="00351706" w:rsidP="00F1263F">
      <w:pPr>
        <w:pStyle w:val="ParagraphNumbering"/>
        <w:ind w:left="0" w:firstLine="0"/>
        <w:rPr>
          <w:del w:id="758" w:author="Huang, Chengyu" w:date="2019-05-28T12:43:00Z"/>
          <w:b/>
        </w:rPr>
        <w:pPrChange w:id="759" w:author="Huang, Chengyu" w:date="2019-05-28T12:43:00Z">
          <w:pPr/>
        </w:pPrChange>
      </w:pPr>
    </w:p>
    <w:p w14:paraId="3AAB3FEF" w14:textId="7F4B18A5" w:rsidR="00351706" w:rsidDel="00F1263F" w:rsidRDefault="00351706" w:rsidP="00F1263F">
      <w:pPr>
        <w:pStyle w:val="ParagraphNumbering"/>
        <w:ind w:left="0" w:firstLine="0"/>
        <w:rPr>
          <w:del w:id="760" w:author="Huang, Chengyu" w:date="2019-05-28T12:43:00Z"/>
          <w:b/>
        </w:rPr>
        <w:pPrChange w:id="761" w:author="Huang, Chengyu" w:date="2019-05-28T12:43:00Z">
          <w:pPr/>
        </w:pPrChange>
      </w:pPr>
    </w:p>
    <w:p w14:paraId="2A4DCC40" w14:textId="7EFD706B" w:rsidR="00351706" w:rsidDel="00F1263F" w:rsidRDefault="00351706" w:rsidP="00F1263F">
      <w:pPr>
        <w:pStyle w:val="ParagraphNumbering"/>
        <w:ind w:left="0" w:firstLine="0"/>
        <w:rPr>
          <w:del w:id="762" w:author="Huang, Chengyu" w:date="2019-05-28T12:43:00Z"/>
          <w:b/>
        </w:rPr>
        <w:pPrChange w:id="763" w:author="Huang, Chengyu" w:date="2019-05-28T12:43:00Z">
          <w:pPr/>
        </w:pPrChange>
      </w:pPr>
    </w:p>
    <w:p w14:paraId="78129DE9" w14:textId="5BCEAA16" w:rsidR="00351706" w:rsidDel="00F1263F" w:rsidRDefault="00351706" w:rsidP="00F1263F">
      <w:pPr>
        <w:pStyle w:val="ParagraphNumbering"/>
        <w:ind w:left="0" w:firstLine="0"/>
        <w:rPr>
          <w:del w:id="764" w:author="Huang, Chengyu" w:date="2019-05-28T12:43:00Z"/>
          <w:b/>
        </w:rPr>
        <w:pPrChange w:id="765" w:author="Huang, Chengyu" w:date="2019-05-28T12:43:00Z">
          <w:pPr/>
        </w:pPrChange>
      </w:pPr>
    </w:p>
    <w:p w14:paraId="763D4695" w14:textId="225FF984" w:rsidR="00351706" w:rsidDel="00F1263F" w:rsidRDefault="00351706" w:rsidP="00F1263F">
      <w:pPr>
        <w:pStyle w:val="ParagraphNumbering"/>
        <w:ind w:left="0" w:firstLine="0"/>
        <w:rPr>
          <w:del w:id="766" w:author="Huang, Chengyu" w:date="2019-05-28T12:43:00Z"/>
          <w:b/>
        </w:rPr>
        <w:pPrChange w:id="767" w:author="Huang, Chengyu" w:date="2019-05-28T12:43:00Z">
          <w:pPr/>
        </w:pPrChange>
      </w:pPr>
    </w:p>
    <w:p w14:paraId="019E1888" w14:textId="56F40987" w:rsidR="00351706" w:rsidDel="00F1263F" w:rsidRDefault="00351706" w:rsidP="00F1263F">
      <w:pPr>
        <w:pStyle w:val="ParagraphNumbering"/>
        <w:ind w:left="0" w:firstLine="0"/>
        <w:rPr>
          <w:del w:id="768" w:author="Huang, Chengyu" w:date="2019-05-28T12:43:00Z"/>
          <w:b/>
        </w:rPr>
        <w:pPrChange w:id="769" w:author="Huang, Chengyu" w:date="2019-05-28T12:43:00Z">
          <w:pPr/>
        </w:pPrChange>
      </w:pPr>
    </w:p>
    <w:p w14:paraId="3ECB2366" w14:textId="6B1E724E" w:rsidR="00351706" w:rsidDel="00F1263F" w:rsidRDefault="00351706" w:rsidP="00F1263F">
      <w:pPr>
        <w:pStyle w:val="ParagraphNumbering"/>
        <w:ind w:left="0" w:firstLine="0"/>
        <w:rPr>
          <w:del w:id="770" w:author="Huang, Chengyu" w:date="2019-05-28T12:43:00Z"/>
        </w:rPr>
        <w:pPrChange w:id="771" w:author="Huang, Chengyu" w:date="2019-05-28T12:43:00Z">
          <w:pPr/>
        </w:pPrChange>
      </w:pPr>
    </w:p>
    <w:tbl>
      <w:tblPr>
        <w:tblStyle w:val="TableGrid"/>
        <w:tblW w:w="9314" w:type="dxa"/>
        <w:jc w:val="center"/>
        <w:tblBorders>
          <w:insideH w:val="none" w:sz="0" w:space="0" w:color="auto"/>
          <w:insideV w:val="none" w:sz="0" w:space="0" w:color="auto"/>
        </w:tblBorders>
        <w:shd w:val="clear" w:color="auto" w:fill="DBE5F1" w:themeFill="accent1" w:themeFillTint="33"/>
        <w:tblLayout w:type="fixed"/>
        <w:tblLook w:val="04A0" w:firstRow="1" w:lastRow="0" w:firstColumn="1" w:lastColumn="0" w:noHBand="0" w:noVBand="1"/>
      </w:tblPr>
      <w:tblGrid>
        <w:gridCol w:w="9314"/>
      </w:tblGrid>
      <w:tr w:rsidR="008C06B1" w:rsidDel="00F1263F" w14:paraId="34226BDC" w14:textId="31B134E7" w:rsidTr="00D44356">
        <w:trPr>
          <w:trHeight w:val="458"/>
          <w:jc w:val="center"/>
          <w:del w:id="772" w:author="Huang, Chengyu" w:date="2019-05-28T12:43:00Z"/>
        </w:trPr>
        <w:tc>
          <w:tcPr>
            <w:tcW w:w="9314" w:type="dxa"/>
            <w:shd w:val="clear" w:color="auto" w:fill="auto"/>
            <w:vAlign w:val="center"/>
          </w:tcPr>
          <w:p w14:paraId="624CB757" w14:textId="0BD97D86" w:rsidR="008C06B1" w:rsidRPr="00E62D8D" w:rsidDel="00F1263F" w:rsidRDefault="008C06B1" w:rsidP="00F1263F">
            <w:pPr>
              <w:pStyle w:val="ParagraphNumbering"/>
              <w:ind w:left="0" w:firstLine="0"/>
              <w:rPr>
                <w:del w:id="773" w:author="Huang, Chengyu" w:date="2019-05-28T12:43:00Z"/>
                <w:rFonts w:cs="Segoe UI"/>
                <w:b/>
                <w:color w:val="4B82AD"/>
                <w:szCs w:val="21"/>
              </w:rPr>
              <w:pPrChange w:id="774" w:author="Huang, Chengyu" w:date="2019-05-28T12:43:00Z">
                <w:pPr>
                  <w:jc w:val="center"/>
                </w:pPr>
              </w:pPrChange>
            </w:pPr>
            <w:del w:id="775"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776" w:name="_Toc516051562"/>
              <w:bookmarkStart w:id="777" w:name="_Toc516222650"/>
              <w:r w:rsidRPr="008C06B1" w:rsidDel="00F1263F">
                <w:rPr>
                  <w:rFonts w:cs="Segoe UI"/>
                  <w:color w:val="4B82AD"/>
                  <w:szCs w:val="21"/>
                </w:rPr>
                <w:delInstrText>2. Measures to Increase Housing Supply</w:delInstrText>
              </w:r>
              <w:bookmarkEnd w:id="776"/>
              <w:bookmarkEnd w:id="777"/>
              <w:r w:rsidDel="00F1263F">
                <w:rPr>
                  <w:rFonts w:cs="Segoe UI"/>
                  <w:b/>
                  <w:color w:val="4B82AD"/>
                  <w:szCs w:val="21"/>
                </w:rPr>
                <w:cr/>
                <w:delInstrText xml:space="preserve">"\f D </w:delInstrText>
              </w:r>
              <w:r w:rsidDel="00F1263F">
                <w:rPr>
                  <w:rFonts w:cs="Segoe UI"/>
                  <w:b/>
                  <w:color w:val="4B82AD"/>
                  <w:szCs w:val="21"/>
                </w:rPr>
                <w:fldChar w:fldCharType="end"/>
              </w:r>
              <w:r w:rsidDel="00F1263F">
                <w:rPr>
                  <w:rFonts w:cs="Segoe UI"/>
                  <w:b/>
                  <w:color w:val="4B82AD"/>
                  <w:szCs w:val="21"/>
                </w:rPr>
                <w:delText>Box 2. Measures to Increase Housing S</w:delText>
              </w:r>
              <w:r w:rsidRPr="008C06B1" w:rsidDel="00F1263F">
                <w:rPr>
                  <w:rFonts w:cs="Segoe UI"/>
                  <w:b/>
                  <w:color w:val="4B82AD"/>
                  <w:szCs w:val="21"/>
                </w:rPr>
                <w:delText>upply</w:delText>
              </w:r>
            </w:del>
          </w:p>
        </w:tc>
      </w:tr>
      <w:tr w:rsidR="008C06B1" w:rsidDel="00F1263F" w14:paraId="70D4E8CF" w14:textId="4C0CCA30" w:rsidTr="008C06B1">
        <w:trPr>
          <w:trHeight w:val="10098"/>
          <w:jc w:val="center"/>
          <w:del w:id="778" w:author="Huang, Chengyu" w:date="2019-05-28T12:43:00Z"/>
        </w:trPr>
        <w:tc>
          <w:tcPr>
            <w:tcW w:w="9314" w:type="dxa"/>
            <w:shd w:val="clear" w:color="auto" w:fill="auto"/>
          </w:tcPr>
          <w:p w14:paraId="2625286E" w14:textId="45EA1B98" w:rsidR="008C06B1" w:rsidDel="00F1263F" w:rsidRDefault="008C06B1" w:rsidP="00F1263F">
            <w:pPr>
              <w:pStyle w:val="ParagraphNumbering"/>
              <w:ind w:left="0" w:firstLine="0"/>
              <w:rPr>
                <w:del w:id="779" w:author="Huang, Chengyu" w:date="2019-05-28T12:43:00Z"/>
                <w:rFonts w:cs="Segoe UI"/>
                <w:sz w:val="19"/>
                <w:szCs w:val="19"/>
              </w:rPr>
              <w:pPrChange w:id="780" w:author="Huang, Chengyu" w:date="2019-05-28T12:43:00Z">
                <w:pPr/>
              </w:pPrChange>
            </w:pPr>
            <w:del w:id="781" w:author="Huang, Chengyu" w:date="2019-05-28T12:43:00Z">
              <w:r w:rsidRPr="008C06B1" w:rsidDel="00F1263F">
                <w:rPr>
                  <w:rFonts w:cs="Segoe UI"/>
                  <w:sz w:val="19"/>
                  <w:szCs w:val="19"/>
                </w:rPr>
                <w:delText>Increasing the housing supply and improving affordability require increasing urban density and better land use in the Greater Toronto Area (GTA) and Greater Vancouver Area.   The supply of housing has not kept up with the demand in these areas, particularly in the GTA. The following measures would contribute to a more effective housing supply response:</w:delText>
              </w:r>
            </w:del>
          </w:p>
          <w:p w14:paraId="4953AA9D" w14:textId="413178AD" w:rsidR="008C06B1" w:rsidDel="00F1263F" w:rsidRDefault="008C06B1" w:rsidP="00F1263F">
            <w:pPr>
              <w:pStyle w:val="ParagraphNumbering"/>
              <w:ind w:left="0" w:firstLine="0"/>
              <w:rPr>
                <w:del w:id="782" w:author="Huang, Chengyu" w:date="2019-05-28T12:43:00Z"/>
                <w:rFonts w:cs="Segoe UI"/>
                <w:sz w:val="19"/>
                <w:szCs w:val="19"/>
              </w:rPr>
              <w:pPrChange w:id="783" w:author="Huang, Chengyu" w:date="2019-05-28T12:43:00Z">
                <w:pPr/>
              </w:pPrChange>
            </w:pPr>
          </w:p>
          <w:p w14:paraId="1D80C3A8" w14:textId="47552B36" w:rsidR="008C06B1" w:rsidRPr="008C06B1" w:rsidDel="00F1263F" w:rsidRDefault="008C06B1" w:rsidP="00F1263F">
            <w:pPr>
              <w:pStyle w:val="ParagraphNumbering"/>
              <w:ind w:left="0" w:firstLine="0"/>
              <w:rPr>
                <w:del w:id="784" w:author="Huang, Chengyu" w:date="2019-05-28T12:43:00Z"/>
              </w:rPr>
              <w:pPrChange w:id="785" w:author="Huang, Chengyu" w:date="2019-05-28T12:43:00Z">
                <w:pPr>
                  <w:pStyle w:val="BoxBullet"/>
                </w:pPr>
              </w:pPrChange>
            </w:pPr>
            <w:del w:id="786" w:author="Huang, Chengyu" w:date="2019-05-28T12:43:00Z">
              <w:r w:rsidRPr="008C06B1" w:rsidDel="00F1263F">
                <w:delText>Accelerating the delivery of land ready for development by municipalities and providing better and timely data about land availability</w:delText>
              </w:r>
            </w:del>
          </w:p>
          <w:p w14:paraId="6FDEB734" w14:textId="0590A502" w:rsidR="008C06B1" w:rsidRPr="008C06B1" w:rsidDel="00F1263F" w:rsidRDefault="008C06B1" w:rsidP="00F1263F">
            <w:pPr>
              <w:pStyle w:val="ParagraphNumbering"/>
              <w:ind w:left="0" w:firstLine="0"/>
              <w:rPr>
                <w:del w:id="787" w:author="Huang, Chengyu" w:date="2019-05-28T12:43:00Z"/>
              </w:rPr>
              <w:pPrChange w:id="788" w:author="Huang, Chengyu" w:date="2019-05-28T12:43:00Z">
                <w:pPr>
                  <w:pStyle w:val="BoxBullet"/>
                </w:pPr>
              </w:pPrChange>
            </w:pPr>
            <w:del w:id="789" w:author="Huang, Chengyu" w:date="2019-05-28T12:43:00Z">
              <w:r w:rsidRPr="008C06B1" w:rsidDel="00F1263F">
                <w:delText xml:space="preserve">Shortening the approval process for building permits and re-zoning, aided by modernizing the building approval system and increased personnel </w:delText>
              </w:r>
            </w:del>
          </w:p>
          <w:p w14:paraId="4E27486A" w14:textId="6341F7FA" w:rsidR="008C06B1" w:rsidRPr="008C06B1" w:rsidDel="00F1263F" w:rsidRDefault="008C06B1" w:rsidP="00F1263F">
            <w:pPr>
              <w:pStyle w:val="ParagraphNumbering"/>
              <w:ind w:left="0" w:firstLine="0"/>
              <w:rPr>
                <w:del w:id="790" w:author="Huang, Chengyu" w:date="2019-05-28T12:43:00Z"/>
              </w:rPr>
              <w:pPrChange w:id="791" w:author="Huang, Chengyu" w:date="2019-05-28T12:43:00Z">
                <w:pPr>
                  <w:pStyle w:val="BoxBullet"/>
                </w:pPr>
              </w:pPrChange>
            </w:pPr>
            <w:del w:id="792" w:author="Huang, Chengyu" w:date="2019-05-28T12:43:00Z">
              <w:r w:rsidRPr="008C06B1" w:rsidDel="00F1263F">
                <w:delText>Improving the transparency and certainty about the timelines of the different steps in the development approval process</w:delText>
              </w:r>
            </w:del>
          </w:p>
          <w:p w14:paraId="5411F488" w14:textId="05DAB2B7" w:rsidR="008C06B1" w:rsidRPr="00F8063B" w:rsidDel="00F1263F" w:rsidRDefault="008C06B1" w:rsidP="00F1263F">
            <w:pPr>
              <w:pStyle w:val="ParagraphNumbering"/>
              <w:ind w:left="0" w:firstLine="0"/>
              <w:rPr>
                <w:del w:id="793" w:author="Huang, Chengyu" w:date="2019-05-28T12:43:00Z"/>
              </w:rPr>
              <w:pPrChange w:id="794" w:author="Huang, Chengyu" w:date="2019-05-28T12:43:00Z">
                <w:pPr>
                  <w:pStyle w:val="BoxBullet"/>
                </w:pPr>
              </w:pPrChange>
            </w:pPr>
            <w:del w:id="795" w:author="Huang, Chengyu" w:date="2019-05-28T12:43:00Z">
              <w:r w:rsidRPr="008C06B1" w:rsidDel="00F1263F">
                <w:delText>Providing greater certainty to developers: if an application meets the conditions of the designated zone where planning permission is being applied</w:delText>
              </w:r>
              <w:r w:rsidRPr="00F8063B" w:rsidDel="00F1263F">
                <w:delText xml:space="preserve">, </w:delText>
              </w:r>
              <w:bookmarkStart w:id="796" w:name="_Hlk516056395"/>
              <w:r w:rsidRPr="00F8063B" w:rsidDel="00F1263F">
                <w:delText>permission must be granted</w:delText>
              </w:r>
              <w:r w:rsidR="00F8063B" w:rsidDel="00F1263F">
                <w:delText>.</w:delText>
              </w:r>
            </w:del>
          </w:p>
          <w:p w14:paraId="4FDEE012" w14:textId="18E1E20F" w:rsidR="008C06B1" w:rsidRPr="00F8063B" w:rsidDel="00F1263F" w:rsidRDefault="00F8063B" w:rsidP="00F1263F">
            <w:pPr>
              <w:pStyle w:val="ParagraphNumbering"/>
              <w:ind w:left="0" w:firstLine="0"/>
              <w:rPr>
                <w:del w:id="797" w:author="Huang, Chengyu" w:date="2019-05-28T12:43:00Z"/>
              </w:rPr>
              <w:pPrChange w:id="798" w:author="Huang, Chengyu" w:date="2019-05-28T12:43:00Z">
                <w:pPr>
                  <w:pStyle w:val="BoxBullet"/>
                </w:pPr>
              </w:pPrChange>
            </w:pPr>
            <w:bookmarkStart w:id="799" w:name="_Hlk516056548"/>
            <w:bookmarkEnd w:id="796"/>
            <w:del w:id="800" w:author="Huang, Chengyu" w:date="2019-05-28T12:43:00Z">
              <w:r w:rsidRPr="007D6648" w:rsidDel="00F1263F">
                <w:delText>D</w:delText>
              </w:r>
              <w:r w:rsidR="008C06B1" w:rsidRPr="00F8063B" w:rsidDel="00F1263F">
                <w:delText xml:space="preserve">evelopment plans </w:delText>
              </w:r>
              <w:r w:rsidRPr="007D6648" w:rsidDel="00F1263F">
                <w:delText xml:space="preserve">should be time-limited </w:delText>
              </w:r>
              <w:r w:rsidR="008C06B1" w:rsidRPr="00F8063B" w:rsidDel="00F1263F">
                <w:delText xml:space="preserve">to </w:delText>
              </w:r>
              <w:r w:rsidRPr="007D6648" w:rsidDel="00F1263F">
                <w:delText>avoid construction delays</w:delText>
              </w:r>
              <w:r w:rsidR="008C06B1" w:rsidRPr="00F8063B" w:rsidDel="00F1263F">
                <w:delText xml:space="preserve"> </w:delText>
              </w:r>
            </w:del>
          </w:p>
          <w:bookmarkEnd w:id="799"/>
          <w:p w14:paraId="3446E423" w14:textId="16C3C379" w:rsidR="008C06B1" w:rsidRPr="008C06B1" w:rsidDel="00F1263F" w:rsidRDefault="008C06B1" w:rsidP="00F1263F">
            <w:pPr>
              <w:pStyle w:val="ParagraphNumbering"/>
              <w:ind w:left="0" w:firstLine="0"/>
              <w:rPr>
                <w:del w:id="801" w:author="Huang, Chengyu" w:date="2019-05-28T12:43:00Z"/>
              </w:rPr>
              <w:pPrChange w:id="802" w:author="Huang, Chengyu" w:date="2019-05-28T12:43:00Z">
                <w:pPr>
                  <w:pStyle w:val="BoxBullet"/>
                </w:pPr>
              </w:pPrChange>
            </w:pPr>
            <w:del w:id="803" w:author="Huang, Chengyu" w:date="2019-05-28T12:43:00Z">
              <w:r w:rsidRPr="008C06B1" w:rsidDel="00F1263F">
                <w:delText>Re-evaluating rent control policies to ensure that they do not constrain rental property supply</w:delText>
              </w:r>
            </w:del>
          </w:p>
          <w:p w14:paraId="1EAAE523" w14:textId="41A44657" w:rsidR="008C06B1" w:rsidRPr="008C06B1" w:rsidDel="00F1263F" w:rsidRDefault="008C06B1" w:rsidP="00F1263F">
            <w:pPr>
              <w:pStyle w:val="ParagraphNumbering"/>
              <w:ind w:left="0" w:firstLine="0"/>
              <w:rPr>
                <w:del w:id="804" w:author="Huang, Chengyu" w:date="2019-05-28T12:43:00Z"/>
              </w:rPr>
              <w:pPrChange w:id="805" w:author="Huang, Chengyu" w:date="2019-05-28T12:43:00Z">
                <w:pPr>
                  <w:pStyle w:val="BoxBullet"/>
                </w:pPr>
              </w:pPrChange>
            </w:pPr>
            <w:del w:id="806" w:author="Huang, Chengyu" w:date="2019-05-28T12:43:00Z">
              <w:r w:rsidRPr="008C06B1" w:rsidDel="00F1263F">
                <w:delText xml:space="preserve">Assessing the current funding and other incentives for purpose-built rental with a view to </w:delText>
              </w:r>
              <w:r w:rsidR="0043710F" w:rsidDel="00F1263F">
                <w:delText xml:space="preserve">encourage </w:delText>
              </w:r>
              <w:r w:rsidRPr="008C06B1" w:rsidDel="00F1263F">
                <w:delText>a more balanced mix of rental supply</w:delText>
              </w:r>
            </w:del>
          </w:p>
          <w:p w14:paraId="279095F0" w14:textId="40BDCA75" w:rsidR="008C06B1" w:rsidRPr="008C06B1" w:rsidDel="00F1263F" w:rsidRDefault="008C06B1" w:rsidP="00F1263F">
            <w:pPr>
              <w:pStyle w:val="ParagraphNumbering"/>
              <w:ind w:left="0" w:firstLine="0"/>
              <w:rPr>
                <w:del w:id="807" w:author="Huang, Chengyu" w:date="2019-05-28T12:43:00Z"/>
              </w:rPr>
              <w:pPrChange w:id="808" w:author="Huang, Chengyu" w:date="2019-05-28T12:43:00Z">
                <w:pPr>
                  <w:pStyle w:val="BoxBullet"/>
                </w:pPr>
              </w:pPrChange>
            </w:pPr>
            <w:del w:id="809" w:author="Huang, Chengyu" w:date="2019-05-28T12:43:00Z">
              <w:r w:rsidRPr="008C06B1" w:rsidDel="00F1263F">
                <w:rPr>
                  <w:noProof/>
                </w:rPr>
                <w:drawing>
                  <wp:anchor distT="0" distB="0" distL="114300" distR="114300" simplePos="0" relativeHeight="252699648" behindDoc="0" locked="0" layoutInCell="1" allowOverlap="1" wp14:anchorId="29276658" wp14:editId="5DBDC994">
                    <wp:simplePos x="0" y="0"/>
                    <wp:positionH relativeFrom="column">
                      <wp:posOffset>2955290</wp:posOffset>
                    </wp:positionH>
                    <wp:positionV relativeFrom="paragraph">
                      <wp:posOffset>511175</wp:posOffset>
                    </wp:positionV>
                    <wp:extent cx="2762250" cy="2211070"/>
                    <wp:effectExtent l="0" t="0" r="9525" b="3175"/>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6B1" w:rsidDel="00F1263F">
                <w:rPr>
                  <w:noProof/>
                </w:rPr>
                <w:drawing>
                  <wp:anchor distT="0" distB="0" distL="114300" distR="114300" simplePos="0" relativeHeight="252698624" behindDoc="0" locked="0" layoutInCell="1" allowOverlap="1" wp14:anchorId="091BE9E3" wp14:editId="5F27E3AA">
                    <wp:simplePos x="0" y="0"/>
                    <wp:positionH relativeFrom="column">
                      <wp:posOffset>97790</wp:posOffset>
                    </wp:positionH>
                    <wp:positionV relativeFrom="paragraph">
                      <wp:posOffset>502920</wp:posOffset>
                    </wp:positionV>
                    <wp:extent cx="2800350" cy="2241550"/>
                    <wp:effectExtent l="0" t="0" r="0" b="635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03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06B1" w:rsidDel="00F1263F">
                <w:delText>Further improving regional coordination among municipalities on transportation and housing supply strategies</w:delText>
              </w:r>
            </w:del>
          </w:p>
        </w:tc>
      </w:tr>
    </w:tbl>
    <w:p w14:paraId="3538E8EB" w14:textId="21B56B8E" w:rsidR="00E42154" w:rsidRPr="007365A1" w:rsidDel="00F1263F" w:rsidRDefault="00E42154" w:rsidP="00F1263F">
      <w:pPr>
        <w:pStyle w:val="ParagraphNumbering"/>
        <w:ind w:left="0" w:firstLine="0"/>
        <w:rPr>
          <w:del w:id="810" w:author="Huang, Chengyu" w:date="2019-05-28T12:43:00Z"/>
        </w:rPr>
        <w:pPrChange w:id="811" w:author="Huang, Chengyu" w:date="2019-05-28T12:43:00Z">
          <w:pPr>
            <w:pStyle w:val="ParagraphNumbering"/>
            <w:numPr>
              <w:numId w:val="0"/>
            </w:numPr>
            <w:spacing w:after="0"/>
            <w:ind w:left="0" w:firstLine="0"/>
          </w:pPr>
        </w:pPrChange>
      </w:pPr>
    </w:p>
    <w:bookmarkEnd w:id="728"/>
    <w:p w14:paraId="786E08C1" w14:textId="1F00FF07" w:rsidR="00CB0D87" w:rsidRPr="00F6794A" w:rsidDel="00F1263F" w:rsidRDefault="008B64C1" w:rsidP="00F1263F">
      <w:pPr>
        <w:pStyle w:val="ParagraphNumbering"/>
        <w:ind w:left="0" w:firstLine="0"/>
        <w:rPr>
          <w:del w:id="812" w:author="Huang, Chengyu" w:date="2019-05-28T12:43:00Z"/>
          <w:b/>
        </w:rPr>
        <w:pPrChange w:id="813" w:author="Huang, Chengyu" w:date="2019-05-28T12:43:00Z">
          <w:pPr>
            <w:pStyle w:val="ParagraphNumbering"/>
            <w:spacing w:line="264" w:lineRule="auto"/>
            <w:ind w:left="0" w:firstLine="0"/>
          </w:pPr>
        </w:pPrChange>
      </w:pPr>
      <w:del w:id="814" w:author="Huang, Chengyu" w:date="2019-05-28T12:43:00Z">
        <w:r w:rsidRPr="005E51CF" w:rsidDel="00F1263F">
          <w:rPr>
            <w:b/>
          </w:rPr>
          <w:delText>Close monitoring and</w:delText>
        </w:r>
        <w:r w:rsidDel="00F1263F">
          <w:rPr>
            <w:b/>
          </w:rPr>
          <w:delText xml:space="preserve"> improved</w:delText>
        </w:r>
        <w:r w:rsidRPr="005E51CF" w:rsidDel="00F1263F">
          <w:rPr>
            <w:b/>
          </w:rPr>
          <w:delText xml:space="preserve"> coordination </w:delText>
        </w:r>
        <w:r w:rsidDel="00F1263F">
          <w:rPr>
            <w:b/>
          </w:rPr>
          <w:delText xml:space="preserve">and information exchange </w:delText>
        </w:r>
        <w:r w:rsidRPr="005E51CF" w:rsidDel="00F1263F">
          <w:rPr>
            <w:b/>
          </w:rPr>
          <w:delText>between federal and provincial regulators are required to mitigate other potential and emerging risks to financial stability</w:delText>
        </w:r>
        <w:r w:rsidDel="00F1263F">
          <w:rPr>
            <w:b/>
          </w:rPr>
          <w:delText>:</w:delText>
        </w:r>
      </w:del>
    </w:p>
    <w:p w14:paraId="7534D2C2" w14:textId="68640923" w:rsidR="00CB0D87" w:rsidRPr="003F579D" w:rsidDel="00F1263F" w:rsidRDefault="00CB0D87" w:rsidP="00F1263F">
      <w:pPr>
        <w:pStyle w:val="ParagraphNumbering"/>
        <w:ind w:left="0" w:firstLine="0"/>
        <w:rPr>
          <w:del w:id="815" w:author="Huang, Chengyu" w:date="2019-05-28T12:43:00Z"/>
          <w:bCs/>
          <w:szCs w:val="21"/>
        </w:rPr>
        <w:pPrChange w:id="816" w:author="Huang, Chengyu" w:date="2019-05-28T12:43:00Z">
          <w:pPr>
            <w:pStyle w:val="ListBullet"/>
            <w:numPr>
              <w:numId w:val="1"/>
            </w:numPr>
            <w:tabs>
              <w:tab w:val="num" w:pos="360"/>
            </w:tabs>
          </w:pPr>
        </w:pPrChange>
      </w:pPr>
      <w:del w:id="817" w:author="Huang, Chengyu" w:date="2019-05-28T12:43:00Z">
        <w:r w:rsidDel="00F1263F">
          <w:delText>The increasing use of HELOCs may contribute to a rise in household vulnerabilities as these loans do not require the princip</w:delText>
        </w:r>
        <w:r w:rsidR="00763B56" w:rsidDel="00F1263F">
          <w:delText>al</w:delText>
        </w:r>
        <w:r w:rsidDel="00F1263F">
          <w:delText xml:space="preserve"> to be repaid on a fixed schedule. Regular m</w:delText>
        </w:r>
        <w:r w:rsidRPr="003F579D" w:rsidDel="00F1263F">
          <w:delText>onitoring</w:delText>
        </w:r>
        <w:r w:rsidDel="00F1263F">
          <w:delText xml:space="preserve"> and assessment of HELOC’s role in housing finance, including that of the purpose of HELOCs is important, particularly ensuring that they are not used for circumventing LTV rules.</w:delText>
        </w:r>
      </w:del>
    </w:p>
    <w:p w14:paraId="0686521E" w14:textId="02E6BE4A" w:rsidR="00CB0D87" w:rsidDel="00F1263F" w:rsidRDefault="00CB0D87" w:rsidP="00F1263F">
      <w:pPr>
        <w:pStyle w:val="ParagraphNumbering"/>
        <w:ind w:left="0" w:firstLine="0"/>
        <w:rPr>
          <w:del w:id="818" w:author="Huang, Chengyu" w:date="2019-05-28T12:43:00Z"/>
          <w:sz w:val="22"/>
          <w:szCs w:val="22"/>
        </w:rPr>
        <w:pPrChange w:id="819" w:author="Huang, Chengyu" w:date="2019-05-28T12:43:00Z">
          <w:pPr>
            <w:pStyle w:val="ListBullet"/>
            <w:numPr>
              <w:numId w:val="1"/>
            </w:numPr>
            <w:tabs>
              <w:tab w:val="num" w:pos="360"/>
            </w:tabs>
          </w:pPr>
        </w:pPrChange>
      </w:pPr>
      <w:del w:id="820" w:author="Huang, Chengyu" w:date="2019-05-28T12:43:00Z">
        <w:r w:rsidDel="00F1263F">
          <w:delText>There is a risk that t</w:delText>
        </w:r>
        <w:r w:rsidRPr="00DE6D88" w:rsidDel="00F1263F">
          <w:delText xml:space="preserve">he stricter qualifying requirements </w:delText>
        </w:r>
        <w:r w:rsidDel="00F1263F">
          <w:delText xml:space="preserve">for uninsured mortgages </w:delText>
        </w:r>
        <w:r w:rsidRPr="00DE6D88" w:rsidDel="00F1263F">
          <w:delText xml:space="preserve">may lead to some borrowers turning to lenders that are not subject to </w:delText>
        </w:r>
        <w:r w:rsidDel="00F1263F">
          <w:delText>the same</w:delText>
        </w:r>
        <w:r w:rsidRPr="00DE6D88" w:rsidDel="00F1263F">
          <w:delText xml:space="preserve"> regulation</w:delText>
        </w:r>
        <w:r w:rsidDel="00F1263F">
          <w:delText>.</w:delText>
        </w:r>
        <w:r w:rsidRPr="00DE6D88" w:rsidDel="00F1263F">
          <w:delText xml:space="preserve"> </w:delText>
        </w:r>
        <w:r w:rsidDel="00F1263F">
          <w:delText>These lenders</w:delText>
        </w:r>
        <w:r w:rsidRPr="00DE6D88" w:rsidDel="00F1263F">
          <w:delText xml:space="preserve"> accounted for about 6 percent of new mortgage lending in Ontario in 2017, and their total assets are around C$10-15 billion </w:delText>
        </w:r>
        <w:r w:rsidDel="00F1263F">
          <w:delText xml:space="preserve">nationally. Although </w:delText>
        </w:r>
        <w:r w:rsidR="00B66574" w:rsidDel="00F1263F">
          <w:delText>small</w:delText>
        </w:r>
        <w:r w:rsidR="00C42E3B" w:rsidDel="00F1263F">
          <w:delText xml:space="preserve"> and constrained by limited funding sources</w:delText>
        </w:r>
        <w:r w:rsidR="00B66574" w:rsidDel="00F1263F">
          <w:delText xml:space="preserve">, </w:delText>
        </w:r>
        <w:r w:rsidDel="00F1263F">
          <w:delText xml:space="preserve">monitoring developments in this sector </w:delText>
        </w:r>
        <w:r w:rsidR="00C42E3B" w:rsidDel="00F1263F">
          <w:delText>is needed. Similarly, vigilance is needed for credit unions’ mortgage lending in case they do not follow the tightened requirements of the federal regulator.</w:delText>
        </w:r>
      </w:del>
    </w:p>
    <w:p w14:paraId="6A090344" w14:textId="4877FF5C" w:rsidR="00CB0D87" w:rsidRPr="003819F3" w:rsidDel="00F1263F" w:rsidRDefault="00F77EFB" w:rsidP="00F1263F">
      <w:pPr>
        <w:pStyle w:val="ParagraphNumbering"/>
        <w:ind w:left="0" w:firstLine="0"/>
        <w:rPr>
          <w:del w:id="821" w:author="Huang, Chengyu" w:date="2019-05-28T12:43:00Z"/>
          <w:sz w:val="22"/>
          <w:szCs w:val="22"/>
        </w:rPr>
        <w:pPrChange w:id="822" w:author="Huang, Chengyu" w:date="2019-05-28T12:43:00Z">
          <w:pPr>
            <w:pStyle w:val="ListBullet"/>
            <w:numPr>
              <w:numId w:val="1"/>
            </w:numPr>
            <w:tabs>
              <w:tab w:val="num" w:pos="360"/>
            </w:tabs>
          </w:pPr>
        </w:pPrChange>
      </w:pPr>
      <w:del w:id="823" w:author="Huang, Chengyu" w:date="2019-05-28T12:43:00Z">
        <w:r w:rsidDel="00F1263F">
          <w:delText xml:space="preserve">The Canadian ETF market has grown quickly </w:delText>
        </w:r>
        <w:r w:rsidR="00CB0D87" w:rsidDel="00F1263F">
          <w:delText>in recent years, reaching C$ 15</w:delText>
        </w:r>
        <w:r w:rsidR="009B42B5" w:rsidDel="00F1263F">
          <w:delText>3</w:delText>
        </w:r>
        <w:r w:rsidR="00CB0D87" w:rsidDel="00F1263F">
          <w:delText xml:space="preserve"> billion assets under management by </w:delText>
        </w:r>
        <w:r w:rsidR="009B42B5" w:rsidDel="00F1263F">
          <w:delText>April</w:delText>
        </w:r>
        <w:r w:rsidR="00CB0D87" w:rsidDel="00F1263F">
          <w:delText xml:space="preserve"> 2018</w:delText>
        </w:r>
        <w:r w:rsidR="00DE18A4" w:rsidDel="00F1263F">
          <w:delText>.</w:delText>
        </w:r>
        <w:r w:rsidR="00CB0D87" w:rsidDel="00F1263F">
          <w:delText xml:space="preserve"> While ETFs bring benefits to investors by lowering cost, enhancing price discovery and facilitating hedging and diversification, </w:delText>
        </w:r>
        <w:r w:rsidR="00DE18A4" w:rsidDel="00F1263F">
          <w:delText>they</w:delText>
        </w:r>
        <w:r w:rsidR="00CB0D87" w:rsidDel="00F1263F">
          <w:delText xml:space="preserve"> may contribute to a rise in cross-asset correlations during periods of stress, thus </w:delText>
        </w:r>
        <w:r w:rsidR="00C42E3B" w:rsidDel="00F1263F">
          <w:delText>increasing</w:delText>
        </w:r>
        <w:r w:rsidR="00CB0D87" w:rsidDel="00F1263F">
          <w:delText xml:space="preserve"> contagion risk. Although the size of riskier market segments, such as ETFs with less liquid underlying assets and synthetic ETFs is relatively small in Canada, regulators should closely monitor and assess exposures and ensure that financial institutions maintain robust risk management standards.</w:delText>
        </w:r>
      </w:del>
    </w:p>
    <w:p w14:paraId="0623A232" w14:textId="71DF9596" w:rsidR="00CB0D87" w:rsidRPr="00F6794A" w:rsidDel="00F1263F" w:rsidRDefault="00CB0D87" w:rsidP="00F1263F">
      <w:pPr>
        <w:pStyle w:val="ParagraphNumbering"/>
        <w:ind w:left="0" w:firstLine="0"/>
        <w:rPr>
          <w:del w:id="824" w:author="Huang, Chengyu" w:date="2019-05-28T12:43:00Z"/>
          <w:b/>
        </w:rPr>
        <w:pPrChange w:id="825" w:author="Huang, Chengyu" w:date="2019-05-28T12:43:00Z">
          <w:pPr>
            <w:pStyle w:val="ParagraphNumbering"/>
            <w:ind w:left="0" w:firstLine="0"/>
          </w:pPr>
        </w:pPrChange>
      </w:pPr>
      <w:bookmarkStart w:id="826" w:name="_Hlk511992754"/>
      <w:del w:id="827" w:author="Huang, Chengyu" w:date="2019-05-28T12:43:00Z">
        <w:r w:rsidRPr="00F6794A" w:rsidDel="00F1263F">
          <w:rPr>
            <w:b/>
          </w:rPr>
          <w:delText>The Office of the Superintendent of Financial Institutions’ (OSFI) has updated several regulatory initiatives in the area</w:delText>
        </w:r>
        <w:r w:rsidR="00DB2E86" w:rsidRPr="00F6794A" w:rsidDel="00F1263F">
          <w:rPr>
            <w:b/>
          </w:rPr>
          <w:delText>s</w:delText>
        </w:r>
        <w:r w:rsidRPr="00F6794A" w:rsidDel="00F1263F">
          <w:rPr>
            <w:b/>
          </w:rPr>
          <w:delText xml:space="preserve"> of liquidity and capital requirements</w:delText>
        </w:r>
        <w:r w:rsidR="004A7F2D" w:rsidDel="00F1263F">
          <w:rPr>
            <w:b/>
          </w:rPr>
          <w:delText xml:space="preserve">. </w:delText>
        </w:r>
      </w:del>
    </w:p>
    <w:p w14:paraId="2011FC35" w14:textId="3CE8A185" w:rsidR="00CB0D87" w:rsidDel="00F1263F" w:rsidRDefault="00CB0D87" w:rsidP="00F1263F">
      <w:pPr>
        <w:pStyle w:val="ParagraphNumbering"/>
        <w:ind w:left="0" w:firstLine="0"/>
        <w:rPr>
          <w:del w:id="828" w:author="Huang, Chengyu" w:date="2019-05-28T12:43:00Z"/>
        </w:rPr>
        <w:pPrChange w:id="829" w:author="Huang, Chengyu" w:date="2019-05-28T12:43:00Z">
          <w:pPr>
            <w:pStyle w:val="ListBullet"/>
            <w:numPr>
              <w:numId w:val="1"/>
            </w:numPr>
            <w:spacing w:after="120"/>
          </w:pPr>
        </w:pPrChange>
      </w:pPr>
      <w:del w:id="830" w:author="Huang, Chengyu" w:date="2019-05-28T12:43:00Z">
        <w:r w:rsidDel="00F1263F">
          <w:delText>The</w:delText>
        </w:r>
        <w:r w:rsidRPr="00C13035" w:rsidDel="00F1263F">
          <w:delText xml:space="preserve"> implementation of the Net Stable Funding Ratio</w:delText>
        </w:r>
        <w:r w:rsidDel="00F1263F">
          <w:delText xml:space="preserve"> was postponed</w:delText>
        </w:r>
        <w:r w:rsidRPr="00C13035" w:rsidDel="00F1263F">
          <w:delText xml:space="preserve"> from January 2019 to January 2020 based on implementation progress at the international level. </w:delText>
        </w:r>
      </w:del>
    </w:p>
    <w:p w14:paraId="7F47DEDF" w14:textId="2458599C" w:rsidR="00B73C97" w:rsidDel="00F1263F" w:rsidRDefault="00CB0D87" w:rsidP="00F1263F">
      <w:pPr>
        <w:pStyle w:val="ParagraphNumbering"/>
        <w:ind w:left="0" w:firstLine="0"/>
        <w:rPr>
          <w:del w:id="831" w:author="Huang, Chengyu" w:date="2019-05-28T12:43:00Z"/>
        </w:rPr>
        <w:pPrChange w:id="832" w:author="Huang, Chengyu" w:date="2019-05-28T12:43:00Z">
          <w:pPr>
            <w:pStyle w:val="ListBullet"/>
            <w:numPr>
              <w:numId w:val="1"/>
            </w:numPr>
          </w:pPr>
        </w:pPrChange>
      </w:pPr>
      <w:del w:id="833" w:author="Huang, Chengyu" w:date="2019-05-28T12:43:00Z">
        <w:r w:rsidDel="00F1263F">
          <w:delText>OSFI is studying</w:delText>
        </w:r>
        <w:r w:rsidRPr="006373CB" w:rsidDel="00F1263F">
          <w:delText xml:space="preserve"> </w:delText>
        </w:r>
        <w:r w:rsidDel="00F1263F">
          <w:delText>potential</w:delText>
        </w:r>
        <w:r w:rsidRPr="006373CB" w:rsidDel="00F1263F">
          <w:delText xml:space="preserve"> adjustments </w:delText>
        </w:r>
        <w:r w:rsidDel="00F1263F">
          <w:delText>to the</w:delText>
        </w:r>
        <w:r w:rsidRPr="006373CB" w:rsidDel="00F1263F">
          <w:delText xml:space="preserve"> capital regime </w:delText>
        </w:r>
        <w:r w:rsidDel="00F1263F">
          <w:delText xml:space="preserve">with the view </w:delText>
        </w:r>
        <w:r w:rsidRPr="006373CB" w:rsidDel="00F1263F">
          <w:delText>to increase transparency</w:delText>
        </w:r>
        <w:r w:rsidR="00DE18A4" w:rsidDel="00F1263F">
          <w:delText xml:space="preserve"> </w:delText>
        </w:r>
        <w:r w:rsidR="004E1A0A" w:rsidDel="00F1263F">
          <w:delText>in</w:delText>
        </w:r>
        <w:r w:rsidRPr="006373CB" w:rsidDel="00F1263F">
          <w:delText xml:space="preserve"> Pillar 2 </w:delText>
        </w:r>
        <w:r w:rsidDel="00F1263F">
          <w:delText xml:space="preserve">capital </w:delText>
        </w:r>
        <w:r w:rsidRPr="006373CB" w:rsidDel="00F1263F">
          <w:delText xml:space="preserve">buffers. </w:delText>
        </w:r>
        <w:r w:rsidDel="00F1263F">
          <w:delText xml:space="preserve">OSFI’s objective is </w:delText>
        </w:r>
        <w:r w:rsidRPr="006373CB" w:rsidDel="00F1263F">
          <w:delText>to increase the likelihood th</w:delText>
        </w:r>
        <w:r w:rsidDel="00F1263F">
          <w:delText>at the capital that is already built up</w:delText>
        </w:r>
        <w:r w:rsidRPr="006373CB" w:rsidDel="00F1263F">
          <w:delText xml:space="preserve"> will be drawn as intended in </w:delText>
        </w:r>
        <w:r w:rsidDel="00F1263F">
          <w:delText xml:space="preserve">case of </w:delText>
        </w:r>
        <w:r w:rsidRPr="006373CB" w:rsidDel="00F1263F">
          <w:delText>a stressed event</w:delText>
        </w:r>
        <w:r w:rsidDel="00F1263F">
          <w:delText xml:space="preserve"> in the future</w:delText>
        </w:r>
        <w:r w:rsidR="004B3EC3" w:rsidDel="00F1263F">
          <w:delText>.</w:delText>
        </w:r>
      </w:del>
    </w:p>
    <w:bookmarkEnd w:id="826"/>
    <w:p w14:paraId="44774EEC" w14:textId="5B47A3E2" w:rsidR="00800D46" w:rsidDel="00F1263F" w:rsidRDefault="00CC008D" w:rsidP="00F1263F">
      <w:pPr>
        <w:pStyle w:val="ParagraphNumbering"/>
        <w:ind w:left="0" w:firstLine="0"/>
        <w:rPr>
          <w:del w:id="834" w:author="Huang, Chengyu" w:date="2019-05-28T12:43:00Z"/>
        </w:rPr>
        <w:pPrChange w:id="835" w:author="Huang, Chengyu" w:date="2019-05-28T12:43:00Z">
          <w:pPr>
            <w:pStyle w:val="ParagraphNumbering"/>
            <w:ind w:left="0" w:firstLine="0"/>
          </w:pPr>
        </w:pPrChange>
      </w:pPr>
      <w:del w:id="836" w:author="Huang, Chengyu" w:date="2019-05-28T12:43:00Z">
        <w:r w:rsidRPr="00B73C97" w:rsidDel="00F1263F">
          <w:rPr>
            <w:b/>
          </w:rPr>
          <w:delText xml:space="preserve">The upcoming Financial Sector Assessment Program will conduct </w:delText>
        </w:r>
        <w:r w:rsidR="004B3EC3" w:rsidRPr="00B73C97" w:rsidDel="00F1263F">
          <w:rPr>
            <w:b/>
          </w:rPr>
          <w:delText xml:space="preserve">a </w:delText>
        </w:r>
        <w:r w:rsidR="00800D46" w:rsidRPr="00B73C97" w:rsidDel="00F1263F">
          <w:rPr>
            <w:b/>
          </w:rPr>
          <w:delText>more comprehensive assessment of the financial sector</w:delText>
        </w:r>
        <w:r w:rsidR="003F1B85" w:rsidRPr="00B73C97" w:rsidDel="00F1263F">
          <w:rPr>
            <w:b/>
          </w:rPr>
          <w:delText>.</w:delText>
        </w:r>
        <w:r w:rsidR="009650A1" w:rsidRPr="00B73C97" w:rsidDel="00F1263F">
          <w:rPr>
            <w:sz w:val="18"/>
            <w:szCs w:val="20"/>
          </w:rPr>
          <w:delText xml:space="preserve"> </w:delText>
        </w:r>
        <w:r w:rsidR="00B73C97" w:rsidRPr="00B73C97" w:rsidDel="00F1263F">
          <w:delText xml:space="preserve">The </w:delText>
        </w:r>
        <w:r w:rsidR="00B73C97" w:rsidDel="00F1263F">
          <w:delText xml:space="preserve">assessment will focus on these emerging risks and the quality of prudential regulation and supervision. </w:delText>
        </w:r>
      </w:del>
    </w:p>
    <w:p w14:paraId="3DB9B1E8" w14:textId="6666E9D8" w:rsidR="00BC245D" w:rsidDel="00F1263F" w:rsidRDefault="00BC245D" w:rsidP="00F1263F">
      <w:pPr>
        <w:pStyle w:val="ParagraphNumbering"/>
        <w:ind w:left="0" w:firstLine="0"/>
        <w:rPr>
          <w:del w:id="837" w:author="Huang, Chengyu" w:date="2019-05-28T12:43:00Z"/>
        </w:rPr>
        <w:pPrChange w:id="838" w:author="Huang, Chengyu" w:date="2019-05-28T12:43:00Z">
          <w:pPr>
            <w:pStyle w:val="ParagraphNumbering"/>
            <w:numPr>
              <w:numId w:val="0"/>
            </w:numPr>
          </w:pPr>
        </w:pPrChange>
      </w:pPr>
    </w:p>
    <w:p w14:paraId="1F66414F" w14:textId="1525EE05" w:rsidR="00BC245D" w:rsidDel="00F1263F" w:rsidRDefault="00BC245D" w:rsidP="00F1263F">
      <w:pPr>
        <w:pStyle w:val="ParagraphNumbering"/>
        <w:ind w:left="0" w:firstLine="0"/>
        <w:rPr>
          <w:del w:id="839" w:author="Huang, Chengyu" w:date="2019-05-28T12:43:00Z"/>
        </w:rPr>
        <w:pPrChange w:id="840" w:author="Huang, Chengyu" w:date="2019-05-28T12:43:00Z">
          <w:pPr>
            <w:pStyle w:val="ParagraphNumbering"/>
            <w:numPr>
              <w:numId w:val="0"/>
            </w:numPr>
          </w:pPr>
        </w:pPrChange>
      </w:pPr>
    </w:p>
    <w:p w14:paraId="6B522CF4" w14:textId="6B28F487" w:rsidR="00BC245D" w:rsidDel="00F1263F" w:rsidRDefault="00BC245D" w:rsidP="00F1263F">
      <w:pPr>
        <w:pStyle w:val="ParagraphNumbering"/>
        <w:ind w:left="0" w:firstLine="0"/>
        <w:rPr>
          <w:del w:id="841" w:author="Huang, Chengyu" w:date="2019-05-28T12:43:00Z"/>
        </w:rPr>
        <w:pPrChange w:id="842" w:author="Huang, Chengyu" w:date="2019-05-28T12:43:00Z">
          <w:pPr>
            <w:pStyle w:val="ParagraphNumbering"/>
            <w:numPr>
              <w:numId w:val="0"/>
            </w:numPr>
          </w:pPr>
        </w:pPrChange>
      </w:pPr>
    </w:p>
    <w:p w14:paraId="625AE374" w14:textId="1D39E086" w:rsidR="00351706" w:rsidDel="00F1263F" w:rsidRDefault="00351706" w:rsidP="00F1263F">
      <w:pPr>
        <w:pStyle w:val="ParagraphNumbering"/>
        <w:ind w:left="0" w:firstLine="0"/>
        <w:rPr>
          <w:del w:id="843" w:author="Huang, Chengyu" w:date="2019-05-28T12:43:00Z"/>
        </w:rPr>
        <w:pPrChange w:id="844" w:author="Huang, Chengyu" w:date="2019-05-28T12:43:00Z">
          <w:pPr>
            <w:pStyle w:val="ParagraphNumbering"/>
            <w:numPr>
              <w:numId w:val="0"/>
            </w:numPr>
          </w:pPr>
        </w:pPrChange>
      </w:pPr>
    </w:p>
    <w:p w14:paraId="3D03C23D" w14:textId="078B95C2" w:rsidR="003F1B85" w:rsidRPr="00414D06" w:rsidDel="00F1263F" w:rsidRDefault="003F1B85" w:rsidP="00F1263F">
      <w:pPr>
        <w:pStyle w:val="ParagraphNumbering"/>
        <w:ind w:left="0" w:firstLine="0"/>
        <w:rPr>
          <w:del w:id="845" w:author="Huang, Chengyu" w:date="2019-05-28T12:43:00Z"/>
          <w:sz w:val="26"/>
          <w:rPrChange w:id="846" w:author="Ochoa, Javier" w:date="2018-06-08T15:24:00Z">
            <w:rPr>
              <w:del w:id="847" w:author="Huang, Chengyu" w:date="2019-05-28T12:43:00Z"/>
            </w:rPr>
          </w:rPrChange>
        </w:rPr>
        <w:pPrChange w:id="848" w:author="Huang, Chengyu" w:date="2019-05-28T12:43:00Z">
          <w:pPr>
            <w:pStyle w:val="Heading2"/>
            <w:ind w:left="0"/>
          </w:pPr>
        </w:pPrChange>
      </w:pPr>
      <w:bookmarkStart w:id="849" w:name="_Toc516148764"/>
      <w:bookmarkStart w:id="850" w:name="_Toc516218270"/>
      <w:bookmarkStart w:id="851" w:name="_Toc512008985"/>
      <w:bookmarkStart w:id="852" w:name="_Toc516239215"/>
      <w:del w:id="853" w:author="Huang, Chengyu" w:date="2019-05-28T12:43:00Z">
        <w:r w:rsidRPr="00414D06" w:rsidDel="00F1263F">
          <w:rPr>
            <w:sz w:val="26"/>
            <w:rPrChange w:id="854" w:author="Ochoa, Javier" w:date="2018-06-08T15:24:00Z">
              <w:rPr/>
            </w:rPrChange>
          </w:rPr>
          <w:delText>Trade</w:delText>
        </w:r>
        <w:r w:rsidR="00F6794A" w:rsidRPr="00414D06" w:rsidDel="00F1263F">
          <w:rPr>
            <w:sz w:val="26"/>
            <w:rPrChange w:id="855" w:author="Ochoa, Javier" w:date="2018-06-08T15:24:00Z">
              <w:rPr/>
            </w:rPrChange>
          </w:rPr>
          <w:delText xml:space="preserve"> </w:delText>
        </w:r>
        <w:r w:rsidRPr="00414D06" w:rsidDel="00F1263F">
          <w:rPr>
            <w:sz w:val="26"/>
            <w:rPrChange w:id="856" w:author="Ochoa, Javier" w:date="2018-06-08T15:24:00Z">
              <w:rPr/>
            </w:rPrChange>
          </w:rPr>
          <w:delText>Policy</w:delText>
        </w:r>
        <w:bookmarkEnd w:id="849"/>
        <w:bookmarkEnd w:id="850"/>
        <w:bookmarkEnd w:id="851"/>
        <w:bookmarkEnd w:id="852"/>
      </w:del>
    </w:p>
    <w:p w14:paraId="2CC8AEE4" w14:textId="45D9AF7B" w:rsidR="00237C49" w:rsidRPr="00237C49" w:rsidDel="00F1263F" w:rsidRDefault="00C42E3B" w:rsidP="00F1263F">
      <w:pPr>
        <w:pStyle w:val="ParagraphNumbering"/>
        <w:ind w:left="0" w:firstLine="0"/>
        <w:rPr>
          <w:del w:id="857" w:author="Huang, Chengyu" w:date="2019-05-28T12:43:00Z"/>
          <w:i/>
        </w:rPr>
        <w:pPrChange w:id="858" w:author="Huang, Chengyu" w:date="2019-05-28T12:43:00Z">
          <w:pPr>
            <w:pStyle w:val="ParagraphNumbering"/>
            <w:numPr>
              <w:numId w:val="0"/>
            </w:numPr>
            <w:ind w:left="0" w:firstLine="0"/>
          </w:pPr>
        </w:pPrChange>
      </w:pPr>
      <w:bookmarkStart w:id="859" w:name="_Hlk510010683"/>
      <w:bookmarkStart w:id="860" w:name="_Hlk510004525"/>
      <w:del w:id="861" w:author="Huang, Chengyu" w:date="2019-05-28T12:43:00Z">
        <w:r w:rsidDel="00F1263F">
          <w:rPr>
            <w:i/>
          </w:rPr>
          <w:delText>T</w:delText>
        </w:r>
        <w:r w:rsidR="002D41EB" w:rsidDel="00F1263F">
          <w:rPr>
            <w:i/>
          </w:rPr>
          <w:delText xml:space="preserve">he </w:delText>
        </w:r>
        <w:r w:rsidR="00237C49" w:rsidRPr="00237C49" w:rsidDel="00F1263F">
          <w:rPr>
            <w:i/>
          </w:rPr>
          <w:delText xml:space="preserve">Canadian </w:delText>
        </w:r>
        <w:r w:rsidR="002D41EB" w:rsidDel="00F1263F">
          <w:rPr>
            <w:i/>
          </w:rPr>
          <w:delText xml:space="preserve">non-energy </w:delText>
        </w:r>
        <w:r w:rsidR="00237C49" w:rsidRPr="00237C49" w:rsidDel="00F1263F">
          <w:rPr>
            <w:i/>
          </w:rPr>
          <w:delText>export sector</w:delText>
        </w:r>
        <w:r w:rsidR="00D82D44" w:rsidDel="00F1263F">
          <w:rPr>
            <w:i/>
          </w:rPr>
          <w:delText xml:space="preserve"> ha</w:delText>
        </w:r>
        <w:r w:rsidDel="00F1263F">
          <w:rPr>
            <w:i/>
          </w:rPr>
          <w:delText>s</w:delText>
        </w:r>
        <w:r w:rsidR="00237C49" w:rsidRPr="00237C49" w:rsidDel="00F1263F">
          <w:rPr>
            <w:i/>
          </w:rPr>
          <w:delText xml:space="preserve"> been losing competitiveness</w:delText>
        </w:r>
        <w:r w:rsidR="00237C49" w:rsidDel="00F1263F">
          <w:rPr>
            <w:i/>
          </w:rPr>
          <w:delText xml:space="preserve"> </w:delText>
        </w:r>
        <w:r w:rsidR="00237C49" w:rsidRPr="00237C49" w:rsidDel="00F1263F">
          <w:rPr>
            <w:i/>
          </w:rPr>
          <w:delText xml:space="preserve">for some time. </w:delText>
        </w:r>
        <w:bookmarkEnd w:id="859"/>
        <w:r w:rsidR="00237C49" w:rsidRPr="00237C49" w:rsidDel="00F1263F">
          <w:rPr>
            <w:i/>
          </w:rPr>
          <w:delText>While Canada is a relatively open economy, there is still room to improve trade policies to help restore competitiveness and</w:delText>
        </w:r>
        <w:r w:rsidR="00204877" w:rsidDel="00F1263F">
          <w:rPr>
            <w:i/>
          </w:rPr>
          <w:delText xml:space="preserve"> attract more foreign direct investment</w:delText>
        </w:r>
        <w:r w:rsidR="00237C49" w:rsidRPr="00237C49" w:rsidDel="00F1263F">
          <w:rPr>
            <w:i/>
          </w:rPr>
          <w:delText>.</w:delText>
        </w:r>
      </w:del>
    </w:p>
    <w:bookmarkEnd w:id="860"/>
    <w:p w14:paraId="615D746E" w14:textId="12891D89" w:rsidR="000A56C8" w:rsidDel="00F1263F" w:rsidRDefault="000A56C8" w:rsidP="00F1263F">
      <w:pPr>
        <w:pStyle w:val="ParagraphNumbering"/>
        <w:ind w:left="0" w:firstLine="0"/>
        <w:rPr>
          <w:del w:id="862" w:author="Huang, Chengyu" w:date="2019-05-28T12:43:00Z"/>
        </w:rPr>
        <w:pPrChange w:id="863" w:author="Huang, Chengyu" w:date="2019-05-28T12:43:00Z">
          <w:pPr>
            <w:pStyle w:val="ParagraphNumbering"/>
            <w:ind w:left="0" w:firstLine="0"/>
          </w:pPr>
        </w:pPrChange>
      </w:pPr>
      <w:del w:id="864" w:author="Huang, Chengyu" w:date="2019-05-28T12:43:00Z">
        <w:r w:rsidRPr="007D6648" w:rsidDel="00F1263F">
          <w:rPr>
            <w:b/>
            <w:noProof/>
          </w:rPr>
          <w:drawing>
            <wp:anchor distT="0" distB="0" distL="114300" distR="114300" simplePos="0" relativeHeight="252534784" behindDoc="0" locked="0" layoutInCell="1" allowOverlap="1" wp14:anchorId="59488C9B" wp14:editId="3E2083EC">
              <wp:simplePos x="0" y="0"/>
              <wp:positionH relativeFrom="margin">
                <wp:posOffset>2611120</wp:posOffset>
              </wp:positionH>
              <wp:positionV relativeFrom="paragraph">
                <wp:posOffset>98425</wp:posOffset>
              </wp:positionV>
              <wp:extent cx="3448050" cy="26574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648" w:rsidDel="00F1263F">
          <w:rPr>
            <w:b/>
          </w:rPr>
          <w:delText>Canad</w:delText>
        </w:r>
        <w:r w:rsidR="009F7548" w:rsidRPr="007D6648" w:rsidDel="00F1263F">
          <w:rPr>
            <w:b/>
          </w:rPr>
          <w:delText>ian</w:delText>
        </w:r>
        <w:r w:rsidR="00B476EE" w:rsidRPr="007D6648" w:rsidDel="00F1263F">
          <w:rPr>
            <w:b/>
          </w:rPr>
          <w:delText xml:space="preserve"> export</w:delText>
        </w:r>
        <w:r w:rsidR="009F7548" w:rsidRPr="007D6648" w:rsidDel="00F1263F">
          <w:rPr>
            <w:b/>
          </w:rPr>
          <w:delText>ers</w:delText>
        </w:r>
        <w:r w:rsidR="00B476EE" w:rsidRPr="007D6648" w:rsidDel="00F1263F">
          <w:rPr>
            <w:b/>
          </w:rPr>
          <w:delText xml:space="preserve"> </w:delText>
        </w:r>
        <w:r w:rsidRPr="007D6648" w:rsidDel="00F1263F">
          <w:rPr>
            <w:b/>
          </w:rPr>
          <w:delText>ha</w:delText>
        </w:r>
        <w:r w:rsidR="00B476EE" w:rsidRPr="007D6648" w:rsidDel="00F1263F">
          <w:rPr>
            <w:b/>
          </w:rPr>
          <w:delText>ve</w:delText>
        </w:r>
        <w:r w:rsidR="009F7548" w:rsidRPr="007D6648" w:rsidDel="00F1263F">
          <w:rPr>
            <w:b/>
          </w:rPr>
          <w:delText xml:space="preserve"> been losing</w:delText>
        </w:r>
        <w:r w:rsidR="002D551D" w:rsidRPr="007D6648" w:rsidDel="00F1263F">
          <w:rPr>
            <w:b/>
          </w:rPr>
          <w:delText xml:space="preserve"> competitiveness </w:delText>
        </w:r>
        <w:r w:rsidR="009F7548" w:rsidRPr="007D6648" w:rsidDel="00F1263F">
          <w:rPr>
            <w:b/>
          </w:rPr>
          <w:delText>for some time</w:delText>
        </w:r>
        <w:r w:rsidR="002D551D" w:rsidRPr="007D6648" w:rsidDel="00F1263F">
          <w:rPr>
            <w:b/>
          </w:rPr>
          <w:delText xml:space="preserve">, and the </w:delText>
        </w:r>
        <w:r w:rsidR="00B50B6B" w:rsidRPr="007D6648" w:rsidDel="00F1263F">
          <w:rPr>
            <w:b/>
          </w:rPr>
          <w:delText>recent overvaluation of the</w:delText>
        </w:r>
        <w:r w:rsidR="002D551D" w:rsidRPr="007D6648" w:rsidDel="00F1263F">
          <w:rPr>
            <w:b/>
          </w:rPr>
          <w:delText xml:space="preserve"> real effective exchan</w:delText>
        </w:r>
        <w:r w:rsidR="00B50B6B" w:rsidRPr="007D6648" w:rsidDel="00F1263F">
          <w:rPr>
            <w:b/>
          </w:rPr>
          <w:delText>g</w:delText>
        </w:r>
        <w:r w:rsidR="002D551D" w:rsidRPr="007D6648" w:rsidDel="00F1263F">
          <w:rPr>
            <w:b/>
          </w:rPr>
          <w:delText xml:space="preserve">e rate </w:delText>
        </w:r>
        <w:r w:rsidR="00B50B6B" w:rsidRPr="007D6648" w:rsidDel="00F1263F">
          <w:rPr>
            <w:b/>
          </w:rPr>
          <w:delText>has not helped (Annex I)</w:delText>
        </w:r>
        <w:r w:rsidR="00B15809" w:rsidRPr="007D6648" w:rsidDel="00F1263F">
          <w:rPr>
            <w:b/>
          </w:rPr>
          <w:delText>.</w:delText>
        </w:r>
        <w:r w:rsidR="00B15809" w:rsidDel="00F1263F">
          <w:rPr>
            <w:rPrChange w:id="865" w:author="Ochoa, Javier" w:date="2018-06-08T15:24:00Z">
              <w:rPr>
                <w:b/>
              </w:rPr>
            </w:rPrChange>
          </w:rPr>
          <w:delText xml:space="preserve"> </w:delText>
        </w:r>
        <w:r w:rsidR="00B476EE" w:rsidDel="00F1263F">
          <w:rPr>
            <w:lang w:eastAsia="ja-JP"/>
          </w:rPr>
          <w:delText xml:space="preserve">Since the middle of the 1990s, the market share of </w:delText>
        </w:r>
        <w:r w:rsidR="00B476EE" w:rsidDel="00F1263F">
          <w:delText xml:space="preserve">Canadian goods </w:delText>
        </w:r>
        <w:r w:rsidR="008D0723" w:rsidDel="00F1263F">
          <w:delText xml:space="preserve">(excluding resource products) in the </w:delText>
        </w:r>
        <w:r w:rsidR="00B476EE" w:rsidDel="00F1263F">
          <w:delText>U.S. has halved</w:delText>
        </w:r>
        <w:r w:rsidR="008D0723" w:rsidDel="00F1263F">
          <w:delText xml:space="preserve"> to </w:delText>
        </w:r>
        <w:r w:rsidR="00B476EE" w:rsidDel="00F1263F">
          <w:delText>about [11] percent</w:delText>
        </w:r>
        <w:r w:rsidR="008D0723" w:rsidDel="00F1263F">
          <w:delText>. Canada’s competitive advantage in the service sector has also been dwindling</w:delText>
        </w:r>
        <w:r w:rsidR="00B476EE" w:rsidDel="00F1263F">
          <w:delText xml:space="preserve">, </w:delText>
        </w:r>
        <w:r w:rsidR="008D0723" w:rsidDel="00F1263F">
          <w:delText xml:space="preserve">as </w:delText>
        </w:r>
        <w:r w:rsidR="00B476EE" w:rsidDel="00F1263F">
          <w:delText xml:space="preserve">Mexico and China are catching up. </w:delText>
        </w:r>
        <w:r w:rsidR="008D0723" w:rsidRPr="008E69B3" w:rsidDel="00F1263F">
          <w:delText xml:space="preserve">Accordingly, </w:delText>
        </w:r>
        <w:r w:rsidR="00E1293B" w:rsidRPr="008E69B3" w:rsidDel="00F1263F">
          <w:delText xml:space="preserve">the share of total exports (excluding </w:delText>
        </w:r>
        <w:r w:rsidR="008D0723" w:rsidRPr="008E69B3" w:rsidDel="00F1263F">
          <w:delText>resource exports</w:delText>
        </w:r>
        <w:r w:rsidR="00E1293B" w:rsidRPr="008E69B3" w:rsidDel="00F1263F">
          <w:delText xml:space="preserve">) </w:delText>
        </w:r>
        <w:r w:rsidR="00642F61" w:rsidRPr="008E69B3" w:rsidDel="00F1263F">
          <w:delText xml:space="preserve">to GDP </w:delText>
        </w:r>
        <w:r w:rsidR="00E1293B" w:rsidRPr="008E69B3" w:rsidDel="00F1263F">
          <w:delText xml:space="preserve">has dropped from over 40 percent in the late 1990s to around 30 percent </w:delText>
        </w:r>
        <w:r w:rsidR="008E69B3" w:rsidDel="00F1263F">
          <w:delText>today</w:delText>
        </w:r>
        <w:r w:rsidR="00E1293B" w:rsidRPr="008E69B3" w:rsidDel="00F1263F">
          <w:delText>.</w:delText>
        </w:r>
        <w:r w:rsidR="00E1293B" w:rsidDel="00F1263F">
          <w:delText xml:space="preserve"> </w:delText>
        </w:r>
      </w:del>
    </w:p>
    <w:p w14:paraId="5C0885CA" w14:textId="1D9620A4" w:rsidR="006D20E3" w:rsidRPr="003C1C7E" w:rsidDel="00F1263F" w:rsidRDefault="00E109B1" w:rsidP="00F1263F">
      <w:pPr>
        <w:pStyle w:val="ParagraphNumbering"/>
        <w:ind w:left="0" w:firstLine="0"/>
        <w:rPr>
          <w:del w:id="866" w:author="Huang, Chengyu" w:date="2019-05-28T12:43:00Z"/>
          <w:b/>
          <w:rPrChange w:id="867" w:author="Ochoa, Javier" w:date="2018-06-08T15:24:00Z">
            <w:rPr>
              <w:del w:id="868" w:author="Huang, Chengyu" w:date="2019-05-28T12:43:00Z"/>
              <w:rFonts w:ascii="Calibri" w:hAnsi="Calibri"/>
              <w:sz w:val="22"/>
            </w:rPr>
          </w:rPrChange>
        </w:rPr>
        <w:pPrChange w:id="869" w:author="Huang, Chengyu" w:date="2019-05-28T12:43:00Z">
          <w:pPr>
            <w:pStyle w:val="ParagraphNumbering"/>
            <w:ind w:left="0" w:firstLine="0"/>
          </w:pPr>
        </w:pPrChange>
      </w:pPr>
      <w:del w:id="870" w:author="Huang, Chengyu" w:date="2019-05-28T12:43:00Z">
        <w:r w:rsidRPr="00E109B1" w:rsidDel="00F1263F">
          <w:rPr>
            <w:noProof/>
          </w:rPr>
          <w:drawing>
            <wp:anchor distT="0" distB="0" distL="114300" distR="114300" simplePos="0" relativeHeight="252707840" behindDoc="0" locked="0" layoutInCell="1" allowOverlap="1" wp14:anchorId="1D1F73C2" wp14:editId="78AF3B96">
              <wp:simplePos x="0" y="0"/>
              <wp:positionH relativeFrom="column">
                <wp:posOffset>2819620</wp:posOffset>
              </wp:positionH>
              <wp:positionV relativeFrom="paragraph">
                <wp:posOffset>625199</wp:posOffset>
              </wp:positionV>
              <wp:extent cx="3100705" cy="295402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0705"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9542F" w:rsidRPr="006D20E3" w:rsidDel="00F1263F">
          <w:rPr>
            <w:b/>
          </w:rPr>
          <w:delText xml:space="preserve">A </w:delText>
        </w:r>
        <w:r w:rsidR="003F1B85" w:rsidRPr="006D20E3" w:rsidDel="00F1263F">
          <w:rPr>
            <w:b/>
          </w:rPr>
          <w:delText xml:space="preserve">NAFTA agreement should be reached within a reasonable timeframe. </w:delText>
        </w:r>
        <w:r w:rsidR="003F1B85" w:rsidRPr="00D6049D" w:rsidDel="00F1263F">
          <w:delText>Uncertainty related to North American trade relations</w:delText>
        </w:r>
        <w:r w:rsidR="004A7F2D" w:rsidDel="00F1263F">
          <w:delText xml:space="preserve"> </w:delText>
        </w:r>
        <w:r w:rsidR="003F1B85" w:rsidRPr="00D6049D" w:rsidDel="00F1263F">
          <w:delText xml:space="preserve">is impacting business decisions in Canada and weighing on investment, particularly in the export sector. While there has been some progress in modernizing NAFTA by incorporating the evolution of digital and e-commerce trade, several proposals put forward by the U.S.—notably, minimum U.S. content requirements, eliminating the dispute resolution framework, a cap on government procurement, and a five-year sunset clause—represent major points of contention for the negotiations. Significant uncertainty surrounds both the outcome of the negotiations and the timeframe for an outcome. Reaching an agreement </w:delText>
        </w:r>
        <w:r w:rsidR="00516EFE" w:rsidDel="00F1263F">
          <w:delText xml:space="preserve">that further opens trade and promotes competition </w:delText>
        </w:r>
        <w:r w:rsidR="003F1B85" w:rsidRPr="00D6049D" w:rsidDel="00F1263F">
          <w:delText xml:space="preserve">within a reasonable timeframe would alleviate uncertainty and reduce the risk of a more prolonged period of </w:delText>
        </w:r>
        <w:r w:rsidR="003F1B85" w:rsidDel="00F1263F">
          <w:delText>subdued</w:delText>
        </w:r>
        <w:r w:rsidR="003F1B85" w:rsidRPr="00D6049D" w:rsidDel="00F1263F">
          <w:delText xml:space="preserve"> investment</w:delText>
        </w:r>
        <w:r w:rsidR="003F1B85" w:rsidRPr="003C1C7E" w:rsidDel="00F1263F">
          <w:rPr>
            <w:color w:val="000000" w:themeColor="text1"/>
            <w:rPrChange w:id="871" w:author="Ochoa, Javier" w:date="2018-06-08T15:24:00Z">
              <w:rPr/>
            </w:rPrChange>
          </w:rPr>
          <w:delText>.</w:delText>
        </w:r>
        <w:r w:rsidR="003C1C7E" w:rsidRPr="003C1C7E" w:rsidDel="00F1263F">
          <w:rPr>
            <w:color w:val="000000" w:themeColor="text1"/>
            <w:rPrChange w:id="872" w:author="Ochoa, Javier" w:date="2018-06-08T15:24:00Z">
              <w:rPr>
                <w:color w:val="FF0000"/>
              </w:rPr>
            </w:rPrChange>
          </w:rPr>
          <w:delText xml:space="preserve"> </w:delText>
        </w:r>
        <w:r w:rsidR="003C1C7E" w:rsidRPr="003C1C7E" w:rsidDel="00F1263F">
          <w:rPr>
            <w:rFonts w:eastAsia="Times New Roman" w:cs="Segoe UI"/>
            <w:color w:val="000000" w:themeColor="text1"/>
            <w:szCs w:val="21"/>
          </w:rPr>
          <w:delText>S</w:delText>
        </w:r>
        <w:r w:rsidR="003C1C7E" w:rsidDel="00F1263F">
          <w:rPr>
            <w:rFonts w:eastAsia="Times New Roman" w:cs="Segoe UI"/>
            <w:color w:val="000000" w:themeColor="text1"/>
            <w:szCs w:val="21"/>
          </w:rPr>
          <w:delText>taff estimates</w:delText>
        </w:r>
        <w:r w:rsidR="003C1C7E" w:rsidDel="00F1263F">
          <w:rPr>
            <w:color w:val="000000" w:themeColor="text1"/>
            <w:rPrChange w:id="873" w:author="Ochoa, Javier" w:date="2018-06-08T15:24:00Z">
              <w:rPr/>
            </w:rPrChange>
          </w:rPr>
          <w:delText xml:space="preserve"> suggest that successful negotiations</w:delText>
        </w:r>
        <w:r w:rsidR="000C26E5" w:rsidDel="00F1263F">
          <w:rPr>
            <w:color w:val="000000" w:themeColor="text1"/>
            <w:rPrChange w:id="874" w:author="Ochoa, Javier" w:date="2018-06-08T15:24:00Z">
              <w:rPr/>
            </w:rPrChange>
          </w:rPr>
          <w:delText xml:space="preserve"> </w:delText>
        </w:r>
        <w:r w:rsidR="000C26E5" w:rsidDel="00F1263F">
          <w:rPr>
            <w:szCs w:val="21"/>
          </w:rPr>
          <w:delText>could boost output by around 0.4 percent.</w:delText>
        </w:r>
      </w:del>
    </w:p>
    <w:p w14:paraId="31981582" w14:textId="2B1D142A" w:rsidR="003F1B85" w:rsidRPr="00B476EE" w:rsidDel="00F1263F" w:rsidRDefault="00B625FB" w:rsidP="00F1263F">
      <w:pPr>
        <w:pStyle w:val="ParagraphNumbering"/>
        <w:ind w:left="0" w:firstLine="0"/>
        <w:rPr>
          <w:del w:id="875" w:author="Huang, Chengyu" w:date="2019-05-28T12:43:00Z"/>
        </w:rPr>
        <w:pPrChange w:id="876" w:author="Huang, Chengyu" w:date="2019-05-28T12:43:00Z">
          <w:pPr>
            <w:pStyle w:val="ParagraphNumbering"/>
            <w:ind w:left="0" w:firstLine="0"/>
          </w:pPr>
        </w:pPrChange>
      </w:pPr>
      <w:del w:id="877" w:author="Huang, Chengyu" w:date="2019-05-28T12:43:00Z">
        <w:r w:rsidDel="00F1263F">
          <w:rPr>
            <w:b/>
            <w:noProof/>
          </w:rPr>
          <w:drawing>
            <wp:anchor distT="0" distB="0" distL="114300" distR="114300" simplePos="0" relativeHeight="252667904" behindDoc="0" locked="0" layoutInCell="1" allowOverlap="1" wp14:anchorId="692E988A" wp14:editId="60282677">
              <wp:simplePos x="0" y="0"/>
              <wp:positionH relativeFrom="margin">
                <wp:posOffset>2644140</wp:posOffset>
              </wp:positionH>
              <wp:positionV relativeFrom="paragraph">
                <wp:posOffset>58420</wp:posOffset>
              </wp:positionV>
              <wp:extent cx="3362325" cy="2555206"/>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62325" cy="2555206"/>
                      </a:xfrm>
                      <a:prstGeom prst="rect">
                        <a:avLst/>
                      </a:prstGeom>
                      <a:noFill/>
                    </pic:spPr>
                  </pic:pic>
                </a:graphicData>
              </a:graphic>
              <wp14:sizeRelH relativeFrom="margin">
                <wp14:pctWidth>0</wp14:pctWidth>
              </wp14:sizeRelH>
              <wp14:sizeRelV relativeFrom="margin">
                <wp14:pctHeight>0</wp14:pctHeight>
              </wp14:sizeRelV>
            </wp:anchor>
          </w:drawing>
        </w:r>
        <w:r w:rsidR="003F1B85" w:rsidRPr="006D20E3" w:rsidDel="00F1263F">
          <w:rPr>
            <w:b/>
          </w:rPr>
          <w:delText>The Comprehensive and Progressive Agreement for Trans-Pacific Partnership (CPTPP) offers Canada the opportunity to diversify its export sector and tap new sources of growth.</w:delText>
        </w:r>
        <w:r w:rsidR="003F1B85" w:rsidRPr="00E626C1" w:rsidDel="00F1263F">
          <w:delText xml:space="preserve"> </w:delText>
        </w:r>
        <w:r w:rsidR="003F1B85" w:rsidRPr="001047A5" w:rsidDel="00F1263F">
          <w:delText>CPTPP was</w:delText>
        </w:r>
        <w:r w:rsidR="003F1B85" w:rsidRPr="00782E97" w:rsidDel="00F1263F">
          <w:delText xml:space="preserve"> signed by 11 countries in March 201</w:delText>
        </w:r>
        <w:r w:rsidR="003F1B85" w:rsidDel="00F1263F">
          <w:delText>8</w:delText>
        </w:r>
        <w:r w:rsidR="00516EFE" w:rsidDel="00F1263F">
          <w:delText>, representing a positive signal for global trade relations</w:delText>
        </w:r>
        <w:r w:rsidR="003F1B85" w:rsidRPr="00782E97" w:rsidDel="00F1263F">
          <w:delText>.</w:delText>
        </w:r>
        <w:r w:rsidR="003F1B85" w:rsidRPr="00782E97" w:rsidDel="00F1263F">
          <w:rPr>
            <w:rStyle w:val="FootnoteReference"/>
          </w:rPr>
          <w:footnoteReference w:id="32"/>
        </w:r>
        <w:r w:rsidR="003F1B85" w:rsidDel="00F1263F">
          <w:delText xml:space="preserve"> The countries covered by the agreement constitute around 13 percent of global output, making the agreement one of the broadest of its kind globally. Canada should quickly ratify the agreement to seize on the potential benefits offered by greater market access and export diversification and to help mitigate risks associated with NAFTA negotiations. Staff estimates suggest that the successful implementation of CPTPP could boost Canada’s output by around 0.1 percent, irrespective of the outcome of NAFTA negotiations. </w:delText>
        </w:r>
      </w:del>
    </w:p>
    <w:p w14:paraId="454CA3C9" w14:textId="19F8A4DF" w:rsidR="00B476EE" w:rsidRPr="00F00CCE" w:rsidDel="00F1263F" w:rsidRDefault="00E13E10" w:rsidP="00F1263F">
      <w:pPr>
        <w:pStyle w:val="ParagraphNumbering"/>
        <w:ind w:left="0" w:firstLine="0"/>
        <w:rPr>
          <w:del w:id="880" w:author="Huang, Chengyu" w:date="2019-05-28T12:43:00Z"/>
        </w:rPr>
        <w:pPrChange w:id="881" w:author="Huang, Chengyu" w:date="2019-05-28T12:43:00Z">
          <w:pPr>
            <w:pStyle w:val="ParagraphNumbering"/>
            <w:autoSpaceDE w:val="0"/>
            <w:autoSpaceDN w:val="0"/>
            <w:adjustRightInd w:val="0"/>
            <w:ind w:left="0" w:firstLine="0"/>
          </w:pPr>
        </w:pPrChange>
      </w:pPr>
      <w:del w:id="882" w:author="Huang, Chengyu" w:date="2019-05-28T12:43:00Z">
        <w:r w:rsidRPr="00BA42B3" w:rsidDel="00F1263F">
          <w:rPr>
            <w:b/>
          </w:rPr>
          <w:delText>In addition, more can be done to attract FDI</w:delText>
        </w:r>
        <w:r w:rsidR="00EE25A5" w:rsidRPr="00BA42B3" w:rsidDel="00F1263F">
          <w:rPr>
            <w:b/>
          </w:rPr>
          <w:delText xml:space="preserve"> and innovative technologies</w:delText>
        </w:r>
        <w:r w:rsidR="004036AC" w:rsidDel="00F1263F">
          <w:rPr>
            <w:b/>
          </w:rPr>
          <w:delText xml:space="preserve"> that are conducive for trade</w:delText>
        </w:r>
        <w:r w:rsidR="00B476EE" w:rsidRPr="00BA42B3" w:rsidDel="00F1263F">
          <w:rPr>
            <w:b/>
          </w:rPr>
          <w:delText xml:space="preserve">.  </w:delText>
        </w:r>
        <w:r w:rsidR="00B476EE" w:rsidRPr="00F6794A" w:rsidDel="00F1263F">
          <w:delText>Canada is at the foref</w:delText>
        </w:r>
        <w:r w:rsidR="008E69B3" w:rsidDel="00F1263F">
          <w:delText xml:space="preserve">ront in open trade regulation </w:delText>
        </w:r>
        <w:r w:rsidR="00B476EE" w:rsidRPr="00F6794A" w:rsidDel="00F1263F">
          <w:delText xml:space="preserve">when compared with other G20 economies. Nonetheless, </w:delText>
        </w:r>
        <w:r w:rsidR="00CC3F6A" w:rsidDel="00F1263F">
          <w:delText xml:space="preserve">Canada has </w:delText>
        </w:r>
        <w:r w:rsidR="00B476EE" w:rsidRPr="00F6794A" w:rsidDel="00F1263F">
          <w:delText>relatively more restrictive FDI regulations.</w:delText>
        </w:r>
        <w:r w:rsidR="00BE267C" w:rsidRPr="00BE267C" w:rsidDel="00F1263F">
          <w:rPr>
            <w:rFonts w:cs="Segoe UI"/>
            <w:color w:val="FF0000"/>
            <w:szCs w:val="21"/>
          </w:rPr>
          <w:delText xml:space="preserve"> </w:delText>
        </w:r>
        <w:r w:rsidR="00BE267C" w:rsidRPr="00BE267C" w:rsidDel="00F1263F">
          <w:rPr>
            <w:rFonts w:cs="Segoe UI"/>
            <w:szCs w:val="21"/>
          </w:rPr>
          <w:delText>Reducing these restriction</w:delText>
        </w:r>
        <w:r w:rsidR="00BE267C" w:rsidDel="00F1263F">
          <w:rPr>
            <w:rFonts w:cs="Segoe UI"/>
            <w:szCs w:val="21"/>
          </w:rPr>
          <w:delText>s</w:delText>
        </w:r>
        <w:r w:rsidR="00BE267C" w:rsidRPr="00BE267C" w:rsidDel="00F1263F">
          <w:rPr>
            <w:rFonts w:cs="Segoe UI"/>
            <w:szCs w:val="21"/>
          </w:rPr>
          <w:delText xml:space="preserve"> can help mitigate the impact from US tax reforms. For instance, t</w:delText>
        </w:r>
        <w:r w:rsidR="00712EBC" w:rsidRPr="00F6794A" w:rsidDel="00F1263F">
          <w:delText xml:space="preserve">he OECD reports </w:delText>
        </w:r>
        <w:r w:rsidR="00712EBC" w:rsidDel="00F1263F">
          <w:delText xml:space="preserve">prohibitive limits on </w:delText>
        </w:r>
        <w:r w:rsidR="00712EBC" w:rsidRPr="00F6794A" w:rsidDel="00F1263F">
          <w:delText xml:space="preserve">foreign equity </w:delText>
        </w:r>
        <w:r w:rsidR="00712EBC" w:rsidDel="00F1263F">
          <w:delText>ownership</w:delText>
        </w:r>
        <w:r w:rsidR="00F54411" w:rsidDel="00F1263F">
          <w:rPr>
            <w:rStyle w:val="FootnoteReference"/>
          </w:rPr>
          <w:footnoteReference w:id="33"/>
        </w:r>
        <w:r w:rsidR="00712EBC" w:rsidDel="00F1263F">
          <w:delText xml:space="preserve"> </w:delText>
        </w:r>
        <w:r w:rsidR="000321C6" w:rsidDel="00F1263F">
          <w:delText xml:space="preserve">in key non-manufacturing sectors </w:delText>
        </w:r>
        <w:r w:rsidR="00712EBC" w:rsidRPr="00F6794A" w:rsidDel="00F1263F">
          <w:delText xml:space="preserve">and </w:delText>
        </w:r>
        <w:r w:rsidR="00712EBC" w:rsidRPr="0005021F" w:rsidDel="00F1263F">
          <w:delText>preferential treatment given to domestic firms and suppliers.</w:delText>
        </w:r>
        <w:r w:rsidR="00BE267C" w:rsidDel="00F1263F">
          <w:rPr>
            <w:rStyle w:val="FootnoteReference"/>
          </w:rPr>
          <w:footnoteReference w:id="34"/>
        </w:r>
        <w:r w:rsidR="00712EBC" w:rsidRPr="0005021F" w:rsidDel="00F1263F">
          <w:delText xml:space="preserve"> </w:delText>
        </w:r>
        <w:r w:rsidR="00C42E3B" w:rsidDel="00F1263F">
          <w:delText>R</w:delText>
        </w:r>
        <w:r w:rsidR="000321C6" w:rsidRPr="00BA42B3" w:rsidDel="00F1263F">
          <w:delText xml:space="preserve">egulations that </w:delText>
        </w:r>
        <w:r w:rsidR="00C42E3B" w:rsidDel="00F1263F">
          <w:delText xml:space="preserve">overly </w:delText>
        </w:r>
        <w:r w:rsidR="000321C6" w:rsidRPr="00BA42B3" w:rsidDel="00F1263F">
          <w:delText>restrict</w:delText>
        </w:r>
        <w:r w:rsidR="00BA42B3" w:rsidDel="00F1263F">
          <w:delText xml:space="preserve"> </w:delText>
        </w:r>
        <w:r w:rsidR="000321C6" w:rsidRPr="00BA42B3" w:rsidDel="00F1263F">
          <w:delText xml:space="preserve">competition </w:delText>
        </w:r>
        <w:r w:rsidR="00C42E3B" w:rsidDel="00F1263F">
          <w:delText xml:space="preserve">could </w:delText>
        </w:r>
        <w:r w:rsidR="000321C6" w:rsidRPr="00BA42B3" w:rsidDel="00F1263F">
          <w:delText>slow the</w:delText>
        </w:r>
        <w:r w:rsidR="00C42E3B" w:rsidDel="00F1263F">
          <w:delText xml:space="preserve"> diffusion</w:delText>
        </w:r>
        <w:r w:rsidR="000321C6" w:rsidRPr="00BA42B3" w:rsidDel="00F1263F">
          <w:delText xml:space="preserve"> process </w:delText>
        </w:r>
        <w:r w:rsidR="00221EED" w:rsidDel="00F1263F">
          <w:delText xml:space="preserve">of the </w:delText>
        </w:r>
        <w:r w:rsidR="00923FE3" w:rsidDel="00F1263F">
          <w:delText xml:space="preserve">latest </w:delText>
        </w:r>
        <w:r w:rsidR="00221EED" w:rsidDel="00F1263F">
          <w:delText>production technologies across bor</w:delText>
        </w:r>
        <w:r w:rsidR="000321C6" w:rsidRPr="00BA42B3" w:rsidDel="00F1263F">
          <w:delText>ders</w:delText>
        </w:r>
        <w:r w:rsidR="004036AC" w:rsidDel="00F1263F">
          <w:delText xml:space="preserve"> to generate more trade</w:delText>
        </w:r>
        <w:r w:rsidR="00BA42B3" w:rsidDel="00F1263F">
          <w:delText>.</w:delText>
        </w:r>
        <w:r w:rsidR="00BA42B3" w:rsidDel="00F1263F">
          <w:rPr>
            <w:rStyle w:val="FootnoteReference"/>
          </w:rPr>
          <w:footnoteReference w:id="35"/>
        </w:r>
      </w:del>
    </w:p>
    <w:p w14:paraId="3DC7723C" w14:textId="0F7FC055" w:rsidR="00B476EE" w:rsidDel="00F1263F" w:rsidRDefault="00E13E10" w:rsidP="00F1263F">
      <w:pPr>
        <w:pStyle w:val="ParagraphNumbering"/>
        <w:ind w:left="0" w:firstLine="0"/>
        <w:rPr>
          <w:del w:id="892" w:author="Huang, Chengyu" w:date="2019-05-28T12:43:00Z"/>
        </w:rPr>
        <w:pPrChange w:id="893" w:author="Huang, Chengyu" w:date="2019-05-28T12:43:00Z">
          <w:pPr>
            <w:pStyle w:val="ParagraphNumbering"/>
            <w:ind w:left="0" w:firstLine="0"/>
          </w:pPr>
        </w:pPrChange>
      </w:pPr>
      <w:del w:id="894" w:author="Huang, Chengyu" w:date="2019-05-28T12:43:00Z">
        <w:r w:rsidDel="00F1263F">
          <w:rPr>
            <w:b/>
          </w:rPr>
          <w:delText xml:space="preserve">On the domestic front, </w:delText>
        </w:r>
        <w:r w:rsidRPr="00963C18" w:rsidDel="00F1263F">
          <w:rPr>
            <w:b/>
          </w:rPr>
          <w:delText xml:space="preserve">inter-provincial </w:delText>
        </w:r>
        <w:r w:rsidDel="00F1263F">
          <w:rPr>
            <w:b/>
          </w:rPr>
          <w:delText xml:space="preserve">trade </w:delText>
        </w:r>
        <w:r w:rsidRPr="00963C18" w:rsidDel="00F1263F">
          <w:rPr>
            <w:b/>
          </w:rPr>
          <w:delText xml:space="preserve">barriers should </w:delText>
        </w:r>
        <w:r w:rsidDel="00F1263F">
          <w:rPr>
            <w:b/>
          </w:rPr>
          <w:delText xml:space="preserve">continue to be reduced </w:delText>
        </w:r>
        <w:r w:rsidR="00221EED" w:rsidDel="00F1263F">
          <w:rPr>
            <w:b/>
          </w:rPr>
          <w:delText xml:space="preserve">under </w:delText>
        </w:r>
        <w:r w:rsidR="00B476EE" w:rsidRPr="00963C18" w:rsidDel="00F1263F">
          <w:rPr>
            <w:b/>
          </w:rPr>
          <w:delText>the Canad</w:delText>
        </w:r>
        <w:r w:rsidDel="00F1263F">
          <w:rPr>
            <w:b/>
          </w:rPr>
          <w:delText xml:space="preserve">ian Free Trade Agreement (CFTA). </w:delText>
        </w:r>
        <w:r w:rsidR="00B476EE" w:rsidRPr="00133361" w:rsidDel="00F1263F">
          <w:delText>In</w:delText>
        </w:r>
        <w:r w:rsidR="00B476EE" w:rsidDel="00F1263F">
          <w:delText xml:space="preserve"> April 2017, the CFTA modified government procurement rules to allow equal acces</w:delText>
        </w:r>
        <w:r w:rsidR="00BE267C" w:rsidDel="00F1263F">
          <w:delText>s to firms across provinces, mad</w:delText>
        </w:r>
        <w:r w:rsidR="00B476EE" w:rsidDel="00F1263F">
          <w:delText>e domestic regulations compatible with international agreements</w:delText>
        </w:r>
        <w:r w:rsidR="00CC3F6A" w:rsidDel="00F1263F">
          <w:delText>,</w:delText>
        </w:r>
        <w:r w:rsidR="00B476EE" w:rsidDel="00F1263F">
          <w:delText xml:space="preserve"> and lower</w:delText>
        </w:r>
        <w:r w:rsidR="00CC3F6A" w:rsidDel="00F1263F">
          <w:delText>ed</w:delText>
        </w:r>
        <w:r w:rsidR="00B476EE" w:rsidDel="00F1263F">
          <w:delText xml:space="preserve"> the barriers </w:delText>
        </w:r>
        <w:r w:rsidR="00CC3F6A" w:rsidDel="00F1263F">
          <w:delText xml:space="preserve">of </w:delText>
        </w:r>
        <w:r w:rsidR="00B476EE" w:rsidDel="00F1263F">
          <w:delText xml:space="preserve">goods and services. The CFTA also establishes a Regulatory Reconciliation and Cooperation Table to address remaining barriers and </w:delText>
        </w:r>
        <w:r w:rsidR="00221EED" w:rsidDel="00F1263F">
          <w:delText>commit to</w:delText>
        </w:r>
        <w:r w:rsidR="00B476EE" w:rsidDel="00F1263F">
          <w:delText xml:space="preserve"> </w:delText>
        </w:r>
        <w:r w:rsidR="00221EED" w:rsidDel="00F1263F">
          <w:delText xml:space="preserve">the future </w:delText>
        </w:r>
        <w:r w:rsidR="00B476EE" w:rsidDel="00F1263F">
          <w:delText xml:space="preserve">liberalization </w:delText>
        </w:r>
        <w:r w:rsidR="00221EED" w:rsidDel="00F1263F">
          <w:delText>of</w:delText>
        </w:r>
        <w:r w:rsidR="008E69B3" w:rsidDel="00F1263F">
          <w:delText xml:space="preserve"> </w:delText>
        </w:r>
        <w:r w:rsidR="00B476EE" w:rsidDel="00F1263F">
          <w:delText xml:space="preserve">selected sectors, including financial services. </w:delText>
        </w:r>
        <w:r w:rsidR="00221EED" w:rsidDel="00F1263F">
          <w:delText xml:space="preserve">Fulfilling these </w:delText>
        </w:r>
        <w:r w:rsidR="00B476EE" w:rsidDel="00F1263F">
          <w:delText>commitments</w:delText>
        </w:r>
        <w:r w:rsidR="00221EED" w:rsidDel="00F1263F">
          <w:delText xml:space="preserve"> are important</w:delText>
        </w:r>
        <w:r w:rsidR="00B476EE" w:rsidDel="00F1263F">
          <w:delText xml:space="preserve">, but </w:delText>
        </w:r>
        <w:r w:rsidR="00221EED" w:rsidDel="00F1263F">
          <w:delText xml:space="preserve">it is </w:delText>
        </w:r>
        <w:r w:rsidR="00B476EE" w:rsidDel="00F1263F">
          <w:delText xml:space="preserve">also </w:delText>
        </w:r>
        <w:r w:rsidR="00221EED" w:rsidDel="00F1263F">
          <w:delText xml:space="preserve">critical </w:delText>
        </w:r>
        <w:r w:rsidR="00B476EE" w:rsidDel="00F1263F">
          <w:delText xml:space="preserve">to address large remaining domestic trade, labor mobility, and business registration barriers outlined in the over 135 pages of exemptions included in the CFTA. </w:delText>
        </w:r>
        <w:r w:rsidR="00183A5B" w:rsidRPr="00833FB8" w:rsidDel="00F1263F">
          <w:delText xml:space="preserve">Although local legislation such as the </w:delText>
        </w:r>
        <w:r w:rsidR="00183A5B" w:rsidRPr="00833FB8" w:rsidDel="00F1263F">
          <w:rPr>
            <w:i/>
          </w:rPr>
          <w:delText>Cutting Unnecessary Red Tape Act</w:delText>
        </w:r>
        <w:r w:rsidR="00183A5B" w:rsidRPr="00833FB8" w:rsidDel="00F1263F">
          <w:delText xml:space="preserve"> in Ontario can help, </w:delText>
        </w:r>
        <w:r w:rsidR="00183A5B" w:rsidDel="00F1263F">
          <w:delText xml:space="preserve">the </w:delText>
        </w:r>
        <w:r w:rsidR="00183A5B" w:rsidRPr="00833FB8" w:rsidDel="00F1263F">
          <w:delText>authorities should strive for the eventual standardization of regulation at the national level</w:delText>
        </w:r>
        <w:r w:rsidR="00183A5B" w:rsidDel="00F1263F">
          <w:delText xml:space="preserve">. </w:delText>
        </w:r>
        <w:r w:rsidR="00B476EE" w:rsidDel="00F1263F">
          <w:delText xml:space="preserve">Federal leadership will be vital to make meaningful progress in future negotiations. </w:delText>
        </w:r>
        <w:r w:rsidR="00C1350C" w:rsidDel="00F1263F">
          <w:rPr>
            <w:rStyle w:val="FootnoteReference"/>
          </w:rPr>
          <w:footnoteReference w:id="36"/>
        </w:r>
      </w:del>
    </w:p>
    <w:p w14:paraId="301B9D16" w14:textId="09678447" w:rsidR="00960DA4" w:rsidRPr="00414D06" w:rsidDel="00F1263F" w:rsidRDefault="00960DA4" w:rsidP="00F1263F">
      <w:pPr>
        <w:pStyle w:val="ParagraphNumbering"/>
        <w:ind w:left="0" w:firstLine="0"/>
        <w:rPr>
          <w:del w:id="898" w:author="Huang, Chengyu" w:date="2019-05-28T12:43:00Z"/>
          <w:sz w:val="26"/>
          <w:rPrChange w:id="899" w:author="Ochoa, Javier" w:date="2018-06-08T15:24:00Z">
            <w:rPr>
              <w:del w:id="900" w:author="Huang, Chengyu" w:date="2019-05-28T12:43:00Z"/>
            </w:rPr>
          </w:rPrChange>
        </w:rPr>
        <w:pPrChange w:id="901" w:author="Huang, Chengyu" w:date="2019-05-28T12:43:00Z">
          <w:pPr>
            <w:pStyle w:val="Heading2"/>
            <w:ind w:left="0"/>
          </w:pPr>
        </w:pPrChange>
      </w:pPr>
      <w:bookmarkStart w:id="902" w:name="_Toc516148765"/>
      <w:bookmarkStart w:id="903" w:name="_Toc516218271"/>
      <w:bookmarkStart w:id="904" w:name="_Toc512008986"/>
      <w:bookmarkStart w:id="905" w:name="_Toc516239216"/>
      <w:bookmarkStart w:id="906" w:name="_Hlk508960286"/>
      <w:bookmarkEnd w:id="689"/>
      <w:del w:id="907" w:author="Huang, Chengyu" w:date="2019-05-28T12:43:00Z">
        <w:r w:rsidRPr="00414D06" w:rsidDel="00F1263F">
          <w:rPr>
            <w:sz w:val="26"/>
            <w:rPrChange w:id="908" w:author="Ochoa, Javier" w:date="2018-06-08T15:24:00Z">
              <w:rPr/>
            </w:rPrChange>
          </w:rPr>
          <w:delText xml:space="preserve">Structural </w:delText>
        </w:r>
        <w:r w:rsidR="00DB28D5" w:rsidRPr="00414D06" w:rsidDel="00F1263F">
          <w:rPr>
            <w:sz w:val="26"/>
            <w:rPrChange w:id="909" w:author="Ochoa, Javier" w:date="2018-06-08T15:24:00Z">
              <w:rPr/>
            </w:rPrChange>
          </w:rPr>
          <w:delText>R</w:delText>
        </w:r>
        <w:r w:rsidRPr="00414D06" w:rsidDel="00F1263F">
          <w:rPr>
            <w:sz w:val="26"/>
            <w:rPrChange w:id="910" w:author="Ochoa, Javier" w:date="2018-06-08T15:24:00Z">
              <w:rPr/>
            </w:rPrChange>
          </w:rPr>
          <w:delText>eform</w:delText>
        </w:r>
        <w:r w:rsidR="00495098" w:rsidRPr="00414D06" w:rsidDel="00F1263F">
          <w:rPr>
            <w:sz w:val="26"/>
            <w:rPrChange w:id="911" w:author="Ochoa, Javier" w:date="2018-06-08T15:24:00Z">
              <w:rPr/>
            </w:rPrChange>
          </w:rPr>
          <w:delText>: Infrastructure, Innovation, and Immigration</w:delText>
        </w:r>
        <w:bookmarkEnd w:id="902"/>
        <w:bookmarkEnd w:id="903"/>
        <w:bookmarkEnd w:id="904"/>
        <w:bookmarkEnd w:id="905"/>
      </w:del>
    </w:p>
    <w:p w14:paraId="66F00391" w14:textId="16206260" w:rsidR="003074B4" w:rsidRPr="003074B4" w:rsidDel="00F1263F" w:rsidRDefault="00642F61" w:rsidP="00F1263F">
      <w:pPr>
        <w:pStyle w:val="ParagraphNumbering"/>
        <w:ind w:left="0" w:firstLine="0"/>
        <w:rPr>
          <w:del w:id="912" w:author="Huang, Chengyu" w:date="2019-05-28T12:43:00Z"/>
          <w:rStyle w:val="Strong"/>
          <w:i/>
        </w:rPr>
        <w:pPrChange w:id="913" w:author="Huang, Chengyu" w:date="2019-05-28T12:43:00Z">
          <w:pPr>
            <w:tabs>
              <w:tab w:val="left" w:pos="0"/>
              <w:tab w:val="left" w:pos="936"/>
              <w:tab w:val="left" w:pos="1872"/>
              <w:tab w:val="left" w:pos="2808"/>
              <w:tab w:val="left" w:pos="3744"/>
              <w:tab w:val="left" w:pos="4680"/>
              <w:tab w:val="left" w:pos="5616"/>
              <w:tab w:val="left" w:pos="6552"/>
              <w:tab w:val="left" w:pos="7488"/>
              <w:tab w:val="left" w:pos="8424"/>
            </w:tabs>
          </w:pPr>
        </w:pPrChange>
      </w:pPr>
      <w:bookmarkStart w:id="914" w:name="_Hlk510011591"/>
      <w:del w:id="915" w:author="Huang, Chengyu" w:date="2019-05-28T12:43:00Z">
        <w:r w:rsidDel="00F1263F">
          <w:rPr>
            <w:i/>
          </w:rPr>
          <w:delText xml:space="preserve">Tax </w:delText>
        </w:r>
        <w:r w:rsidR="0088600B" w:rsidDel="00F1263F">
          <w:rPr>
            <w:i/>
          </w:rPr>
          <w:delText>reform</w:delText>
        </w:r>
        <w:r w:rsidDel="00F1263F">
          <w:rPr>
            <w:i/>
          </w:rPr>
          <w:delText xml:space="preserve"> alon</w:delText>
        </w:r>
        <w:r w:rsidR="008E38FC" w:rsidDel="00F1263F">
          <w:rPr>
            <w:i/>
          </w:rPr>
          <w:delText>e will</w:delText>
        </w:r>
        <w:r w:rsidR="00D846CC" w:rsidDel="00F1263F">
          <w:rPr>
            <w:i/>
          </w:rPr>
          <w:delText xml:space="preserve"> not address stagnant </w:delText>
        </w:r>
        <w:r w:rsidR="003074B4" w:rsidRPr="003074B4" w:rsidDel="00F1263F">
          <w:rPr>
            <w:i/>
          </w:rPr>
          <w:delText>labor productivity growth</w:delText>
        </w:r>
        <w:r w:rsidDel="00F1263F">
          <w:rPr>
            <w:i/>
          </w:rPr>
          <w:delText xml:space="preserve"> and</w:delText>
        </w:r>
        <w:r w:rsidR="003074B4" w:rsidDel="00F1263F">
          <w:rPr>
            <w:i/>
          </w:rPr>
          <w:delText xml:space="preserve"> improve Canada’s medium-term growth prospects. </w:delText>
        </w:r>
        <w:r w:rsidDel="00F1263F">
          <w:rPr>
            <w:i/>
          </w:rPr>
          <w:delText>Structural reforms are necessary complements to a</w:delText>
        </w:r>
        <w:r w:rsidR="003074B4" w:rsidDel="00F1263F">
          <w:rPr>
            <w:i/>
          </w:rPr>
          <w:delText>ddressing this issue</w:delText>
        </w:r>
        <w:r w:rsidDel="00F1263F">
          <w:rPr>
            <w:i/>
          </w:rPr>
          <w:delText xml:space="preserve"> and should</w:delText>
        </w:r>
        <w:r w:rsidR="003074B4" w:rsidDel="00F1263F">
          <w:rPr>
            <w:i/>
          </w:rPr>
          <w:delText xml:space="preserve"> </w:delText>
        </w:r>
        <w:r w:rsidDel="00F1263F">
          <w:rPr>
            <w:i/>
          </w:rPr>
          <w:delText>remain</w:delText>
        </w:r>
        <w:r w:rsidR="003074B4" w:rsidRPr="003074B4" w:rsidDel="00F1263F">
          <w:rPr>
            <w:i/>
          </w:rPr>
          <w:delText xml:space="preserve"> a key objective</w:delText>
        </w:r>
        <w:r w:rsidDel="00F1263F">
          <w:rPr>
            <w:i/>
          </w:rPr>
          <w:delText xml:space="preserve"> of the government’s growth agenda</w:delText>
        </w:r>
        <w:r w:rsidR="003074B4" w:rsidRPr="003074B4" w:rsidDel="00F1263F">
          <w:rPr>
            <w:i/>
          </w:rPr>
          <w:delText>.</w:delText>
        </w:r>
      </w:del>
    </w:p>
    <w:bookmarkEnd w:id="914"/>
    <w:p w14:paraId="726AA8E0" w14:textId="736AC062" w:rsidR="009C7658" w:rsidRPr="009C7658" w:rsidDel="00F1263F" w:rsidRDefault="009C7658" w:rsidP="00F1263F">
      <w:pPr>
        <w:pStyle w:val="ParagraphNumbering"/>
        <w:ind w:left="0" w:firstLine="0"/>
        <w:rPr>
          <w:del w:id="916" w:author="Huang, Chengyu" w:date="2019-05-28T12:43:00Z"/>
        </w:rPr>
        <w:pPrChange w:id="917" w:author="Huang, Chengyu" w:date="2019-05-28T12:43:00Z">
          <w:pPr/>
        </w:pPrChange>
      </w:pPr>
    </w:p>
    <w:p w14:paraId="1E964A5D" w14:textId="51F9536B" w:rsidR="00817F2D" w:rsidRPr="00E1293B" w:rsidDel="00F1263F" w:rsidRDefault="00386192" w:rsidP="00F1263F">
      <w:pPr>
        <w:pStyle w:val="ParagraphNumbering"/>
        <w:ind w:left="0" w:firstLine="0"/>
        <w:rPr>
          <w:del w:id="918" w:author="Huang, Chengyu" w:date="2019-05-28T12:43:00Z"/>
        </w:rPr>
        <w:pPrChange w:id="919" w:author="Huang, Chengyu" w:date="2019-05-28T12:43:00Z">
          <w:pPr>
            <w:pStyle w:val="ParagraphNumbering"/>
            <w:ind w:left="0" w:firstLine="0"/>
          </w:pPr>
        </w:pPrChange>
      </w:pPr>
      <w:del w:id="920" w:author="Huang, Chengyu" w:date="2019-05-28T12:43:00Z">
        <w:r w:rsidDel="00F1263F">
          <w:rPr>
            <w:b/>
          </w:rPr>
          <w:delText>Weak l</w:delText>
        </w:r>
        <w:r w:rsidR="00163287" w:rsidRPr="003074B4" w:rsidDel="00F1263F">
          <w:rPr>
            <w:b/>
          </w:rPr>
          <w:delText xml:space="preserve">abor productivity </w:delText>
        </w:r>
        <w:r w:rsidDel="00F1263F">
          <w:rPr>
            <w:b/>
          </w:rPr>
          <w:delText>has been a drag on Canada’s long-term growth potential.</w:delText>
        </w:r>
        <w:r w:rsidR="007E1C61" w:rsidRPr="00E1293B" w:rsidDel="00F1263F">
          <w:delText xml:space="preserve"> Canadian productivity growth </w:delText>
        </w:r>
        <w:r w:rsidR="00C177A3" w:rsidRPr="00E1293B" w:rsidDel="00F1263F">
          <w:delText xml:space="preserve">has </w:delText>
        </w:r>
        <w:r w:rsidR="007E1C61" w:rsidRPr="00E1293B" w:rsidDel="00F1263F">
          <w:delText xml:space="preserve">averaged </w:delText>
        </w:r>
        <w:r w:rsidR="00F6794A" w:rsidRPr="00E1293B" w:rsidDel="00F1263F">
          <w:delText xml:space="preserve">only </w:delText>
        </w:r>
        <w:r w:rsidR="00D50636" w:rsidRPr="00E1293B" w:rsidDel="00F1263F">
          <w:delText>1 percent</w:delText>
        </w:r>
        <w:r w:rsidR="00C177A3" w:rsidRPr="00E1293B" w:rsidDel="00F1263F">
          <w:delText xml:space="preserve"> since 2000</w:delText>
        </w:r>
        <w:r w:rsidR="00D50636" w:rsidRPr="00E1293B" w:rsidDel="00F1263F">
          <w:delText xml:space="preserve">, compared </w:delText>
        </w:r>
        <w:r w:rsidR="00D41337" w:rsidRPr="00E1293B" w:rsidDel="00F1263F">
          <w:delText>with</w:delText>
        </w:r>
        <w:r w:rsidR="00D50636" w:rsidRPr="00E1293B" w:rsidDel="00F1263F">
          <w:delText xml:space="preserve"> almost 2 percent in the United States</w:delText>
        </w:r>
        <w:r w:rsidR="00C177A3" w:rsidRPr="00E1293B" w:rsidDel="00F1263F">
          <w:delText xml:space="preserve"> over the same period</w:delText>
        </w:r>
        <w:r w:rsidR="00154A55" w:rsidDel="00F1263F">
          <w:delText xml:space="preserve"> </w:delText>
        </w:r>
        <w:r w:rsidR="00154A55" w:rsidDel="00F1263F">
          <w:rPr>
            <w:rFonts w:cs="Segoe UI"/>
            <w:szCs w:val="21"/>
          </w:rPr>
          <w:delText>(Figure 9)</w:delText>
        </w:r>
        <w:r w:rsidR="00817F2D" w:rsidRPr="00E1293B" w:rsidDel="00F1263F">
          <w:delText>.</w:delText>
        </w:r>
        <w:bookmarkStart w:id="921" w:name="_Hlk510271801"/>
        <w:r w:rsidR="00851D44" w:rsidRPr="0088600B" w:rsidDel="00F1263F">
          <w:delText xml:space="preserve"> </w:delText>
        </w:r>
        <w:r w:rsidR="000F2815" w:rsidRPr="0088600B" w:rsidDel="00F1263F">
          <w:rPr>
            <w:rFonts w:cs="Segoe UI"/>
            <w:szCs w:val="21"/>
          </w:rPr>
          <w:delText>A smaller domestic market, limitations to scalability producing a high concentration of small less productive firms,</w:delText>
        </w:r>
        <w:r w:rsidR="000F2815" w:rsidDel="00F1263F">
          <w:rPr>
            <w:rStyle w:val="FootnoteReference"/>
            <w:rFonts w:cs="Segoe UI"/>
            <w:szCs w:val="21"/>
          </w:rPr>
          <w:footnoteReference w:id="37"/>
        </w:r>
        <w:r w:rsidR="000F2815" w:rsidRPr="0088600B" w:rsidDel="00F1263F">
          <w:rPr>
            <w:rFonts w:cs="Segoe UI"/>
            <w:szCs w:val="21"/>
          </w:rPr>
          <w:delText xml:space="preserve"> regulatory barriers to FDI and inter-provincial operations, and a shortage of the skills necessary to cope with the increasing demands of a knowledge-based economy imply that Canada may have failed to benefit from the same wave of technology adoption that was driving productivity growth up in the U.S. and other high-growth OECD countries during the early 2000s</w:delText>
        </w:r>
        <w:r w:rsidR="0088600B" w:rsidDel="00F1263F">
          <w:rPr>
            <w:rFonts w:cs="Segoe UI"/>
            <w:szCs w:val="21"/>
          </w:rPr>
          <w:delText>.</w:delText>
        </w:r>
      </w:del>
    </w:p>
    <w:bookmarkEnd w:id="921"/>
    <w:p w14:paraId="4ED9115E" w14:textId="6FA8D299" w:rsidR="00D846CC" w:rsidRPr="00D846CC" w:rsidDel="00F1263F" w:rsidRDefault="0088600B" w:rsidP="00F1263F">
      <w:pPr>
        <w:pStyle w:val="ParagraphNumbering"/>
        <w:ind w:left="0" w:firstLine="0"/>
        <w:rPr>
          <w:del w:id="926" w:author="Huang, Chengyu" w:date="2019-05-28T12:43:00Z"/>
          <w:rFonts w:eastAsia="Calibri" w:cs="Segoe UI"/>
        </w:rPr>
        <w:pPrChange w:id="927" w:author="Huang, Chengyu" w:date="2019-05-28T12:43:00Z">
          <w:pPr>
            <w:pStyle w:val="ParagraphNumbering"/>
            <w:ind w:left="0" w:firstLine="0"/>
          </w:pPr>
        </w:pPrChange>
      </w:pPr>
      <w:del w:id="928" w:author="Huang, Chengyu" w:date="2019-05-28T12:43:00Z">
        <w:r w:rsidDel="00F1263F">
          <w:rPr>
            <w:b/>
          </w:rPr>
          <w:delText xml:space="preserve">Since taking office in 2015, the government has made revitalizing Canada’s productivity </w:delText>
        </w:r>
        <w:r w:rsidRPr="00843BF1" w:rsidDel="00F1263F">
          <w:rPr>
            <w:b/>
          </w:rPr>
          <w:delText>growth and investment a key component of its growth agenda.</w:delText>
        </w:r>
        <w:r w:rsidRPr="00843BF1" w:rsidDel="00F1263F">
          <w:delText xml:space="preserve"> </w:delText>
        </w:r>
        <w:r w:rsidR="00D846CC" w:rsidRPr="00D846CC" w:rsidDel="00F1263F">
          <w:rPr>
            <w:rFonts w:eastAsia="Calibri" w:cs="Segoe UI"/>
          </w:rPr>
          <w:delText xml:space="preserve">Staff estimates </w:delText>
        </w:r>
        <w:r w:rsidR="00184F9D" w:rsidDel="00F1263F">
          <w:rPr>
            <w:rFonts w:eastAsia="Calibri" w:cs="Segoe UI"/>
          </w:rPr>
          <w:delText xml:space="preserve">and academic research </w:delText>
        </w:r>
        <w:r w:rsidR="00D846CC" w:rsidRPr="00D846CC" w:rsidDel="00F1263F">
          <w:rPr>
            <w:rFonts w:eastAsia="Calibri" w:cs="Segoe UI"/>
          </w:rPr>
          <w:delText xml:space="preserve">show that product market </w:delText>
        </w:r>
        <w:r w:rsidR="00184F9D" w:rsidDel="00F1263F">
          <w:rPr>
            <w:rFonts w:eastAsia="Calibri" w:cs="Segoe UI"/>
          </w:rPr>
          <w:delText>competition</w:delText>
        </w:r>
        <w:r w:rsidR="00D846CC" w:rsidRPr="00D846CC" w:rsidDel="00F1263F">
          <w:rPr>
            <w:rFonts w:eastAsia="Calibri" w:cs="Segoe UI"/>
          </w:rPr>
          <w:delText>, immigration</w:delText>
        </w:r>
        <w:r w:rsidR="00184F9D" w:rsidDel="00F1263F">
          <w:rPr>
            <w:rFonts w:eastAsia="Calibri" w:cs="Segoe UI"/>
          </w:rPr>
          <w:delText>,</w:delText>
        </w:r>
        <w:r w:rsidR="00D846CC" w:rsidRPr="00D846CC" w:rsidDel="00F1263F">
          <w:rPr>
            <w:rFonts w:eastAsia="Calibri" w:cs="Segoe UI"/>
          </w:rPr>
          <w:delText xml:space="preserve"> and infrastructure investment can have meaningful GDP impact.</w:delText>
        </w:r>
        <w:r w:rsidR="00180B7C" w:rsidRPr="00390302" w:rsidDel="00F1263F">
          <w:rPr>
            <w:rFonts w:eastAsia="Calibri" w:cs="Segoe UI"/>
          </w:rPr>
          <w:delText xml:space="preserve"> </w:delText>
        </w:r>
        <w:r w:rsidR="00184F9D" w:rsidDel="00F1263F">
          <w:rPr>
            <w:rFonts w:eastAsia="Calibri" w:cs="Segoe UI"/>
          </w:rPr>
          <w:delText>The</w:delText>
        </w:r>
        <w:r w:rsidR="00D846CC" w:rsidRPr="00D846CC" w:rsidDel="00F1263F">
          <w:rPr>
            <w:rFonts w:eastAsia="Calibri" w:cs="Segoe UI"/>
          </w:rPr>
          <w:delText xml:space="preserve"> authorities have launched several new initiatives</w:delText>
        </w:r>
        <w:r w:rsidR="00184F9D" w:rsidDel="00F1263F">
          <w:rPr>
            <w:rFonts w:eastAsia="Calibri" w:cs="Segoe UI"/>
          </w:rPr>
          <w:delText xml:space="preserve"> in these areas</w:delText>
        </w:r>
        <w:r w:rsidR="00D846CC" w:rsidRPr="00D846CC" w:rsidDel="00F1263F">
          <w:rPr>
            <w:rFonts w:eastAsia="Calibri" w:cs="Segoe UI"/>
          </w:rPr>
          <w:delText xml:space="preserve">, including: </w:delText>
        </w:r>
        <w:r w:rsidR="00184F9D" w:rsidRPr="00843BF1" w:rsidDel="00F1263F">
          <w:rPr>
            <w:rStyle w:val="FootnoteReference"/>
          </w:rPr>
          <w:footnoteReference w:id="38"/>
        </w:r>
      </w:del>
    </w:p>
    <w:p w14:paraId="55DDC280" w14:textId="3C06B92C" w:rsidR="002E4454" w:rsidDel="00F1263F" w:rsidRDefault="00BC245D" w:rsidP="00F1263F">
      <w:pPr>
        <w:pStyle w:val="ParagraphNumbering"/>
        <w:ind w:left="0" w:firstLine="0"/>
        <w:rPr>
          <w:del w:id="931" w:author="Huang, Chengyu" w:date="2019-05-28T12:43:00Z"/>
        </w:rPr>
        <w:pPrChange w:id="932" w:author="Huang, Chengyu" w:date="2019-05-28T12:43:00Z">
          <w:pPr>
            <w:pStyle w:val="ListBullet"/>
            <w:numPr>
              <w:numId w:val="1"/>
            </w:numPr>
          </w:pPr>
        </w:pPrChange>
      </w:pPr>
      <w:del w:id="933" w:author="Huang, Chengyu" w:date="2019-05-28T12:43:00Z">
        <w:r w:rsidDel="00F1263F">
          <w:rPr>
            <w:noProof/>
          </w:rPr>
          <w:drawing>
            <wp:anchor distT="0" distB="0" distL="114300" distR="114300" simplePos="0" relativeHeight="252665856" behindDoc="1" locked="0" layoutInCell="1" allowOverlap="1" wp14:anchorId="469974AD" wp14:editId="14043393">
              <wp:simplePos x="0" y="0"/>
              <wp:positionH relativeFrom="margin">
                <wp:align>right</wp:align>
              </wp:positionH>
              <wp:positionV relativeFrom="paragraph">
                <wp:posOffset>237490</wp:posOffset>
              </wp:positionV>
              <wp:extent cx="2671445" cy="2571750"/>
              <wp:effectExtent l="0" t="0" r="0" b="0"/>
              <wp:wrapSquare wrapText="bothSides"/>
              <wp:docPr id="48" name="Picture 48" descr="cid:image003.png@01D3DE3F.F75D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03.png@01D3DE3F.F75D5030"/>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a:off x="0" y="0"/>
                        <a:ext cx="267144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00B" w:rsidRPr="00843BF1" w:rsidDel="00F1263F">
          <w:delText xml:space="preserve">Laying out a long-term infrastructure plan and establishing new institutions, such as the Canada Infrastructure Bank </w:delText>
        </w:r>
        <w:r w:rsidR="00CB1590" w:rsidDel="00F1263F">
          <w:delText xml:space="preserve">(CIB) </w:delText>
        </w:r>
        <w:r w:rsidR="0088600B" w:rsidRPr="00843BF1" w:rsidDel="00F1263F">
          <w:delText xml:space="preserve">and Invest in Canada Hub, to facilitate infrastructure investment and foreign direct investment. </w:delText>
        </w:r>
      </w:del>
    </w:p>
    <w:p w14:paraId="2D79DB90" w14:textId="71F98E7C" w:rsidR="0088600B" w:rsidRPr="00843BF1" w:rsidDel="00F1263F" w:rsidRDefault="0088600B" w:rsidP="00F1263F">
      <w:pPr>
        <w:pStyle w:val="ParagraphNumbering"/>
        <w:ind w:left="0" w:firstLine="0"/>
        <w:rPr>
          <w:del w:id="934" w:author="Huang, Chengyu" w:date="2019-05-28T12:43:00Z"/>
        </w:rPr>
        <w:pPrChange w:id="935" w:author="Huang, Chengyu" w:date="2019-05-28T12:43:00Z">
          <w:pPr>
            <w:pStyle w:val="ListBullet"/>
            <w:numPr>
              <w:numId w:val="1"/>
            </w:numPr>
          </w:pPr>
        </w:pPrChange>
      </w:pPr>
      <w:del w:id="936" w:author="Huang, Chengyu" w:date="2019-05-28T12:43:00Z">
        <w:r w:rsidRPr="00843BF1" w:rsidDel="00F1263F">
          <w:delText>Launching an Innovation and Skills Plan (2017 Federal Budget),</w:delText>
        </w:r>
        <w:r w:rsidRPr="00843BF1" w:rsidDel="00F1263F">
          <w:rPr>
            <w:rStyle w:val="FootnoteReference"/>
          </w:rPr>
          <w:delText xml:space="preserve"> </w:delText>
        </w:r>
        <w:r w:rsidRPr="00843BF1" w:rsidDel="00F1263F">
          <w:rPr>
            <w:sz w:val="20"/>
            <w:vertAlign w:val="superscript"/>
          </w:rPr>
          <w:footnoteReference w:id="39"/>
        </w:r>
        <w:r w:rsidRPr="00843BF1" w:rsidDel="00F1263F">
          <w:delText xml:space="preserve"> the Venture Capital Catalyst Initiative, and the Super Cluster Initiative.</w:delText>
        </w:r>
        <w:r w:rsidRPr="00843BF1" w:rsidDel="00F1263F">
          <w:rPr>
            <w:rStyle w:val="FootnoteReference"/>
          </w:rPr>
          <w:footnoteReference w:id="40"/>
        </w:r>
        <w:r w:rsidRPr="00843BF1" w:rsidDel="00F1263F">
          <w:delText xml:space="preserve"> </w:delText>
        </w:r>
      </w:del>
    </w:p>
    <w:p w14:paraId="36E8FB6E" w14:textId="65B12E02" w:rsidR="0088600B" w:rsidRPr="00843BF1" w:rsidDel="00F1263F" w:rsidRDefault="00184F9D" w:rsidP="00F1263F">
      <w:pPr>
        <w:pStyle w:val="ParagraphNumbering"/>
        <w:ind w:left="0" w:firstLine="0"/>
        <w:rPr>
          <w:del w:id="941" w:author="Huang, Chengyu" w:date="2019-05-28T12:43:00Z"/>
        </w:rPr>
        <w:pPrChange w:id="942" w:author="Huang, Chengyu" w:date="2019-05-28T12:43:00Z">
          <w:pPr>
            <w:pStyle w:val="ListBullet"/>
            <w:numPr>
              <w:numId w:val="1"/>
            </w:numPr>
          </w:pPr>
        </w:pPrChange>
      </w:pPr>
      <w:del w:id="943" w:author="Huang, Chengyu" w:date="2019-05-28T12:43:00Z">
        <w:r w:rsidDel="00F1263F">
          <w:delText xml:space="preserve">Creating </w:delText>
        </w:r>
        <w:r w:rsidR="0088600B" w:rsidRPr="00843BF1" w:rsidDel="00F1263F">
          <w:delText>a Strategic Innovation Fund,</w:delText>
        </w:r>
        <w:r w:rsidDel="00F1263F">
          <w:delText xml:space="preserve"> allocating</w:delText>
        </w:r>
        <w:r w:rsidR="0088600B" w:rsidRPr="00843BF1" w:rsidDel="00F1263F">
          <w:delText xml:space="preserve"> additional funds to Statistics Canada to develop data for program performance evaluations, establish</w:delText>
        </w:r>
        <w:r w:rsidDel="00F1263F">
          <w:delText>ing</w:delText>
        </w:r>
        <w:r w:rsidR="0088600B" w:rsidRPr="00843BF1" w:rsidDel="00F1263F">
          <w:delText xml:space="preserve"> a central performance evaluation team at the Treasury Board, and launch</w:delText>
        </w:r>
        <w:r w:rsidDel="00F1263F">
          <w:delText>ing</w:delText>
        </w:r>
        <w:r w:rsidR="0088600B" w:rsidRPr="00843BF1" w:rsidDel="00F1263F">
          <w:delText xml:space="preserve"> targeted reviews of regulatory burden for innovation activity.</w:delText>
        </w:r>
      </w:del>
    </w:p>
    <w:p w14:paraId="230275D1" w14:textId="14A97F92" w:rsidR="0088600B" w:rsidRPr="00843BF1" w:rsidDel="00F1263F" w:rsidRDefault="0088600B" w:rsidP="00F1263F">
      <w:pPr>
        <w:pStyle w:val="ParagraphNumbering"/>
        <w:ind w:left="0" w:firstLine="0"/>
        <w:rPr>
          <w:del w:id="944" w:author="Huang, Chengyu" w:date="2019-05-28T12:43:00Z"/>
        </w:rPr>
        <w:pPrChange w:id="945" w:author="Huang, Chengyu" w:date="2019-05-28T12:43:00Z">
          <w:pPr>
            <w:pStyle w:val="ListBullet"/>
            <w:numPr>
              <w:numId w:val="1"/>
            </w:numPr>
          </w:pPr>
        </w:pPrChange>
      </w:pPr>
      <w:del w:id="946" w:author="Huang, Chengyu" w:date="2019-05-28T12:43:00Z">
        <w:r w:rsidRPr="00843BF1" w:rsidDel="00F1263F">
          <w:delText>Raising immigration targets to 300,000 new residents in 2017, and as part of a wider set of measures to boost competitiveness, raising the target further to 340,000 in 2020, roughly 1 percent of the population.</w:delText>
        </w:r>
      </w:del>
    </w:p>
    <w:p w14:paraId="5A15FC72" w14:textId="5CCD477F" w:rsidR="0088600B" w:rsidRPr="00843BF1" w:rsidDel="00F1263F" w:rsidRDefault="00C0738C" w:rsidP="00F1263F">
      <w:pPr>
        <w:pStyle w:val="ParagraphNumbering"/>
        <w:ind w:left="0" w:firstLine="0"/>
        <w:rPr>
          <w:del w:id="947" w:author="Huang, Chengyu" w:date="2019-05-28T12:43:00Z"/>
        </w:rPr>
        <w:pPrChange w:id="948" w:author="Huang, Chengyu" w:date="2019-05-28T12:43:00Z">
          <w:pPr>
            <w:pStyle w:val="ParagraphNumbering"/>
            <w:ind w:left="0" w:firstLine="0"/>
          </w:pPr>
        </w:pPrChange>
      </w:pPr>
      <w:del w:id="949" w:author="Huang, Chengyu" w:date="2019-05-28T12:43:00Z">
        <w:r w:rsidDel="00F1263F">
          <w:rPr>
            <w:b/>
          </w:rPr>
          <w:delText xml:space="preserve">Innovation </w:delText>
        </w:r>
        <w:r w:rsidR="0088600B" w:rsidRPr="00843BF1" w:rsidDel="00F1263F">
          <w:rPr>
            <w:b/>
          </w:rPr>
          <w:delText xml:space="preserve">initiatives are welcome </w:delText>
        </w:r>
        <w:r w:rsidDel="00F1263F">
          <w:rPr>
            <w:b/>
          </w:rPr>
          <w:delText>but</w:delText>
        </w:r>
        <w:r w:rsidR="0088600B" w:rsidRPr="00843BF1" w:rsidDel="00F1263F">
          <w:rPr>
            <w:b/>
          </w:rPr>
          <w:delText xml:space="preserve"> public support should be stage-gated conditional on performance</w:delText>
        </w:r>
        <w:r w:rsidR="0088600B" w:rsidRPr="00843BF1" w:rsidDel="00F1263F">
          <w:delText xml:space="preserve">. Full and effective implementation </w:delText>
        </w:r>
        <w:r w:rsidDel="00F1263F">
          <w:delText xml:space="preserve">of innovation programs </w:delText>
        </w:r>
        <w:r w:rsidR="0088600B" w:rsidRPr="00843BF1" w:rsidDel="00F1263F">
          <w:delText>will require coordination between federal and provincial governments to reduce overlaps, competing objectives, and other inefficiencies. In this regard, the consolidation of various small-scaled innovation programs into a simplified but larger Strategic Innovation Fund is welcome.</w:delText>
        </w:r>
        <w:r w:rsidR="00184F9D" w:rsidRPr="00843BF1" w:rsidDel="00F1263F">
          <w:rPr>
            <w:rStyle w:val="FootnoteReference"/>
          </w:rPr>
          <w:footnoteReference w:id="41"/>
        </w:r>
        <w:r w:rsidR="0088600B" w:rsidRPr="00843BF1" w:rsidDel="00F1263F">
          <w:delText xml:space="preserve"> Furthermore, a strong monitoring and evaluation framework is critical </w:delText>
        </w:r>
        <w:r w:rsidDel="00F1263F">
          <w:delText>to ensure that Supercluster p</w:delText>
        </w:r>
        <w:r w:rsidR="00391BC3" w:rsidRPr="007D6648" w:rsidDel="00F1263F">
          <w:delText>rojects</w:delText>
        </w:r>
        <w:r w:rsidDel="00F1263F">
          <w:delText xml:space="preserve"> are</w:delText>
        </w:r>
        <w:r w:rsidR="00391BC3" w:rsidRPr="007D6648" w:rsidDel="00F1263F">
          <w:delText xml:space="preserve"> selected based on arms-length criteria. </w:delText>
        </w:r>
      </w:del>
    </w:p>
    <w:p w14:paraId="1882910F" w14:textId="206CFE4D" w:rsidR="0088600B" w:rsidRPr="00843BF1" w:rsidDel="00F1263F" w:rsidRDefault="0088600B" w:rsidP="00F1263F">
      <w:pPr>
        <w:pStyle w:val="ParagraphNumbering"/>
        <w:ind w:left="0" w:firstLine="0"/>
        <w:rPr>
          <w:del w:id="952" w:author="Huang, Chengyu" w:date="2019-05-28T12:43:00Z"/>
        </w:rPr>
        <w:pPrChange w:id="953" w:author="Huang, Chengyu" w:date="2019-05-28T12:43:00Z">
          <w:pPr>
            <w:pStyle w:val="ParagraphNumbering"/>
            <w:ind w:left="0" w:firstLine="0"/>
          </w:pPr>
        </w:pPrChange>
      </w:pPr>
      <w:del w:id="954" w:author="Huang, Chengyu" w:date="2019-05-28T12:43:00Z">
        <w:r w:rsidRPr="00391BC3" w:rsidDel="00F1263F">
          <w:rPr>
            <w:b/>
          </w:rPr>
          <w:delText xml:space="preserve">Infrastructure investment can be </w:delText>
        </w:r>
        <w:r w:rsidR="00391BC3" w:rsidRPr="007D6648" w:rsidDel="00F1263F">
          <w:rPr>
            <w:b/>
          </w:rPr>
          <w:delText xml:space="preserve">more </w:delText>
        </w:r>
        <w:r w:rsidRPr="00391BC3" w:rsidDel="00F1263F">
          <w:rPr>
            <w:b/>
          </w:rPr>
          <w:delText>efficient.</w:delText>
        </w:r>
        <w:r w:rsidRPr="00391BC3" w:rsidDel="00F1263F">
          <w:delText xml:space="preserve"> The implementation of the long-term infrastructure program has been delayed</w:delText>
        </w:r>
        <w:r w:rsidR="00087270" w:rsidRPr="00391BC3" w:rsidDel="00F1263F">
          <w:delText>, with a</w:delText>
        </w:r>
        <w:r w:rsidRPr="00391BC3" w:rsidDel="00F1263F">
          <w:delText>bout $</w:delText>
        </w:r>
        <w:r w:rsidRPr="00843BF1" w:rsidDel="00F1263F">
          <w:delText xml:space="preserve">4.8 billion (equivalent to 0.2 percent of GDP) planned for FY2016–18 deferred to FY2019 and beyond, in part reflecting complexities in contracting projects and a delay in funding requests from sub-national governments. However, the government’s commitment to $95.6 billion (3.6 percent of GDP) in infrastructure spending through FY2028 remains intact. To </w:delText>
        </w:r>
        <w:r w:rsidR="00391BC3" w:rsidDel="00F1263F">
          <w:delText xml:space="preserve">improve </w:delText>
        </w:r>
        <w:r w:rsidRPr="00843BF1" w:rsidDel="00F1263F">
          <w:delText>infrastructure delivery, information on project plans from all levels of government</w:delText>
        </w:r>
        <w:r w:rsidR="00391BC3" w:rsidDel="00F1263F">
          <w:delText xml:space="preserve"> should be consolidated</w:delText>
        </w:r>
        <w:r w:rsidRPr="00843BF1" w:rsidDel="00F1263F">
          <w:delText xml:space="preserve"> and the use of common standards of project evaluation expanded. </w:delText>
        </w:r>
        <w:r w:rsidR="003064C6" w:rsidRPr="007D6648" w:rsidDel="00F1263F">
          <w:delText xml:space="preserve">With the appointment of a new CEO, the Canada Infrastructure Bank should move expeditiously to attract private sector and institutional investment to new revenue-generating infrastructure projects. </w:delText>
        </w:r>
      </w:del>
    </w:p>
    <w:p w14:paraId="6403B8A6" w14:textId="7A20677D" w:rsidR="0088600B" w:rsidRPr="00843BF1" w:rsidDel="00F1263F" w:rsidRDefault="00A008F9" w:rsidP="00F1263F">
      <w:pPr>
        <w:pStyle w:val="ParagraphNumbering"/>
        <w:ind w:left="0" w:firstLine="0"/>
        <w:rPr>
          <w:del w:id="955" w:author="Huang, Chengyu" w:date="2019-05-28T12:43:00Z"/>
        </w:rPr>
        <w:pPrChange w:id="956" w:author="Huang, Chengyu" w:date="2019-05-28T12:43:00Z">
          <w:pPr>
            <w:pStyle w:val="ParagraphNumbering"/>
            <w:ind w:left="0" w:firstLine="0"/>
          </w:pPr>
        </w:pPrChange>
      </w:pPr>
      <w:del w:id="957" w:author="Huang, Chengyu" w:date="2019-05-28T12:43:00Z">
        <w:r w:rsidRPr="00843BF1" w:rsidDel="00F1263F">
          <w:rPr>
            <w:noProof/>
          </w:rPr>
          <mc:AlternateContent>
            <mc:Choice Requires="wpg">
              <w:drawing>
                <wp:anchor distT="0" distB="0" distL="114300" distR="114300" simplePos="0" relativeHeight="252634112" behindDoc="0" locked="0" layoutInCell="1" allowOverlap="1" wp14:anchorId="1CCA37C9" wp14:editId="617BBBDF">
                  <wp:simplePos x="0" y="0"/>
                  <wp:positionH relativeFrom="margin">
                    <wp:posOffset>2982595</wp:posOffset>
                  </wp:positionH>
                  <wp:positionV relativeFrom="paragraph">
                    <wp:posOffset>285750</wp:posOffset>
                  </wp:positionV>
                  <wp:extent cx="2790825" cy="261937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2790825" cy="2619375"/>
                            <a:chOff x="12594" y="1"/>
                            <a:chExt cx="6536070" cy="5086490"/>
                          </a:xfrm>
                        </wpg:grpSpPr>
                        <wps:wsp>
                          <wps:cNvPr id="40" name="TextBox 1"/>
                          <wps:cNvSpPr txBox="1"/>
                          <wps:spPr>
                            <a:xfrm>
                              <a:off x="12594" y="4083155"/>
                              <a:ext cx="6536070" cy="1003336"/>
                            </a:xfrm>
                            <a:prstGeom prst="rect">
                              <a:avLst/>
                            </a:prstGeom>
                            <a:noFill/>
                          </wps:spPr>
                          <wps:txbx>
                            <w:txbxContent>
                              <w:p w14:paraId="2C88A2B3"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Source: OECD. </w:t>
                                </w:r>
                              </w:p>
                              <w:p w14:paraId="10D67F9A"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1/ Intensity of regulation type varies by profession. For instance, shared exclusive rights, chamber membership and regulation on prices are common among engineers while education and practice requirements, regulations on advertising and rules for associations are more prevalent in accounting professions. </w:t>
                                </w:r>
                              </w:p>
                            </w:txbxContent>
                          </wps:txbx>
                          <wps:bodyPr wrap="square" rtlCol="0">
                            <a:noAutofit/>
                          </wps:bodyPr>
                        </wps:wsp>
                        <pic:pic xmlns:pic="http://schemas.openxmlformats.org/drawingml/2006/picture">
                          <pic:nvPicPr>
                            <pic:cNvPr id="44" name="Picture 44"/>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7206" y="3296821"/>
                              <a:ext cx="3048000" cy="680251"/>
                            </a:xfrm>
                            <a:prstGeom prst="rect">
                              <a:avLst/>
                            </a:prstGeom>
                            <a:noFill/>
                          </pic:spPr>
                        </pic:pic>
                        <pic:pic xmlns:pic="http://schemas.openxmlformats.org/drawingml/2006/picture">
                          <pic:nvPicPr>
                            <pic:cNvPr id="61" name="Picture 61"/>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174" y="1"/>
                              <a:ext cx="6382385" cy="3191124"/>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CCA37C9" id="Group 36" o:spid="_x0000_s1029" style="position:absolute;left:0;text-align:left;margin-left:234.85pt;margin-top:22.5pt;width:219.75pt;height:206.25pt;z-index:252634112;mso-position-horizontal-relative:margin;mso-width-relative:margin;mso-height-relative:margin" coordorigin="125" coordsize="65360,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">
                  <v:shapetype id="_x0000_t202" coordsize="21600,21600" o:spt="202" path="m,l,21600r21600,l21600,xe">
                    <v:stroke joinstyle="miter"/>
                    <v:path gradientshapeok="t" o:connecttype="rect"/>
                  </v:shapetype>
                  <v:shape id="TextBox 1" o:spid="_x0000_s1030" type="#_x0000_t202" style="position:absolute;left:125;top:40831;width:65361;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2C88A2B3"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Source: OECD. </w:t>
                          </w:r>
                        </w:p>
                        <w:p w14:paraId="10D67F9A" w14:textId="77777777" w:rsidR="009B57E0" w:rsidRPr="00843BF1" w:rsidRDefault="009B57E0" w:rsidP="00843BF1">
                          <w:pPr>
                            <w:pStyle w:val="NormalWeb"/>
                            <w:spacing w:before="0" w:beforeAutospacing="0" w:after="0" w:afterAutospacing="0"/>
                            <w:jc w:val="both"/>
                            <w:rPr>
                              <w:sz w:val="12"/>
                              <w:szCs w:val="12"/>
                            </w:rPr>
                          </w:pPr>
                          <w:r w:rsidRPr="00843BF1">
                            <w:rPr>
                              <w:rFonts w:ascii="Segoe UI" w:hAnsi="Segoe UI" w:cs="Segoe UI"/>
                              <w:color w:val="000000" w:themeColor="text1"/>
                              <w:kern w:val="24"/>
                              <w:sz w:val="12"/>
                              <w:szCs w:val="12"/>
                            </w:rPr>
                            <w:t xml:space="preserve">1/ Intensity of regulation type varies by profession. For instance, shared exclusive rights, chamber membership and regulation on prices are common among engineers while education and practice requirements, regulations on advertising and rules for associations are more prevalent in accounting professions.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1" type="#_x0000_t75" style="position:absolute;left:772;top:32968;width:30480;height: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">
                    <v:imagedata r:id="rId57" o:title=""/>
                  </v:shape>
                  <v:shape id="Picture 61" o:spid="_x0000_s1032" type="#_x0000_t75" style="position:absolute;left:421;width:63824;height:3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">
                    <v:imagedata r:id="rId58" o:title=""/>
                  </v:shape>
                  <w10:wrap type="square" anchorx="margin"/>
                </v:group>
              </w:pict>
            </mc:Fallback>
          </mc:AlternateContent>
        </w:r>
        <w:r w:rsidR="0088600B" w:rsidRPr="00843BF1" w:rsidDel="00F1263F">
          <w:rPr>
            <w:b/>
          </w:rPr>
          <w:delText>Further deregulation in product markets would increase firms’ incentives to invest, enhance efficiency, and innovate</w:delText>
        </w:r>
        <w:r w:rsidR="0088600B" w:rsidRPr="00843BF1" w:rsidDel="00F1263F">
          <w:delText>.</w:delText>
        </w:r>
        <w:r w:rsidR="00CB1590" w:rsidDel="00F1263F">
          <w:delText xml:space="preserve"> R</w:delText>
        </w:r>
        <w:r w:rsidR="0088600B" w:rsidRPr="00843BF1" w:rsidDel="00F1263F">
          <w:delText xml:space="preserve">estrictive regulatory practices persist in some sectors, particularly in electricity, air transport, retail distribution and professional services. For example, a high degree of vertical integration in electricity markets has kept prices high, while onerous licensing and registration requirements, price controls, and operational restrictions on retail outlets, have limited the entry and exit of firms in the retail and professional services sectors. Importantly, product market reforms have been found to achieve gains for </w:delText>
        </w:r>
        <w:r w:rsidR="00843BF1" w:rsidRPr="00843BF1" w:rsidDel="00F1263F">
          <w:delText>both entrants</w:delText>
        </w:r>
        <w:r w:rsidR="0088600B" w:rsidRPr="00843BF1" w:rsidDel="00F1263F">
          <w:delText xml:space="preserve"> and incumbents, boosting the political case for more ambitious reform.</w:delText>
        </w:r>
        <w:r w:rsidR="00843BF1" w:rsidDel="00F1263F">
          <w:rPr>
            <w:rStyle w:val="FootnoteReference"/>
          </w:rPr>
          <w:footnoteReference w:id="42"/>
        </w:r>
        <w:r w:rsidR="00843BF1" w:rsidRPr="00843BF1" w:rsidDel="00F1263F">
          <w:rPr>
            <w:noProof/>
          </w:rPr>
          <w:delText xml:space="preserve"> </w:delText>
        </w:r>
      </w:del>
    </w:p>
    <w:p w14:paraId="7DCFAE17" w14:textId="7ACAE05C" w:rsidR="0088600B" w:rsidRPr="00843BF1" w:rsidDel="00F1263F" w:rsidRDefault="00BC245D" w:rsidP="00F1263F">
      <w:pPr>
        <w:pStyle w:val="ParagraphNumbering"/>
        <w:ind w:left="0" w:firstLine="0"/>
        <w:rPr>
          <w:del w:id="960" w:author="Huang, Chengyu" w:date="2019-05-28T12:43:00Z"/>
        </w:rPr>
        <w:pPrChange w:id="961" w:author="Huang, Chengyu" w:date="2019-05-28T12:43:00Z">
          <w:pPr>
            <w:pStyle w:val="ParagraphNumbering"/>
            <w:ind w:left="0" w:firstLine="0"/>
          </w:pPr>
        </w:pPrChange>
      </w:pPr>
      <w:del w:id="962" w:author="Huang, Chengyu" w:date="2019-05-28T12:43:00Z">
        <w:r w:rsidDel="00F1263F">
          <w:rPr>
            <w:noProof/>
          </w:rPr>
          <w:drawing>
            <wp:anchor distT="0" distB="0" distL="114300" distR="114300" simplePos="0" relativeHeight="252678144" behindDoc="0" locked="0" layoutInCell="1" allowOverlap="1" wp14:anchorId="59B521BB" wp14:editId="774309ED">
              <wp:simplePos x="0" y="0"/>
              <wp:positionH relativeFrom="margin">
                <wp:align>right</wp:align>
              </wp:positionH>
              <wp:positionV relativeFrom="paragraph">
                <wp:posOffset>247650</wp:posOffset>
              </wp:positionV>
              <wp:extent cx="2943225" cy="2235835"/>
              <wp:effectExtent l="0" t="0" r="9525" b="0"/>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43225" cy="2235835"/>
                      </a:xfrm>
                      <a:prstGeom prst="rect">
                        <a:avLst/>
                      </a:prstGeom>
                    </pic:spPr>
                  </pic:pic>
                </a:graphicData>
              </a:graphic>
              <wp14:sizeRelH relativeFrom="margin">
                <wp14:pctWidth>0</wp14:pctWidth>
              </wp14:sizeRelH>
              <wp14:sizeRelV relativeFrom="margin">
                <wp14:pctHeight>0</wp14:pctHeight>
              </wp14:sizeRelV>
            </wp:anchor>
          </w:drawing>
        </w:r>
        <w:r w:rsidR="0088600B" w:rsidRPr="00843BF1" w:rsidDel="00F1263F">
          <w:rPr>
            <w:b/>
          </w:rPr>
          <w:delText>Immigration policies can help counteract population aging and strengthen the labor force.</w:delText>
        </w:r>
        <w:r w:rsidR="0088600B" w:rsidRPr="00843BF1" w:rsidDel="00F1263F">
          <w:delText xml:space="preserve"> Numerous studies have documented the positive impact on productivity growth, and dispelled the notion that new immigrants place downward pressures on the wages and employment rates of domestic workers.</w:delText>
        </w:r>
        <w:r w:rsidR="0088600B" w:rsidRPr="00843BF1" w:rsidDel="00F1263F">
          <w:rPr>
            <w:rStyle w:val="FootnoteReference"/>
          </w:rPr>
          <w:footnoteReference w:id="43"/>
        </w:r>
        <w:r w:rsidR="0088600B" w:rsidRPr="00843BF1" w:rsidDel="00F1263F">
          <w:delText xml:space="preserve"> Maintaining the annual immigration target is a sensible approach to manage shortages in the skilled labor force and boost Canada’s long-term growth prospects. Indeed, staff estimates suggest that raising annual immigration to the 2020 target would raise real GDP by a cumulative 0.15 percent.</w:delText>
        </w:r>
        <w:r w:rsidR="0088600B" w:rsidRPr="00843BF1" w:rsidDel="00F1263F">
          <w:rPr>
            <w:highlight w:val="yellow"/>
          </w:rPr>
          <w:delText xml:space="preserve"> </w:delText>
        </w:r>
      </w:del>
    </w:p>
    <w:p w14:paraId="235696E0" w14:textId="678D2C5B" w:rsidR="0088600B" w:rsidRPr="00843BF1" w:rsidDel="00F1263F" w:rsidRDefault="0088600B" w:rsidP="00F1263F">
      <w:pPr>
        <w:pStyle w:val="ParagraphNumbering"/>
        <w:ind w:left="0" w:firstLine="0"/>
        <w:rPr>
          <w:del w:id="965" w:author="Huang, Chengyu" w:date="2019-05-28T12:43:00Z"/>
        </w:rPr>
        <w:pPrChange w:id="966" w:author="Huang, Chengyu" w:date="2019-05-28T12:43:00Z">
          <w:pPr>
            <w:pStyle w:val="ParagraphNumbering"/>
            <w:ind w:left="0" w:firstLine="0"/>
          </w:pPr>
        </w:pPrChange>
      </w:pPr>
      <w:del w:id="967" w:author="Huang, Chengyu" w:date="2019-05-28T12:43:00Z">
        <w:r w:rsidRPr="00843BF1" w:rsidDel="00F1263F">
          <w:rPr>
            <w:b/>
          </w:rPr>
          <w:delText>Nevertheless, immigrant flows need to be carefully managed to maintain public support for the program</w:delText>
        </w:r>
        <w:r w:rsidRPr="00843BF1" w:rsidDel="00F1263F">
          <w:delText>. Recent immigrants have flocked to urban areas in Quebec and Ontario, and overall inflows will account for 100 percent of the country’s population growth by 2033.</w:delText>
        </w:r>
        <w:r w:rsidRPr="00843BF1" w:rsidDel="00F1263F">
          <w:rPr>
            <w:rStyle w:val="FootnoteReference"/>
          </w:rPr>
          <w:footnoteReference w:id="44"/>
        </w:r>
        <w:r w:rsidRPr="00843BF1" w:rsidDel="00F1263F">
          <w:rPr>
            <w:rFonts w:cs="Segoe UI"/>
            <w:sz w:val="20"/>
            <w:szCs w:val="20"/>
          </w:rPr>
          <w:delText xml:space="preserve"> </w:delText>
        </w:r>
        <w:r w:rsidRPr="00843BF1" w:rsidDel="00F1263F">
          <w:delText xml:space="preserve">Large concentrated flows can create short-term pressures on local labor and housing markets, </w:delText>
        </w:r>
        <w:r w:rsidR="00087270" w:rsidDel="00F1263F">
          <w:delText>and</w:delText>
        </w:r>
        <w:r w:rsidRPr="00843BF1" w:rsidDel="00F1263F">
          <w:delText xml:space="preserve"> the communities’ social and physical infrastructure. The success of Canada’s immigration system hinges on </w:delText>
        </w:r>
        <w:r w:rsidR="00087270" w:rsidDel="00F1263F">
          <w:delText>its abili</w:delText>
        </w:r>
        <w:r w:rsidRPr="00843BF1" w:rsidDel="00F1263F">
          <w:delText>ty to integrate immigrants into local communities without jeopardizing existing Canadians</w:delText>
        </w:r>
        <w:r w:rsidR="00087270" w:rsidDel="00F1263F">
          <w:delText>’</w:delText>
        </w:r>
        <w:r w:rsidRPr="00843BF1" w:rsidDel="00F1263F">
          <w:delText xml:space="preserve"> </w:delText>
        </w:r>
        <w:r w:rsidR="00D873F9" w:rsidDel="00F1263F">
          <w:delText xml:space="preserve">access to </w:delText>
        </w:r>
        <w:r w:rsidRPr="00843BF1" w:rsidDel="00F1263F">
          <w:delText>high living standards (e.g. quality education, health care, job opportunities, affordable housing, and transportation). This will require improving the labor market outcomes of immigrants and expanding regional absorptive capacity.</w:delText>
        </w:r>
        <w:r w:rsidRPr="00843BF1" w:rsidDel="00F1263F">
          <w:rPr>
            <w:rStyle w:val="FootnoteReference"/>
          </w:rPr>
          <w:footnoteReference w:id="45"/>
        </w:r>
        <w:r w:rsidRPr="00843BF1" w:rsidDel="00F1263F">
          <w:rPr>
            <w:rStyle w:val="FootnoteReference"/>
          </w:rPr>
          <w:delText xml:space="preserve"> </w:delText>
        </w:r>
        <w:r w:rsidRPr="00843BF1" w:rsidDel="00F1263F">
          <w:delText xml:space="preserve">Regionalization would help support smaller communities, while relieving the pressures in urban areas that receive large numbers of immigrants. </w:delText>
        </w:r>
      </w:del>
    </w:p>
    <w:bookmarkStart w:id="972" w:name="_Toc516148766"/>
    <w:bookmarkStart w:id="973" w:name="_Toc516218272"/>
    <w:bookmarkStart w:id="974" w:name="_Toc512008987"/>
    <w:bookmarkStart w:id="975" w:name="_Toc516239217"/>
    <w:bookmarkEnd w:id="906"/>
    <w:p w14:paraId="73C2B0E1" w14:textId="6896FA26" w:rsidR="00224ECB" w:rsidRPr="008C2692" w:rsidDel="00F1263F" w:rsidRDefault="006376BD" w:rsidP="00F1263F">
      <w:pPr>
        <w:pStyle w:val="ParagraphNumbering"/>
        <w:ind w:left="0" w:firstLine="0"/>
        <w:rPr>
          <w:del w:id="976" w:author="Huang, Chengyu" w:date="2019-05-28T12:43:00Z"/>
          <w:color w:val="FF0000"/>
        </w:rPr>
        <w:pPrChange w:id="977" w:author="Huang, Chengyu" w:date="2019-05-28T12:43:00Z">
          <w:pPr>
            <w:pStyle w:val="Heading1"/>
          </w:pPr>
        </w:pPrChange>
      </w:pPr>
      <w:del w:id="978" w:author="Huang, Chengyu" w:date="2019-05-28T12:43:00Z">
        <w:r w:rsidDel="00F1263F">
          <w:rPr>
            <w:noProof/>
          </w:rPr>
          <mc:AlternateContent>
            <mc:Choice Requires="wps">
              <w:drawing>
                <wp:anchor distT="0" distB="0" distL="114300" distR="114300" simplePos="0" relativeHeight="252156928" behindDoc="0" locked="0" layoutInCell="1" allowOverlap="1" wp14:anchorId="4AD876F2" wp14:editId="6D58038B">
                  <wp:simplePos x="0" y="0"/>
                  <wp:positionH relativeFrom="column">
                    <wp:posOffset>-1114425</wp:posOffset>
                  </wp:positionH>
                  <wp:positionV relativeFrom="paragraph">
                    <wp:posOffset>62865</wp:posOffset>
                  </wp:positionV>
                  <wp:extent cx="1053465" cy="227965"/>
                  <wp:effectExtent l="0" t="0" r="0" b="635"/>
                  <wp:wrapNone/>
                  <wp:docPr id="3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279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F2B08" id="Rectangle 54" o:spid="_x0000_s1026" style="position:absolute;margin-left:-87.75pt;margin-top:4.95pt;width:82.95pt;height:17.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" fillcolor="#4f81bd [3204]">
                  <v:stroke opacity="0"/>
                  <v:textbox inset="5.85pt,.7pt,5.85pt,.7pt"/>
                </v:rect>
              </w:pict>
            </mc:Fallback>
          </mc:AlternateContent>
        </w:r>
        <w:bookmarkStart w:id="979" w:name="_Toc450312681"/>
        <w:r w:rsidR="00224ECB" w:rsidDel="00F1263F">
          <w:delText>authorities</w:delText>
        </w:r>
        <w:r w:rsidR="00A22B88" w:rsidDel="00F1263F">
          <w:delText>’</w:delText>
        </w:r>
        <w:r w:rsidR="00224ECB" w:rsidDel="00F1263F">
          <w:delText xml:space="preserve"> </w:delText>
        </w:r>
        <w:r w:rsidR="00224ECB" w:rsidRPr="007A7DFD" w:rsidDel="00F1263F">
          <w:delText>views</w:delText>
        </w:r>
        <w:bookmarkEnd w:id="972"/>
        <w:bookmarkEnd w:id="973"/>
        <w:bookmarkEnd w:id="974"/>
        <w:bookmarkEnd w:id="975"/>
        <w:bookmarkEnd w:id="979"/>
      </w:del>
    </w:p>
    <w:p w14:paraId="100FB030" w14:textId="180BDA02" w:rsidR="00EE4DEF" w:rsidRPr="001570DE" w:rsidDel="00F1263F" w:rsidRDefault="00EE4DEF" w:rsidP="00F1263F">
      <w:pPr>
        <w:pStyle w:val="ParagraphNumbering"/>
        <w:ind w:left="0" w:firstLine="0"/>
        <w:rPr>
          <w:del w:id="980" w:author="Huang, Chengyu" w:date="2019-05-28T12:43:00Z"/>
          <w:rFonts w:cs="Segoe UI"/>
        </w:rPr>
        <w:pPrChange w:id="981" w:author="Huang, Chengyu" w:date="2019-05-28T12:43:00Z">
          <w:pPr>
            <w:pStyle w:val="ParagraphNumbering"/>
            <w:ind w:left="0" w:firstLine="0"/>
          </w:pPr>
        </w:pPrChange>
      </w:pPr>
      <w:del w:id="982" w:author="Huang, Chengyu" w:date="2019-05-28T12:43:00Z">
        <w:r w:rsidRPr="00211F7C" w:rsidDel="00F1263F">
          <w:rPr>
            <w:rFonts w:cs="Segoe UI"/>
            <w:b/>
          </w:rPr>
          <w:delText xml:space="preserve">The authorities broadly agree with staff’s macroeconomic </w:delText>
        </w:r>
        <w:r w:rsidDel="00F1263F">
          <w:rPr>
            <w:rFonts w:cs="Segoe UI"/>
            <w:b/>
          </w:rPr>
          <w:delText>outlook.</w:delText>
        </w:r>
        <w:r w:rsidRPr="00211F7C" w:rsidDel="00F1263F">
          <w:rPr>
            <w:rFonts w:cs="Segoe UI"/>
          </w:rPr>
          <w:delText xml:space="preserve"> The </w:delText>
        </w:r>
        <w:r w:rsidDel="00F1263F">
          <w:rPr>
            <w:rFonts w:cs="Segoe UI"/>
          </w:rPr>
          <w:delText xml:space="preserve">economy is operating close to capacity, and output </w:delText>
        </w:r>
        <w:r w:rsidRPr="00211F7C" w:rsidDel="00F1263F">
          <w:rPr>
            <w:rFonts w:cs="Segoe UI"/>
          </w:rPr>
          <w:delText xml:space="preserve">growth </w:delText>
        </w:r>
        <w:r w:rsidDel="00F1263F">
          <w:rPr>
            <w:rFonts w:cs="Segoe UI"/>
          </w:rPr>
          <w:delText xml:space="preserve">is expected to moderate to </w:delText>
        </w:r>
        <w:r w:rsidRPr="00211F7C" w:rsidDel="00F1263F">
          <w:rPr>
            <w:rFonts w:cs="Segoe UI"/>
          </w:rPr>
          <w:delText>around 2</w:delText>
        </w:r>
        <w:r w:rsidDel="00F1263F">
          <w:rPr>
            <w:rFonts w:cs="Segoe UI"/>
          </w:rPr>
          <w:delText xml:space="preserve"> </w:delText>
        </w:r>
        <w:r w:rsidRPr="00211F7C" w:rsidDel="00F1263F">
          <w:rPr>
            <w:rFonts w:cs="Segoe UI"/>
          </w:rPr>
          <w:delText>percent in 201</w:delText>
        </w:r>
        <w:r w:rsidDel="00F1263F">
          <w:rPr>
            <w:rFonts w:cs="Segoe UI"/>
          </w:rPr>
          <w:delText xml:space="preserve">8 and 2019. The authorities view the risks to the outlook as being largely balanced. The </w:delText>
        </w:r>
        <w:r w:rsidRPr="001570DE" w:rsidDel="00F1263F">
          <w:rPr>
            <w:rFonts w:cs="Segoe UI"/>
          </w:rPr>
          <w:delText xml:space="preserve">shift toward protectionist global trade policies </w:delText>
        </w:r>
        <w:r w:rsidDel="00F1263F">
          <w:rPr>
            <w:rFonts w:cs="Segoe UI"/>
          </w:rPr>
          <w:delText xml:space="preserve">by the U.S. is considered </w:delText>
        </w:r>
        <w:r w:rsidRPr="001570DE" w:rsidDel="00F1263F">
          <w:rPr>
            <w:rFonts w:cs="Segoe UI"/>
          </w:rPr>
          <w:delText xml:space="preserve">the most important </w:delText>
        </w:r>
        <w:r w:rsidDel="00F1263F">
          <w:rPr>
            <w:rFonts w:cs="Segoe UI"/>
          </w:rPr>
          <w:delText xml:space="preserve">downside risk to the outlook. On the other hand, stronger-than-expected </w:delText>
        </w:r>
        <w:r w:rsidRPr="001570DE" w:rsidDel="00F1263F">
          <w:rPr>
            <w:rFonts w:cs="Segoe UI"/>
          </w:rPr>
          <w:delText>U</w:delText>
        </w:r>
        <w:r w:rsidDel="00F1263F">
          <w:rPr>
            <w:rFonts w:cs="Segoe UI"/>
          </w:rPr>
          <w:delText>.</w:delText>
        </w:r>
        <w:r w:rsidRPr="001570DE" w:rsidDel="00F1263F">
          <w:rPr>
            <w:rFonts w:cs="Segoe UI"/>
          </w:rPr>
          <w:delText>S</w:delText>
        </w:r>
        <w:r w:rsidDel="00F1263F">
          <w:rPr>
            <w:rFonts w:cs="Segoe UI"/>
          </w:rPr>
          <w:delText>.</w:delText>
        </w:r>
        <w:r w:rsidRPr="001570DE" w:rsidDel="00F1263F">
          <w:rPr>
            <w:rFonts w:cs="Segoe UI"/>
          </w:rPr>
          <w:delText xml:space="preserve"> growth </w:delText>
        </w:r>
        <w:r w:rsidDel="00F1263F">
          <w:rPr>
            <w:rFonts w:cs="Segoe UI"/>
          </w:rPr>
          <w:delText>in the near term could provide more support for</w:delText>
        </w:r>
        <w:r w:rsidRPr="001570DE" w:rsidDel="00F1263F">
          <w:rPr>
            <w:rFonts w:cs="Segoe UI"/>
          </w:rPr>
          <w:delText xml:space="preserve"> investment and exports. </w:delText>
        </w:r>
      </w:del>
    </w:p>
    <w:p w14:paraId="4BC3C704" w14:textId="6420AC7B" w:rsidR="00EE4DEF" w:rsidDel="00F1263F" w:rsidRDefault="00EE4DEF" w:rsidP="00F1263F">
      <w:pPr>
        <w:pStyle w:val="ParagraphNumbering"/>
        <w:ind w:left="0" w:firstLine="0"/>
        <w:rPr>
          <w:del w:id="983" w:author="Huang, Chengyu" w:date="2019-05-28T12:43:00Z"/>
          <w:rFonts w:cs="Segoe UI"/>
        </w:rPr>
        <w:pPrChange w:id="984" w:author="Huang, Chengyu" w:date="2019-05-28T12:43:00Z">
          <w:pPr>
            <w:pStyle w:val="ParagraphNumbering"/>
            <w:ind w:left="0" w:firstLine="0"/>
          </w:pPr>
        </w:pPrChange>
      </w:pPr>
      <w:del w:id="985" w:author="Huang, Chengyu" w:date="2019-05-28T12:43:00Z">
        <w:r w:rsidRPr="00211F7C" w:rsidDel="00F1263F">
          <w:rPr>
            <w:rFonts w:cs="Segoe UI"/>
            <w:b/>
          </w:rPr>
          <w:delText xml:space="preserve">The authorities </w:delText>
        </w:r>
        <w:r w:rsidDel="00F1263F">
          <w:rPr>
            <w:rFonts w:cs="Segoe UI"/>
            <w:b/>
          </w:rPr>
          <w:delText xml:space="preserve">are committed to </w:delText>
        </w:r>
        <w:r w:rsidRPr="00E26EA2" w:rsidDel="00F1263F">
          <w:rPr>
            <w:rFonts w:cs="Segoe UI"/>
            <w:b/>
          </w:rPr>
          <w:delText>maintain</w:delText>
        </w:r>
        <w:r w:rsidDel="00F1263F">
          <w:rPr>
            <w:rFonts w:cs="Segoe UI"/>
            <w:b/>
          </w:rPr>
          <w:delText>ing</w:delText>
        </w:r>
        <w:r w:rsidRPr="00E26EA2" w:rsidDel="00F1263F">
          <w:rPr>
            <w:rFonts w:cs="Segoe UI"/>
            <w:b/>
          </w:rPr>
          <w:delText xml:space="preserve"> </w:delText>
        </w:r>
        <w:r w:rsidDel="00F1263F">
          <w:rPr>
            <w:rFonts w:cs="Segoe UI"/>
            <w:b/>
          </w:rPr>
          <w:delText>a</w:delText>
        </w:r>
        <w:r w:rsidRPr="00E26EA2" w:rsidDel="00F1263F">
          <w:rPr>
            <w:rFonts w:cs="Segoe UI"/>
            <w:b/>
          </w:rPr>
          <w:delText xml:space="preserve"> downward deficit and debt ratio track</w:delText>
        </w:r>
        <w:r w:rsidRPr="00211F7C" w:rsidDel="00F1263F">
          <w:rPr>
            <w:rFonts w:cs="Segoe UI"/>
          </w:rPr>
          <w:delText xml:space="preserve">. </w:delText>
        </w:r>
        <w:r w:rsidDel="00F1263F">
          <w:rPr>
            <w:rFonts w:cs="Segoe UI"/>
          </w:rPr>
          <w:delText xml:space="preserve">They agree that provinces with high deficits or debt should pursue fiscal consolidation more forcefully. The authorities note that the medium-term federal fiscal plan appropriately balances the need to consolidate against the </w:delText>
        </w:r>
        <w:r w:rsidR="009B3C5F" w:rsidDel="00F1263F">
          <w:rPr>
            <w:rFonts w:cs="Segoe UI"/>
          </w:rPr>
          <w:delText>government’s growth objectives.</w:delText>
        </w:r>
      </w:del>
    </w:p>
    <w:p w14:paraId="1E6ED40C" w14:textId="1A1F812C" w:rsidR="009B3C5F" w:rsidRPr="009B3C5F" w:rsidDel="00F1263F" w:rsidRDefault="009B3C5F" w:rsidP="00F1263F">
      <w:pPr>
        <w:pStyle w:val="ParagraphNumbering"/>
        <w:ind w:left="0" w:firstLine="0"/>
        <w:rPr>
          <w:del w:id="986" w:author="Huang, Chengyu" w:date="2019-05-28T12:43:00Z"/>
          <w:rFonts w:cs="Segoe UI"/>
        </w:rPr>
        <w:pPrChange w:id="987" w:author="Huang, Chengyu" w:date="2019-05-28T12:43:00Z">
          <w:pPr>
            <w:pStyle w:val="ParagraphNumbering"/>
            <w:ind w:left="0" w:firstLine="0"/>
          </w:pPr>
        </w:pPrChange>
      </w:pPr>
      <w:bookmarkStart w:id="988" w:name="_Hlk516239406"/>
      <w:del w:id="989" w:author="Huang, Chengyu" w:date="2019-05-28T12:43:00Z">
        <w:r w:rsidRPr="004D6D81" w:rsidDel="00F1263F">
          <w:rPr>
            <w:rFonts w:cs="Segoe UI"/>
            <w:b/>
          </w:rPr>
          <w:delText>The authorities agree that further increases in the policy interest rate are warranted to keep inflation on target.</w:delText>
        </w:r>
        <w:r w:rsidRPr="004D6D81" w:rsidDel="00F1263F">
          <w:rPr>
            <w:rFonts w:cs="Segoe UI"/>
          </w:rPr>
          <w:delText xml:space="preserve"> The Bank of Canada will take a gradual approach to withdrawing monetary policy stimulus, guided by incoming data.</w:delText>
        </w:r>
        <w:bookmarkEnd w:id="988"/>
      </w:del>
    </w:p>
    <w:p w14:paraId="7B2F31E6" w14:textId="2834A746" w:rsidR="00EE4DEF" w:rsidDel="00F1263F" w:rsidRDefault="00EE4DEF" w:rsidP="00F1263F">
      <w:pPr>
        <w:pStyle w:val="ParagraphNumbering"/>
        <w:ind w:left="0" w:firstLine="0"/>
        <w:rPr>
          <w:del w:id="990" w:author="Huang, Chengyu" w:date="2019-05-28T12:43:00Z"/>
          <w:rFonts w:cs="Segoe UI"/>
        </w:rPr>
        <w:pPrChange w:id="991" w:author="Huang, Chengyu" w:date="2019-05-28T12:43:00Z">
          <w:pPr>
            <w:pStyle w:val="ParagraphNumbering"/>
            <w:ind w:left="0" w:firstLine="0"/>
          </w:pPr>
        </w:pPrChange>
      </w:pPr>
      <w:del w:id="992" w:author="Huang, Chengyu" w:date="2019-05-28T12:43:00Z">
        <w:r w:rsidDel="00F1263F">
          <w:rPr>
            <w:rFonts w:cs="Segoe UI"/>
            <w:b/>
          </w:rPr>
          <w:delText>[</w:delText>
        </w:r>
        <w:r w:rsidRPr="00593446" w:rsidDel="00F1263F">
          <w:rPr>
            <w:rFonts w:cs="Segoe UI"/>
            <w:b/>
          </w:rPr>
          <w:delText xml:space="preserve">The authorities </w:delText>
        </w:r>
        <w:r w:rsidDel="00F1263F">
          <w:rPr>
            <w:rFonts w:cs="Segoe UI"/>
            <w:b/>
          </w:rPr>
          <w:delText xml:space="preserve">acknowledge the need to carefully assess the impact of </w:delText>
        </w:r>
        <w:r w:rsidRPr="00593446" w:rsidDel="00F1263F">
          <w:rPr>
            <w:rFonts w:cs="Segoe UI"/>
            <w:b/>
          </w:rPr>
          <w:delText xml:space="preserve">the U.S. tax </w:delText>
        </w:r>
        <w:r w:rsidDel="00F1263F">
          <w:rPr>
            <w:rFonts w:cs="Segoe UI"/>
            <w:b/>
          </w:rPr>
          <w:delText>changes and wider international tax developments, and will continue to review key elements of the Canadian tax system</w:delText>
        </w:r>
        <w:r w:rsidRPr="00593446" w:rsidDel="00F1263F">
          <w:rPr>
            <w:rFonts w:cs="Segoe UI"/>
            <w:b/>
          </w:rPr>
          <w:delText xml:space="preserve">. </w:delText>
        </w:r>
        <w:r w:rsidDel="00F1263F">
          <w:rPr>
            <w:rFonts w:cs="Segoe UI"/>
          </w:rPr>
          <w:delText>The authorities highlight that the implications of the U.S. reform are complex – with a substantial rate reduction, but also base broadening and structural changes which offset a large portion of the reduction in revenue terms. They emphasize that the Canadian system remains attractive in many ways, especially when considering U.S. state sales taxes that apply on the purchase of many capital assets. They also note that the impact of the reform on profit shifting could be less severe than suggested by staff estimates, which are based on aggregate statistics and do not account for a number of important features of the U.S. reform.]</w:delText>
        </w:r>
      </w:del>
    </w:p>
    <w:p w14:paraId="2389553C" w14:textId="18CB5441" w:rsidR="00EE4DEF" w:rsidRPr="005F650B" w:rsidDel="00F1263F" w:rsidRDefault="00EE4DEF" w:rsidP="00F1263F">
      <w:pPr>
        <w:pStyle w:val="ParagraphNumbering"/>
        <w:ind w:left="0" w:firstLine="0"/>
        <w:rPr>
          <w:del w:id="993" w:author="Huang, Chengyu" w:date="2019-05-28T12:43:00Z"/>
          <w:rFonts w:cs="Segoe UI"/>
          <w:b/>
        </w:rPr>
        <w:pPrChange w:id="994" w:author="Huang, Chengyu" w:date="2019-05-28T12:43:00Z">
          <w:pPr>
            <w:pStyle w:val="ParagraphNumbering"/>
            <w:ind w:left="0" w:firstLine="0"/>
          </w:pPr>
        </w:pPrChange>
      </w:pPr>
      <w:del w:id="995" w:author="Huang, Chengyu" w:date="2019-05-28T12:43:00Z">
        <w:r w:rsidRPr="005F650B" w:rsidDel="00F1263F">
          <w:rPr>
            <w:rFonts w:cs="Segoe UI"/>
            <w:b/>
          </w:rPr>
          <w:delText xml:space="preserve">The authorities agree that macroprudential policy settings are broadly appropriate. </w:delText>
        </w:r>
        <w:r w:rsidRPr="005F650B" w:rsidDel="00F1263F">
          <w:rPr>
            <w:rFonts w:cs="Segoe UI"/>
          </w:rPr>
          <w:delText xml:space="preserve">They noted that current measures appear to be having their desired effect on financial sector risks stemming from </w:delText>
        </w:r>
        <w:r w:rsidDel="00F1263F">
          <w:rPr>
            <w:rFonts w:cs="Segoe UI"/>
          </w:rPr>
          <w:delText xml:space="preserve">the </w:delText>
        </w:r>
        <w:r w:rsidRPr="005F650B" w:rsidDel="00F1263F">
          <w:rPr>
            <w:rFonts w:cs="Segoe UI"/>
          </w:rPr>
          <w:delText xml:space="preserve">housing market. Nevertheless, they acknowledge that if </w:delText>
        </w:r>
        <w:r w:rsidDel="00F1263F">
          <w:rPr>
            <w:rFonts w:cs="Segoe UI"/>
          </w:rPr>
          <w:delText xml:space="preserve">the household indebtedness and </w:delText>
        </w:r>
        <w:r w:rsidRPr="005F650B" w:rsidDel="00F1263F">
          <w:rPr>
            <w:rFonts w:cs="Segoe UI"/>
          </w:rPr>
          <w:delText>housing vulnerabilities continue to rise, additional measures may be required.</w:delText>
        </w:r>
        <w:r w:rsidDel="00F1263F">
          <w:rPr>
            <w:rFonts w:cs="Segoe UI"/>
          </w:rPr>
          <w:delText xml:space="preserve"> The </w:delText>
        </w:r>
        <w:r w:rsidRPr="005F650B" w:rsidDel="00F1263F">
          <w:rPr>
            <w:rFonts w:cs="Segoe UI"/>
          </w:rPr>
          <w:delText xml:space="preserve">authorities </w:delText>
        </w:r>
        <w:r w:rsidDel="00F1263F">
          <w:rPr>
            <w:rFonts w:cs="Segoe UI"/>
          </w:rPr>
          <w:delText xml:space="preserve">also </w:delText>
        </w:r>
        <w:r w:rsidRPr="005F650B" w:rsidDel="00F1263F">
          <w:rPr>
            <w:rFonts w:cs="Segoe UI"/>
          </w:rPr>
          <w:delText xml:space="preserve">agree that that supply-side policies are needed to </w:delText>
        </w:r>
        <w:r w:rsidDel="00F1263F">
          <w:rPr>
            <w:rFonts w:cs="Segoe UI"/>
          </w:rPr>
          <w:delText xml:space="preserve">better </w:delText>
        </w:r>
        <w:r w:rsidRPr="005F650B" w:rsidDel="00F1263F">
          <w:rPr>
            <w:rFonts w:cs="Segoe UI"/>
          </w:rPr>
          <w:delText xml:space="preserve">manage housing affordability concerns </w:delText>
        </w:r>
        <w:r w:rsidDel="00F1263F">
          <w:rPr>
            <w:rFonts w:cs="Segoe UI"/>
          </w:rPr>
          <w:delText xml:space="preserve">and housing market imbalances </w:delText>
        </w:r>
        <w:r w:rsidRPr="005F650B" w:rsidDel="00F1263F">
          <w:rPr>
            <w:rFonts w:cs="Segoe UI"/>
          </w:rPr>
          <w:delText>over the long term.</w:delText>
        </w:r>
        <w:r w:rsidRPr="005F650B" w:rsidDel="00F1263F">
          <w:rPr>
            <w:rFonts w:cs="Segoe UI"/>
            <w:b/>
          </w:rPr>
          <w:delText xml:space="preserve"> </w:delText>
        </w:r>
      </w:del>
    </w:p>
    <w:p w14:paraId="4C5B3DAE" w14:textId="19F9F93D" w:rsidR="00EE4DEF" w:rsidRPr="002A32E9" w:rsidDel="00F1263F" w:rsidRDefault="00EE4DEF" w:rsidP="00F1263F">
      <w:pPr>
        <w:pStyle w:val="ParagraphNumbering"/>
        <w:ind w:left="0" w:firstLine="0"/>
        <w:rPr>
          <w:del w:id="996" w:author="Huang, Chengyu" w:date="2019-05-28T12:43:00Z"/>
          <w:rFonts w:cs="Segoe UI"/>
        </w:rPr>
        <w:pPrChange w:id="997" w:author="Huang, Chengyu" w:date="2019-05-28T12:43:00Z">
          <w:pPr>
            <w:pStyle w:val="ParagraphNumbering"/>
            <w:ind w:left="0" w:firstLine="0"/>
          </w:pPr>
        </w:pPrChange>
      </w:pPr>
      <w:del w:id="998" w:author="Huang, Chengyu" w:date="2019-05-28T12:43:00Z">
        <w:r w:rsidRPr="002A32E9" w:rsidDel="00F1263F">
          <w:rPr>
            <w:rFonts w:cs="Segoe UI"/>
            <w:b/>
          </w:rPr>
          <w:delText xml:space="preserve">The authorities </w:delText>
        </w:r>
        <w:r w:rsidDel="00F1263F">
          <w:rPr>
            <w:rFonts w:cs="Segoe UI"/>
            <w:b/>
          </w:rPr>
          <w:delText>are of the view that the</w:delText>
        </w:r>
        <w:r w:rsidRPr="002A32E9" w:rsidDel="00F1263F">
          <w:rPr>
            <w:rFonts w:cs="Segoe UI"/>
            <w:b/>
          </w:rPr>
          <w:delText xml:space="preserve"> existing informal macroprudential and crisis management frameworks and supervisory approaches </w:delText>
        </w:r>
        <w:r w:rsidDel="00F1263F">
          <w:rPr>
            <w:rFonts w:cs="Segoe UI"/>
            <w:b/>
          </w:rPr>
          <w:delText>are</w:delText>
        </w:r>
        <w:r w:rsidRPr="002A32E9" w:rsidDel="00F1263F">
          <w:rPr>
            <w:rFonts w:cs="Segoe UI"/>
            <w:b/>
          </w:rPr>
          <w:delText xml:space="preserve"> appropriate. </w:delText>
        </w:r>
        <w:r w:rsidRPr="002A32E9" w:rsidDel="00F1263F">
          <w:rPr>
            <w:rFonts w:cs="Segoe UI"/>
          </w:rPr>
          <w:delText>They acknowledge the risk of regulatory fragmentation but argue that the current delineation of responsibilities between federal and provincial regulators is appropriate</w:delText>
        </w:r>
        <w:r w:rsidDel="00F1263F">
          <w:rPr>
            <w:rFonts w:cs="Segoe UI"/>
          </w:rPr>
          <w:delText>, where each jurisdiction has full responsibility for the supervision and oversight of financial institutions under their purview</w:delText>
        </w:r>
        <w:r w:rsidRPr="002A32E9" w:rsidDel="00F1263F">
          <w:rPr>
            <w:rFonts w:cs="Segoe UI"/>
          </w:rPr>
          <w:delText xml:space="preserve">. </w:delText>
        </w:r>
      </w:del>
    </w:p>
    <w:p w14:paraId="689D4FD2" w14:textId="151543B5" w:rsidR="00EE4DEF" w:rsidRPr="0083223D" w:rsidDel="00F1263F" w:rsidRDefault="00EE4DEF" w:rsidP="00F1263F">
      <w:pPr>
        <w:pStyle w:val="ParagraphNumbering"/>
        <w:ind w:left="0" w:firstLine="0"/>
        <w:rPr>
          <w:del w:id="999" w:author="Huang, Chengyu" w:date="2019-05-28T12:43:00Z"/>
          <w:rFonts w:cs="Segoe UI"/>
        </w:rPr>
        <w:pPrChange w:id="1000" w:author="Huang, Chengyu" w:date="2019-05-28T12:43:00Z">
          <w:pPr>
            <w:pStyle w:val="ParagraphNumbering"/>
            <w:spacing w:after="0"/>
            <w:ind w:left="0" w:firstLine="0"/>
          </w:pPr>
        </w:pPrChange>
      </w:pPr>
      <w:del w:id="1001" w:author="Huang, Chengyu" w:date="2019-05-28T12:43:00Z">
        <w:r w:rsidRPr="002A32E9" w:rsidDel="00F1263F">
          <w:rPr>
            <w:rFonts w:cs="Segoe UI"/>
            <w:b/>
          </w:rPr>
          <w:delText>The authorities broadly concur with staff’s recommendations on trade and structural issues.</w:delText>
        </w:r>
        <w:r w:rsidRPr="0083223D" w:rsidDel="00F1263F">
          <w:rPr>
            <w:rFonts w:cs="Segoe UI"/>
            <w:b/>
          </w:rPr>
          <w:delText xml:space="preserve"> </w:delText>
        </w:r>
        <w:r w:rsidRPr="0083223D" w:rsidDel="00F1263F">
          <w:rPr>
            <w:rFonts w:cs="Segoe UI"/>
          </w:rPr>
          <w:delText>They are</w:delText>
        </w:r>
        <w:r w:rsidDel="00F1263F">
          <w:rPr>
            <w:rFonts w:cs="Segoe UI"/>
            <w:b/>
          </w:rPr>
          <w:delText xml:space="preserve"> </w:delText>
        </w:r>
        <w:r w:rsidRPr="0083223D" w:rsidDel="00F1263F">
          <w:rPr>
            <w:rFonts w:cs="Segoe UI"/>
          </w:rPr>
          <w:delText xml:space="preserve">committed to continuing to negotiate with their </w:delText>
        </w:r>
        <w:r w:rsidDel="00F1263F">
          <w:rPr>
            <w:rFonts w:cs="Segoe UI"/>
          </w:rPr>
          <w:delText xml:space="preserve">NAFTA </w:delText>
        </w:r>
        <w:r w:rsidRPr="0083223D" w:rsidDel="00F1263F">
          <w:rPr>
            <w:rFonts w:cs="Segoe UI"/>
          </w:rPr>
          <w:delText>partners to achieve a new agreement</w:delText>
        </w:r>
        <w:r w:rsidDel="00F1263F">
          <w:rPr>
            <w:rFonts w:cs="Segoe UI"/>
          </w:rPr>
          <w:delText>. Canada is disappointed with</w:delText>
        </w:r>
        <w:r w:rsidRPr="0083223D" w:rsidDel="00F1263F">
          <w:rPr>
            <w:rFonts w:cs="Segoe UI"/>
          </w:rPr>
          <w:delText xml:space="preserve"> </w:delText>
        </w:r>
        <w:r w:rsidDel="00F1263F">
          <w:rPr>
            <w:rFonts w:cs="Segoe UI"/>
          </w:rPr>
          <w:delText xml:space="preserve">the recent move by the U.S. to impose tariffs on steel and aluminum imports. </w:delText>
        </w:r>
        <w:r w:rsidRPr="00FA09F0" w:rsidDel="00F1263F">
          <w:rPr>
            <w:rFonts w:cs="Segoe UI"/>
          </w:rPr>
          <w:delText>T</w:delText>
        </w:r>
        <w:r w:rsidRPr="0083223D" w:rsidDel="00F1263F">
          <w:rPr>
            <w:rFonts w:cs="Segoe UI"/>
          </w:rPr>
          <w:delText>he</w:delText>
        </w:r>
        <w:r w:rsidDel="00F1263F">
          <w:rPr>
            <w:rFonts w:cs="Segoe UI"/>
          </w:rPr>
          <w:delText xml:space="preserve"> authorities agree that </w:delText>
        </w:r>
        <w:r w:rsidRPr="0083223D" w:rsidDel="00F1263F">
          <w:rPr>
            <w:rFonts w:cs="Segoe UI"/>
          </w:rPr>
          <w:delText>CPTPP</w:delText>
        </w:r>
        <w:r w:rsidDel="00F1263F">
          <w:rPr>
            <w:rFonts w:cs="Segoe UI"/>
          </w:rPr>
          <w:delText xml:space="preserve"> should be ratified and implemented as soon as possible. Acknowledging that the regulatory burden on businesses needs to be reduced, </w:delText>
        </w:r>
        <w:r w:rsidRPr="0083223D" w:rsidDel="00F1263F">
          <w:rPr>
            <w:rFonts w:cs="Segoe UI"/>
          </w:rPr>
          <w:delText xml:space="preserve">the 2018 budget </w:delText>
        </w:r>
        <w:r w:rsidDel="00F1263F">
          <w:rPr>
            <w:rFonts w:cs="Segoe UI"/>
          </w:rPr>
          <w:delText xml:space="preserve">announced a </w:delText>
        </w:r>
        <w:r w:rsidRPr="0083223D" w:rsidDel="00F1263F">
          <w:rPr>
            <w:rFonts w:cs="Segoe UI"/>
          </w:rPr>
          <w:delText xml:space="preserve">regulatory reform </w:delText>
        </w:r>
        <w:r w:rsidDel="00F1263F">
          <w:rPr>
            <w:rFonts w:cs="Segoe UI"/>
          </w:rPr>
          <w:delText xml:space="preserve">agenda </w:delText>
        </w:r>
        <w:r w:rsidRPr="0083223D" w:rsidDel="00F1263F">
          <w:rPr>
            <w:rFonts w:cs="Segoe UI"/>
          </w:rPr>
          <w:delText xml:space="preserve">focused on </w:delText>
        </w:r>
        <w:r w:rsidDel="00F1263F">
          <w:rPr>
            <w:rFonts w:cs="Segoe UI"/>
          </w:rPr>
          <w:delText xml:space="preserve">supporting </w:delText>
        </w:r>
        <w:r w:rsidRPr="0083223D" w:rsidDel="00F1263F">
          <w:rPr>
            <w:rFonts w:cs="Segoe UI"/>
          </w:rPr>
          <w:delText>innovation and business investment</w:delText>
        </w:r>
        <w:r w:rsidDel="00F1263F">
          <w:rPr>
            <w:rFonts w:cs="Segoe UI"/>
          </w:rPr>
          <w:delText>, including undertaking targeted reviews to identify bottlenecks to growth</w:delText>
        </w:r>
        <w:r w:rsidRPr="0083223D" w:rsidDel="00F1263F">
          <w:rPr>
            <w:rFonts w:cs="Segoe UI"/>
          </w:rPr>
          <w:delText xml:space="preserve">. </w:delText>
        </w:r>
      </w:del>
    </w:p>
    <w:p w14:paraId="59C0BEA4" w14:textId="6BD32D39" w:rsidR="00F75FB3" w:rsidRPr="008C2692" w:rsidDel="00F1263F" w:rsidRDefault="00F75FB3" w:rsidP="00F1263F">
      <w:pPr>
        <w:pStyle w:val="ParagraphNumbering"/>
        <w:ind w:left="0" w:firstLine="0"/>
        <w:rPr>
          <w:del w:id="1002" w:author="Huang, Chengyu" w:date="2019-05-28T12:43:00Z"/>
          <w:b/>
          <w:rPrChange w:id="1003" w:author="Ochoa, Javier" w:date="2018-06-08T15:24:00Z">
            <w:rPr>
              <w:del w:id="1004" w:author="Huang, Chengyu" w:date="2019-05-28T12:43:00Z"/>
            </w:rPr>
          </w:rPrChange>
        </w:rPr>
        <w:pPrChange w:id="1005" w:author="Huang, Chengyu" w:date="2019-05-28T12:43:00Z">
          <w:pPr>
            <w:pStyle w:val="ParagraphNumbering"/>
            <w:numPr>
              <w:numId w:val="0"/>
            </w:numPr>
            <w:spacing w:line="240" w:lineRule="auto"/>
            <w:ind w:left="0" w:firstLine="0"/>
          </w:pPr>
        </w:pPrChange>
      </w:pPr>
    </w:p>
    <w:p w14:paraId="5790677B" w14:textId="1F7AE5EF" w:rsidR="00351706" w:rsidDel="00F1263F" w:rsidRDefault="00351706" w:rsidP="00F1263F">
      <w:pPr>
        <w:pStyle w:val="ParagraphNumbering"/>
        <w:ind w:left="0" w:firstLine="0"/>
        <w:rPr>
          <w:del w:id="1006" w:author="Huang, Chengyu" w:date="2019-05-28T12:43:00Z"/>
        </w:rPr>
        <w:pPrChange w:id="1007" w:author="Huang, Chengyu" w:date="2019-05-28T12:43:00Z">
          <w:pPr>
            <w:pStyle w:val="Heading1"/>
          </w:pPr>
        </w:pPrChange>
      </w:pPr>
      <w:bookmarkStart w:id="1008" w:name="_Toc516148767"/>
      <w:bookmarkStart w:id="1009" w:name="_Toc516218273"/>
      <w:bookmarkStart w:id="1010" w:name="_Toc512008988"/>
    </w:p>
    <w:bookmarkStart w:id="1011" w:name="_Toc516239218"/>
    <w:p w14:paraId="329579F2" w14:textId="00D4AD99" w:rsidR="005D3460" w:rsidDel="00F1263F" w:rsidRDefault="006376BD" w:rsidP="00F1263F">
      <w:pPr>
        <w:pStyle w:val="ParagraphNumbering"/>
        <w:ind w:left="0" w:firstLine="0"/>
        <w:rPr>
          <w:del w:id="1012" w:author="Huang, Chengyu" w:date="2019-05-28T12:43:00Z"/>
        </w:rPr>
        <w:pPrChange w:id="1013" w:author="Huang, Chengyu" w:date="2019-05-28T12:43:00Z">
          <w:pPr>
            <w:pStyle w:val="Heading1"/>
          </w:pPr>
        </w:pPrChange>
      </w:pPr>
      <w:del w:id="1014" w:author="Huang, Chengyu" w:date="2019-05-28T12:43:00Z">
        <w:r w:rsidDel="00F1263F">
          <w:rPr>
            <w:noProof/>
          </w:rPr>
          <mc:AlternateContent>
            <mc:Choice Requires="wps">
              <w:drawing>
                <wp:anchor distT="0" distB="0" distL="114300" distR="114300" simplePos="0" relativeHeight="252056576" behindDoc="0" locked="0" layoutInCell="1" allowOverlap="1" wp14:anchorId="648CDF55" wp14:editId="0B60B931">
                  <wp:simplePos x="0" y="0"/>
                  <wp:positionH relativeFrom="column">
                    <wp:posOffset>-1114425</wp:posOffset>
                  </wp:positionH>
                  <wp:positionV relativeFrom="paragraph">
                    <wp:posOffset>62865</wp:posOffset>
                  </wp:positionV>
                  <wp:extent cx="1053465" cy="227965"/>
                  <wp:effectExtent l="0" t="0" r="0" b="635"/>
                  <wp:wrapNone/>
                  <wp:docPr id="6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227965"/>
                          </a:xfrm>
                          <a:prstGeom prst="rect">
                            <a:avLst/>
                          </a:prstGeom>
                          <a:solidFill>
                            <a:schemeClr val="accent1">
                              <a:lumMod val="100000"/>
                              <a:lumOff val="0"/>
                            </a:schemeClr>
                          </a:solidFill>
                          <a:ln w="9525">
                            <a:solidFill>
                              <a:srgbClr val="000000">
                                <a:alpha val="0"/>
                              </a:srgbClr>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2F7DD" id="Rectangle 54" o:spid="_x0000_s1026" style="position:absolute;margin-left:-87.75pt;margin-top:4.95pt;width:82.95pt;height:17.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" fillcolor="#4f81bd [3204]">
                  <v:stroke opacity="0"/>
                  <v:textbox inset="5.85pt,.7pt,5.85pt,.7pt"/>
                </v:rect>
              </w:pict>
            </mc:Fallback>
          </mc:AlternateContent>
        </w:r>
        <w:bookmarkStart w:id="1015" w:name="_Toc450312682"/>
        <w:r w:rsidR="0006295A" w:rsidDel="00F1263F">
          <w:delText xml:space="preserve">staff </w:delText>
        </w:r>
        <w:r w:rsidR="0006295A" w:rsidRPr="00C6642E" w:rsidDel="00F1263F">
          <w:delText>appraisal</w:delText>
        </w:r>
        <w:bookmarkEnd w:id="1008"/>
        <w:bookmarkEnd w:id="1009"/>
        <w:bookmarkEnd w:id="1010"/>
        <w:bookmarkEnd w:id="1011"/>
        <w:bookmarkEnd w:id="1015"/>
      </w:del>
    </w:p>
    <w:p w14:paraId="465563B9" w14:textId="5E751201" w:rsidR="0043710F" w:rsidRPr="007D6648" w:rsidDel="00F1263F" w:rsidRDefault="006553CB" w:rsidP="00F1263F">
      <w:pPr>
        <w:pStyle w:val="ParagraphNumbering"/>
        <w:ind w:left="0" w:firstLine="0"/>
        <w:rPr>
          <w:del w:id="1016" w:author="Huang, Chengyu" w:date="2019-05-28T12:43:00Z"/>
          <w:b/>
        </w:rPr>
        <w:pPrChange w:id="1017" w:author="Huang, Chengyu" w:date="2019-05-28T12:43:00Z">
          <w:pPr>
            <w:pStyle w:val="ParagraphNumbering"/>
            <w:ind w:left="0" w:firstLine="0"/>
          </w:pPr>
        </w:pPrChange>
      </w:pPr>
      <w:bookmarkStart w:id="1018" w:name="_Hlk516063474"/>
      <w:del w:id="1019" w:author="Huang, Chengyu" w:date="2019-05-28T12:43:00Z">
        <w:r w:rsidRPr="00CE081F" w:rsidDel="00F1263F">
          <w:delText xml:space="preserve"> </w:delText>
        </w:r>
        <w:r w:rsidR="0043710F" w:rsidDel="00F1263F">
          <w:rPr>
            <w:b/>
          </w:rPr>
          <w:delText xml:space="preserve">With growth above potential, the priority of fiscal </w:delText>
        </w:r>
        <w:r w:rsidR="0043710F" w:rsidRPr="00D9563E" w:rsidDel="00F1263F">
          <w:rPr>
            <w:b/>
          </w:rPr>
          <w:delText xml:space="preserve">policy </w:delText>
        </w:r>
        <w:r w:rsidR="0043710F" w:rsidDel="00F1263F">
          <w:rPr>
            <w:b/>
          </w:rPr>
          <w:delText xml:space="preserve">should be </w:delText>
        </w:r>
        <w:r w:rsidR="0043710F" w:rsidRPr="00D9563E" w:rsidDel="00F1263F">
          <w:rPr>
            <w:b/>
          </w:rPr>
          <w:delText xml:space="preserve">on rebuilding buffers. </w:delText>
        </w:r>
        <w:r w:rsidR="0043710F" w:rsidRPr="0043710F" w:rsidDel="00F1263F">
          <w:delText xml:space="preserve">Provinces, especially those running high deficits or </w:delText>
        </w:r>
        <w:r w:rsidR="00C64B47" w:rsidDel="00F1263F">
          <w:delText xml:space="preserve">with </w:delText>
        </w:r>
        <w:r w:rsidR="0043710F" w:rsidRPr="0043710F" w:rsidDel="00F1263F">
          <w:delText>debt, should restore fiscal discipline and take the lead in implementing more ambitious fiscal adjustments. At the federal level, the overall size of the planned adjustment is appropriate, but it could be frontloaded to build buffers faster. If the economy overperforms, a larger portion of fiscal savings could be used for deficit and debt reduction. Rebuilding fiscal space creates room in the budget to finance policies that promote growth and reduce income inequality, and to enhance the economy’s resilience to adverse shocks.</w:delText>
        </w:r>
      </w:del>
    </w:p>
    <w:p w14:paraId="54DF834D" w14:textId="3901B242" w:rsidR="0043710F" w:rsidRPr="0043710F" w:rsidDel="00F1263F" w:rsidRDefault="0043710F" w:rsidP="00F1263F">
      <w:pPr>
        <w:pStyle w:val="ParagraphNumbering"/>
        <w:ind w:left="0" w:firstLine="0"/>
        <w:rPr>
          <w:del w:id="1020" w:author="Huang, Chengyu" w:date="2019-05-28T12:43:00Z"/>
        </w:rPr>
        <w:pPrChange w:id="1021" w:author="Huang, Chengyu" w:date="2019-05-28T12:43:00Z">
          <w:pPr>
            <w:pStyle w:val="ParagraphNumbering"/>
            <w:ind w:left="0" w:firstLine="0"/>
          </w:pPr>
        </w:pPrChange>
      </w:pPr>
      <w:del w:id="1022" w:author="Huang, Chengyu" w:date="2019-05-28T12:43:00Z">
        <w:r w:rsidDel="00F1263F">
          <w:rPr>
            <w:b/>
          </w:rPr>
          <w:delText xml:space="preserve">To </w:delText>
        </w:r>
        <w:r w:rsidRPr="00CB021E" w:rsidDel="00F1263F">
          <w:rPr>
            <w:b/>
          </w:rPr>
          <w:delText xml:space="preserve">demonstrate </w:delText>
        </w:r>
        <w:r w:rsidR="003F7B0A" w:rsidDel="00F1263F">
          <w:rPr>
            <w:b/>
          </w:rPr>
          <w:delText>a</w:delText>
        </w:r>
        <w:r w:rsidRPr="00CB021E" w:rsidDel="00F1263F">
          <w:rPr>
            <w:b/>
          </w:rPr>
          <w:delText xml:space="preserve"> commitment to well-managed public finances</w:delText>
        </w:r>
        <w:r w:rsidDel="00F1263F">
          <w:rPr>
            <w:b/>
          </w:rPr>
          <w:delText>, the fiscal framework could explicitly incorporate fiscal rules</w:delText>
        </w:r>
        <w:r w:rsidRPr="00903AAB" w:rsidDel="00F1263F">
          <w:rPr>
            <w:b/>
          </w:rPr>
          <w:delText>.</w:delText>
        </w:r>
        <w:r w:rsidRPr="0043710F" w:rsidDel="00F1263F">
          <w:delText xml:space="preserve"> The federal fiscal rule could include both a debt rule to anchor the course of medium-term fiscal policy, with the aim of reducing net federal debt to less than 30 percent of GDP as envisaged in the Budget 2018 forecast, and operational rules to guide annual budget decisions. Provincial</w:delText>
        </w:r>
        <w:r w:rsidRPr="007D6648" w:rsidDel="00F1263F">
          <w:delText xml:space="preserve"> </w:delText>
        </w:r>
        <w:r w:rsidRPr="0043710F" w:rsidDel="00F1263F">
          <w:delText xml:space="preserve">fiscal rules should consider the sources of budget deficits and strike the right balance between stabilizing debt levels and protecting public investment. </w:delText>
        </w:r>
        <w:r w:rsidR="003A145C" w:rsidDel="00F1263F">
          <w:delText xml:space="preserve">Given their </w:delText>
        </w:r>
        <w:r w:rsidR="009E0553" w:rsidDel="00F1263F">
          <w:delText xml:space="preserve">current </w:delText>
        </w:r>
        <w:r w:rsidR="003A145C" w:rsidDel="00F1263F">
          <w:delText>fiscal positions, the establishment of fiscal rules is most ur</w:delText>
        </w:r>
        <w:r w:rsidR="001C6F43" w:rsidDel="00F1263F">
          <w:delText>gent for</w:delText>
        </w:r>
        <w:r w:rsidR="003A145C" w:rsidDel="00F1263F">
          <w:delText xml:space="preserve"> Ontario and Alberta.</w:delText>
        </w:r>
      </w:del>
    </w:p>
    <w:p w14:paraId="1DBD0BAC" w14:textId="527BA3FD" w:rsidR="0043710F" w:rsidRPr="0043710F" w:rsidDel="00F1263F" w:rsidRDefault="0043710F" w:rsidP="00F1263F">
      <w:pPr>
        <w:pStyle w:val="ParagraphNumbering"/>
        <w:ind w:left="0" w:firstLine="0"/>
        <w:rPr>
          <w:del w:id="1023" w:author="Huang, Chengyu" w:date="2019-05-28T12:43:00Z"/>
        </w:rPr>
        <w:pPrChange w:id="1024" w:author="Huang, Chengyu" w:date="2019-05-28T12:43:00Z">
          <w:pPr>
            <w:pStyle w:val="ParagraphNumbering"/>
            <w:ind w:left="0" w:firstLine="0"/>
          </w:pPr>
        </w:pPrChange>
      </w:pPr>
      <w:bookmarkStart w:id="1025" w:name="_Hlk514786206"/>
      <w:del w:id="1026" w:author="Huang, Chengyu" w:date="2019-05-28T12:43:00Z">
        <w:r w:rsidRPr="00A34CCA" w:rsidDel="00F1263F">
          <w:rPr>
            <w:b/>
          </w:rPr>
          <w:delText xml:space="preserve">It is time </w:delText>
        </w:r>
        <w:r w:rsidR="006A6C4A" w:rsidDel="00F1263F">
          <w:rPr>
            <w:b/>
          </w:rPr>
          <w:delText xml:space="preserve">to carefully </w:delText>
        </w:r>
        <w:r w:rsidRPr="00A34CCA" w:rsidDel="00F1263F">
          <w:rPr>
            <w:b/>
          </w:rPr>
          <w:delText xml:space="preserve">rethink corporate taxation to improve efficiency and preserve Canada’s position in a rapidly changing international tax environment. </w:delText>
        </w:r>
        <w:r w:rsidR="009E0553" w:rsidDel="00F1263F">
          <w:delText>T</w:delText>
        </w:r>
        <w:r w:rsidRPr="0043710F" w:rsidDel="00F1263F">
          <w:delText>his requires a holistic review</w:delText>
        </w:r>
        <w:r w:rsidR="006A6C4A" w:rsidDel="00F1263F">
          <w:delText xml:space="preserve"> of the tax </w:delText>
        </w:r>
        <w:r w:rsidR="004E1A0A" w:rsidDel="00F1263F">
          <w:delText>system,</w:delText>
        </w:r>
        <w:r w:rsidRPr="0043710F" w:rsidDel="00F1263F">
          <w:delText xml:space="preserve"> which Canada has not had for some time. </w:delText>
        </w:r>
        <w:r w:rsidR="003F7B0A" w:rsidDel="00F1263F">
          <w:delText>The review</w:delText>
        </w:r>
        <w:r w:rsidRPr="0043710F" w:rsidDel="00F1263F">
          <w:delText xml:space="preserve"> should weigh the pros and cons of incremental approaches to change against more radical options. Any changes should be implemented in a fiscally responsible way</w:delText>
        </w:r>
        <w:r w:rsidR="00E97076" w:rsidDel="00F1263F">
          <w:delText>,</w:delText>
        </w:r>
        <w:r w:rsidRPr="0043710F" w:rsidDel="00F1263F">
          <w:delText xml:space="preserve"> bearing in mind that corporate taxation is only one of several important determinants of business investment.</w:delText>
        </w:r>
      </w:del>
    </w:p>
    <w:p w14:paraId="78759222" w14:textId="4ACA305B" w:rsidR="0043710F" w:rsidRPr="0043710F" w:rsidDel="00F1263F" w:rsidRDefault="0043710F" w:rsidP="00F1263F">
      <w:pPr>
        <w:pStyle w:val="ParagraphNumbering"/>
        <w:ind w:left="0" w:firstLine="0"/>
        <w:rPr>
          <w:del w:id="1027" w:author="Huang, Chengyu" w:date="2019-05-28T12:43:00Z"/>
        </w:rPr>
        <w:pPrChange w:id="1028" w:author="Huang, Chengyu" w:date="2019-05-28T12:43:00Z">
          <w:pPr>
            <w:pStyle w:val="ParagraphNumbering"/>
            <w:ind w:left="0" w:firstLine="0"/>
          </w:pPr>
        </w:pPrChange>
      </w:pPr>
      <w:bookmarkStart w:id="1029" w:name="_Hlk516135908"/>
      <w:bookmarkEnd w:id="1025"/>
      <w:del w:id="1030" w:author="Huang, Chengyu" w:date="2019-05-28T12:43:00Z">
        <w:r w:rsidRPr="00F9408F" w:rsidDel="00F1263F">
          <w:rPr>
            <w:b/>
          </w:rPr>
          <w:delText xml:space="preserve">Monetary policy should be tightened gradually. </w:delText>
        </w:r>
        <w:bookmarkStart w:id="1031" w:name="_Hlk516125072"/>
        <w:r w:rsidR="00201943" w:rsidDel="00F1263F">
          <w:delText xml:space="preserve">The monetary policy stance is still accommodative and higher interest rates will ensure core inflation remains close to target. </w:delText>
        </w:r>
        <w:bookmarkEnd w:id="1031"/>
        <w:r w:rsidRPr="0043710F" w:rsidDel="00F1263F">
          <w:delText xml:space="preserve">Nevertheless, the balance of risks around the outlook warrants gradual policy normalization. In this context, the Bank of Canada’s approach </w:delText>
        </w:r>
        <w:r w:rsidR="00C413D0" w:rsidDel="00F1263F">
          <w:delText>is</w:delText>
        </w:r>
        <w:r w:rsidRPr="0043710F" w:rsidDel="00F1263F">
          <w:delText xml:space="preserve"> appropriate.</w:delText>
        </w:r>
        <w:bookmarkEnd w:id="1029"/>
      </w:del>
    </w:p>
    <w:p w14:paraId="51741B96" w14:textId="70AEB845" w:rsidR="0043710F" w:rsidRPr="0043710F" w:rsidDel="00F1263F" w:rsidRDefault="0043710F" w:rsidP="00F1263F">
      <w:pPr>
        <w:pStyle w:val="ParagraphNumbering"/>
        <w:ind w:left="0" w:firstLine="0"/>
        <w:rPr>
          <w:del w:id="1032" w:author="Huang, Chengyu" w:date="2019-05-28T12:43:00Z"/>
        </w:rPr>
        <w:pPrChange w:id="1033" w:author="Huang, Chengyu" w:date="2019-05-28T12:43:00Z">
          <w:pPr>
            <w:pStyle w:val="ParagraphNumbering"/>
            <w:ind w:left="0" w:firstLine="0"/>
          </w:pPr>
        </w:pPrChange>
      </w:pPr>
      <w:del w:id="1034" w:author="Huang, Chengyu" w:date="2019-05-28T12:43:00Z">
        <w:r w:rsidDel="00F1263F">
          <w:rPr>
            <w:b/>
          </w:rPr>
          <w:delText>Macr</w:delText>
        </w:r>
        <w:r w:rsidR="00DE29E5" w:rsidDel="00F1263F">
          <w:rPr>
            <w:b/>
          </w:rPr>
          <w:delText xml:space="preserve">oprudential measures are sufficient for now </w:delText>
        </w:r>
        <w:r w:rsidDel="00F1263F">
          <w:rPr>
            <w:b/>
          </w:rPr>
          <w:delText>but continued vigilance is needed.</w:delText>
        </w:r>
        <w:r w:rsidRPr="00307722" w:rsidDel="00F1263F">
          <w:rPr>
            <w:b/>
          </w:rPr>
          <w:delText xml:space="preserve"> </w:delText>
        </w:r>
        <w:r w:rsidRPr="0043710F" w:rsidDel="00F1263F">
          <w:delText>Current measures appear to be containing housing-related financial sector risk</w:delText>
        </w:r>
        <w:r w:rsidR="00397EA0" w:rsidDel="00F1263F">
          <w:delText>, but the large stock of household debt means vulnerabilities will remain</w:delText>
        </w:r>
        <w:r w:rsidRPr="0043710F" w:rsidDel="00F1263F">
          <w:delText xml:space="preserve">. If housing </w:delText>
        </w:r>
        <w:r w:rsidR="00397EA0" w:rsidDel="00F1263F">
          <w:delText xml:space="preserve">risks </w:delText>
        </w:r>
        <w:r w:rsidRPr="0043710F" w:rsidDel="00F1263F">
          <w:delText xml:space="preserve">continue to rise, new lending by banks should be subject to loan-to-income limits. At the same time, coordinated monitoring between federal and provincial regulators </w:delText>
        </w:r>
        <w:r w:rsidR="00C64B47" w:rsidDel="00F1263F">
          <w:delText>is</w:delText>
        </w:r>
        <w:r w:rsidRPr="0043710F" w:rsidDel="00F1263F">
          <w:delText xml:space="preserve"> required to mitigate other potential and emerging risks to financial stability, including the increasing use of home-equity lines of credit, the rise of less regulated mortgage lending, and the rapid growth in exchange-traded funds. Improving access to beneficial ownership information and financial intelligence, in line with Canada’s recent AML/CFT assessment, would help mitigate money laundering risks in the real estate sector.</w:delText>
        </w:r>
      </w:del>
    </w:p>
    <w:p w14:paraId="6E531F6F" w14:textId="7404A181" w:rsidR="0043710F" w:rsidRPr="0043710F" w:rsidDel="00F1263F" w:rsidRDefault="0043710F" w:rsidP="00F1263F">
      <w:pPr>
        <w:pStyle w:val="ParagraphNumbering"/>
        <w:ind w:left="0" w:firstLine="0"/>
        <w:rPr>
          <w:del w:id="1035" w:author="Huang, Chengyu" w:date="2019-05-28T12:43:00Z"/>
        </w:rPr>
        <w:pPrChange w:id="1036" w:author="Huang, Chengyu" w:date="2019-05-28T12:43:00Z">
          <w:pPr>
            <w:pStyle w:val="ParagraphNumbering"/>
            <w:ind w:left="0" w:firstLine="0"/>
          </w:pPr>
        </w:pPrChange>
      </w:pPr>
      <w:del w:id="1037" w:author="Huang, Chengyu" w:date="2019-05-28T12:43:00Z">
        <w:r w:rsidRPr="003A3D01" w:rsidDel="00F1263F">
          <w:rPr>
            <w:b/>
          </w:rPr>
          <w:delText xml:space="preserve">A broad set of supply-side policies is needed to durably manage housing affordability concerns. </w:delText>
        </w:r>
        <w:r w:rsidRPr="0043710F" w:rsidDel="00F1263F">
          <w:delText>Addressing housing supply issues, particularly in the regions around Toronto and Vancouver, will require complementary transportation, immigration, and housing strategies at all levels of government.</w:delText>
        </w:r>
        <w:r w:rsidR="003F7B0A" w:rsidDel="00F1263F">
          <w:delText xml:space="preserve"> </w:delText>
        </w:r>
        <w:r w:rsidRPr="0043710F" w:rsidDel="00F1263F">
          <w:delText>Greater emphasis should be given to increasing urban density and accelerating the delivery of land ready for development. This would require shortening the approval process for building permits and re-zoning applications, and re-evaluating rent control policies to ensure that they do not constrain rental property supply. Current funding and other incentives should be assessed to make sure that the right type of housing supply is being developed to meet affordability objectives.</w:delText>
        </w:r>
      </w:del>
    </w:p>
    <w:p w14:paraId="341E7582" w14:textId="0FAE4D25" w:rsidR="00F4653B" w:rsidDel="00F1263F" w:rsidRDefault="0043710F" w:rsidP="00F1263F">
      <w:pPr>
        <w:pStyle w:val="ParagraphNumbering"/>
        <w:ind w:left="0" w:firstLine="0"/>
        <w:rPr>
          <w:del w:id="1038" w:author="Huang, Chengyu" w:date="2019-05-28T12:43:00Z"/>
        </w:rPr>
        <w:pPrChange w:id="1039" w:author="Huang, Chengyu" w:date="2019-05-28T12:43:00Z">
          <w:pPr>
            <w:pStyle w:val="ParagraphNumbering"/>
            <w:ind w:left="0" w:firstLine="0"/>
          </w:pPr>
        </w:pPrChange>
      </w:pPr>
      <w:del w:id="1040" w:author="Huang, Chengyu" w:date="2019-05-28T12:43:00Z">
        <w:r w:rsidRPr="00C97F82" w:rsidDel="00F1263F">
          <w:rPr>
            <w:b/>
          </w:rPr>
          <w:delText>Trade policies</w:delText>
        </w:r>
        <w:r w:rsidDel="00F1263F">
          <w:rPr>
            <w:b/>
          </w:rPr>
          <w:delText xml:space="preserve"> and structural </w:delText>
        </w:r>
        <w:r w:rsidRPr="00BF5D08" w:rsidDel="00F1263F">
          <w:rPr>
            <w:b/>
          </w:rPr>
          <w:delText xml:space="preserve">reforms </w:delText>
        </w:r>
        <w:r w:rsidDel="00F1263F">
          <w:rPr>
            <w:b/>
          </w:rPr>
          <w:delText>targeted at boosting productivity and medium-term growth should remain a key focus of the government’s policy agenda to enhance Canada’s competitiveness.</w:delText>
        </w:r>
        <w:r w:rsidR="00A34CCA" w:rsidDel="00F1263F">
          <w:rPr>
            <w:b/>
          </w:rPr>
          <w:delText xml:space="preserve"> </w:delText>
        </w:r>
        <w:r w:rsidR="00A34CCA" w:rsidRPr="00810855" w:rsidDel="00F1263F">
          <w:delText>A NAFTA agreement that further improves trade opportunities and promotes competition should be reached within a reasonable timeframe</w:delText>
        </w:r>
        <w:r w:rsidR="00A34CCA" w:rsidDel="00F1263F">
          <w:delText xml:space="preserve">, and CPTPP should be ratified quickly. </w:delText>
        </w:r>
        <w:bookmarkStart w:id="1041" w:name="_Hlk516133286"/>
        <w:r w:rsidRPr="007D6648" w:rsidDel="00F1263F">
          <w:delText>Federal and provincial governments should do more to reduce inter-provincial barriers to trade</w:delText>
        </w:r>
        <w:r w:rsidR="0090607E" w:rsidDel="00F1263F">
          <w:delText xml:space="preserve"> and labor mobility</w:delText>
        </w:r>
        <w:r w:rsidR="005C0F71" w:rsidDel="00F1263F">
          <w:delText xml:space="preserve">, </w:delText>
        </w:r>
        <w:bookmarkStart w:id="1042" w:name="_Hlk516133248"/>
        <w:r w:rsidR="00DE29E5" w:rsidDel="00F1263F">
          <w:delText>approve</w:delText>
        </w:r>
        <w:r w:rsidR="00341A4C" w:rsidDel="00F1263F">
          <w:delText xml:space="preserve"> new</w:delText>
        </w:r>
        <w:r w:rsidR="00F04193" w:rsidDel="00F1263F">
          <w:delText xml:space="preserve"> infrastructure </w:delText>
        </w:r>
        <w:bookmarkStart w:id="1043" w:name="_Hlk516133141"/>
        <w:r w:rsidR="00F04193" w:rsidDel="00F1263F">
          <w:delText>investment</w:delText>
        </w:r>
        <w:bookmarkEnd w:id="1042"/>
        <w:bookmarkEnd w:id="1043"/>
        <w:r w:rsidR="00F04193" w:rsidDel="00F1263F">
          <w:delText xml:space="preserve">, and </w:delText>
        </w:r>
        <w:r w:rsidR="005C0F71" w:rsidDel="00F1263F">
          <w:delText>f</w:delText>
        </w:r>
        <w:r w:rsidR="002C5C8C" w:rsidRPr="00CA7F9C" w:rsidDel="00F1263F">
          <w:delText xml:space="preserve">urther </w:delText>
        </w:r>
        <w:r w:rsidR="00F04193" w:rsidDel="00F1263F">
          <w:delText>de</w:delText>
        </w:r>
        <w:r w:rsidR="002C5C8C" w:rsidRPr="00CA7F9C" w:rsidDel="00F1263F">
          <w:delText>regulat</w:delText>
        </w:r>
        <w:r w:rsidR="00F04193" w:rsidDel="00F1263F">
          <w:delText>e</w:delText>
        </w:r>
        <w:r w:rsidR="002C5C8C" w:rsidRPr="00CA7F9C" w:rsidDel="00F1263F">
          <w:delText xml:space="preserve"> product </w:delText>
        </w:r>
        <w:r w:rsidR="002C5C8C" w:rsidDel="00F1263F">
          <w:delText xml:space="preserve">markets </w:delText>
        </w:r>
        <w:r w:rsidR="005C0F71" w:rsidDel="00F1263F">
          <w:delText xml:space="preserve">to </w:delText>
        </w:r>
        <w:r w:rsidR="002C5C8C" w:rsidRPr="00CA7F9C" w:rsidDel="00F1263F">
          <w:delText xml:space="preserve">help attract </w:delText>
        </w:r>
        <w:r w:rsidR="002C5C8C" w:rsidDel="00F1263F">
          <w:delText xml:space="preserve">much-needed </w:delText>
        </w:r>
        <w:r w:rsidR="002C5C8C" w:rsidRPr="00CA7F9C" w:rsidDel="00F1263F">
          <w:delText>foreign direct investment</w:delText>
        </w:r>
        <w:bookmarkEnd w:id="1041"/>
        <w:r w:rsidRPr="007D6648" w:rsidDel="00F1263F">
          <w:delText xml:space="preserve">. </w:delText>
        </w:r>
        <w:bookmarkStart w:id="1044" w:name="_Hlk514873997"/>
        <w:bookmarkStart w:id="1045" w:name="_Hlk514785836"/>
        <w:r w:rsidR="00A34CCA" w:rsidDel="00F1263F">
          <w:delText>I</w:delText>
        </w:r>
        <w:r w:rsidRPr="007D6648" w:rsidDel="00F1263F">
          <w:delText xml:space="preserve">nnovation programs, such as the Supercluster Initiative, </w:delText>
        </w:r>
        <w:r w:rsidR="00A34CCA" w:rsidDel="00F1263F">
          <w:delText xml:space="preserve">should have clear performance targets and government </w:delText>
        </w:r>
        <w:r w:rsidRPr="007D6648" w:rsidDel="00F1263F">
          <w:delText xml:space="preserve">funding </w:delText>
        </w:r>
        <w:r w:rsidR="00A34CCA" w:rsidDel="00F1263F">
          <w:delText>should be</w:delText>
        </w:r>
        <w:r w:rsidRPr="007D6648" w:rsidDel="00F1263F">
          <w:delText xml:space="preserve"> </w:delText>
        </w:r>
        <w:r w:rsidR="00A34CCA" w:rsidDel="00F1263F">
          <w:delText>made</w:delText>
        </w:r>
        <w:r w:rsidRPr="007D6648" w:rsidDel="00F1263F">
          <w:delText xml:space="preserve"> conditional on performance. </w:delText>
        </w:r>
        <w:bookmarkEnd w:id="1044"/>
        <w:bookmarkEnd w:id="1045"/>
        <w:r w:rsidR="00F04193" w:rsidDel="00F1263F">
          <w:delText>Immigration policies should continue</w:delText>
        </w:r>
        <w:r w:rsidR="00C55E0C" w:rsidDel="00F1263F">
          <w:delText xml:space="preserve"> to focus on </w:delText>
        </w:r>
        <w:r w:rsidR="00C55E0C" w:rsidRPr="007D6648" w:rsidDel="00F1263F">
          <w:delText>improv</w:delText>
        </w:r>
        <w:r w:rsidR="00C55E0C" w:rsidDel="00F1263F">
          <w:delText>ing</w:delText>
        </w:r>
        <w:r w:rsidR="00C55E0C" w:rsidRPr="007D6648" w:rsidDel="00F1263F">
          <w:delText xml:space="preserve"> the labor market outcomes of immigrants, expand</w:delText>
        </w:r>
        <w:r w:rsidR="00C55E0C" w:rsidDel="00F1263F">
          <w:delText>ing</w:delText>
        </w:r>
        <w:r w:rsidR="00C55E0C" w:rsidRPr="007D6648" w:rsidDel="00F1263F">
          <w:delText xml:space="preserve"> regional abs</w:delText>
        </w:r>
        <w:r w:rsidR="00C55E0C" w:rsidDel="00F1263F">
          <w:delText>orptive capacity, and facilitating</w:delText>
        </w:r>
        <w:r w:rsidR="00C55E0C" w:rsidRPr="007D6648" w:rsidDel="00F1263F">
          <w:delText xml:space="preserve"> the integration of immigrants into local communities</w:delText>
        </w:r>
        <w:r w:rsidR="001C6F43" w:rsidDel="00F1263F">
          <w:delText>.</w:delText>
        </w:r>
        <w:r w:rsidR="00A34CCA" w:rsidRPr="00810855" w:rsidDel="00F1263F">
          <w:delText xml:space="preserve"> </w:delText>
        </w:r>
        <w:bookmarkEnd w:id="1018"/>
      </w:del>
    </w:p>
    <w:p w14:paraId="30CDA404" w14:textId="2CD23D17" w:rsidR="00C67657" w:rsidDel="00F1263F" w:rsidRDefault="00C67657" w:rsidP="00F1263F">
      <w:pPr>
        <w:pStyle w:val="ParagraphNumbering"/>
        <w:ind w:left="0" w:firstLine="0"/>
        <w:rPr>
          <w:del w:id="1046" w:author="Huang, Chengyu" w:date="2019-05-28T12:43:00Z"/>
          <w:b/>
        </w:rPr>
        <w:pPrChange w:id="1047" w:author="Huang, Chengyu" w:date="2019-05-28T12:43:00Z">
          <w:pPr>
            <w:pStyle w:val="ParagraphNumbering"/>
            <w:numPr>
              <w:numId w:val="0"/>
            </w:numPr>
            <w:ind w:left="0" w:firstLine="0"/>
          </w:pPr>
        </w:pPrChange>
      </w:pPr>
    </w:p>
    <w:p w14:paraId="6823CF6F" w14:textId="187E5B1F" w:rsidR="00C67657" w:rsidDel="00F1263F" w:rsidRDefault="00C67657" w:rsidP="00F1263F">
      <w:pPr>
        <w:pStyle w:val="ParagraphNumbering"/>
        <w:ind w:left="0" w:firstLine="0"/>
        <w:rPr>
          <w:del w:id="1048" w:author="Huang, Chengyu" w:date="2019-05-28T12:43:00Z"/>
          <w:b/>
        </w:rPr>
        <w:pPrChange w:id="1049" w:author="Huang, Chengyu" w:date="2019-05-28T12:43:00Z">
          <w:pPr>
            <w:pStyle w:val="ParagraphNumbering"/>
            <w:numPr>
              <w:numId w:val="0"/>
            </w:numPr>
            <w:ind w:left="0" w:firstLine="0"/>
          </w:pPr>
        </w:pPrChange>
      </w:pPr>
    </w:p>
    <w:p w14:paraId="2EFC9881" w14:textId="427A7DD7" w:rsidR="00C67657" w:rsidDel="00F1263F" w:rsidRDefault="00C67657" w:rsidP="00F1263F">
      <w:pPr>
        <w:pStyle w:val="ParagraphNumbering"/>
        <w:ind w:left="0" w:firstLine="0"/>
        <w:rPr>
          <w:del w:id="1050" w:author="Huang, Chengyu" w:date="2019-05-28T12:43:00Z"/>
          <w:b/>
        </w:rPr>
        <w:pPrChange w:id="1051" w:author="Huang, Chengyu" w:date="2019-05-28T12:43:00Z">
          <w:pPr>
            <w:pStyle w:val="ParagraphNumbering"/>
            <w:numPr>
              <w:numId w:val="0"/>
            </w:numPr>
            <w:ind w:left="0" w:firstLine="0"/>
          </w:pPr>
        </w:pPrChange>
      </w:pPr>
    </w:p>
    <w:p w14:paraId="2C7C193F" w14:textId="703A892E" w:rsidR="00C67657" w:rsidDel="00F1263F" w:rsidRDefault="00C67657" w:rsidP="00F1263F">
      <w:pPr>
        <w:pStyle w:val="ParagraphNumbering"/>
        <w:ind w:left="0" w:firstLine="0"/>
        <w:rPr>
          <w:del w:id="1052" w:author="Huang, Chengyu" w:date="2019-05-28T12:43:00Z"/>
          <w:b/>
        </w:rPr>
        <w:pPrChange w:id="1053" w:author="Huang, Chengyu" w:date="2019-05-28T12:43:00Z">
          <w:pPr>
            <w:pStyle w:val="ParagraphNumbering"/>
            <w:numPr>
              <w:numId w:val="0"/>
            </w:numPr>
            <w:ind w:left="0" w:firstLine="0"/>
          </w:pPr>
        </w:pPrChange>
      </w:pPr>
    </w:p>
    <w:p w14:paraId="51EEF8D5" w14:textId="10AD8F04" w:rsidR="00C67657" w:rsidDel="00F1263F" w:rsidRDefault="00C67657" w:rsidP="00F1263F">
      <w:pPr>
        <w:pStyle w:val="ParagraphNumbering"/>
        <w:ind w:left="0" w:firstLine="0"/>
        <w:rPr>
          <w:del w:id="1054" w:author="Huang, Chengyu" w:date="2019-05-28T12:43:00Z"/>
          <w:b/>
        </w:rPr>
        <w:pPrChange w:id="1055" w:author="Huang, Chengyu" w:date="2019-05-28T12:43:00Z">
          <w:pPr>
            <w:pStyle w:val="ParagraphNumbering"/>
            <w:numPr>
              <w:numId w:val="0"/>
            </w:numPr>
            <w:ind w:left="0" w:firstLine="0"/>
          </w:pPr>
        </w:pPrChange>
      </w:pPr>
    </w:p>
    <w:p w14:paraId="76A773CB" w14:textId="6D54561B" w:rsidR="00C67657" w:rsidDel="00F1263F" w:rsidRDefault="00C67657" w:rsidP="00F1263F">
      <w:pPr>
        <w:pStyle w:val="ParagraphNumbering"/>
        <w:ind w:left="0" w:firstLine="0"/>
        <w:rPr>
          <w:del w:id="1056" w:author="Huang, Chengyu" w:date="2019-05-28T12:43:00Z"/>
          <w:b/>
        </w:rPr>
        <w:pPrChange w:id="1057" w:author="Huang, Chengyu" w:date="2019-05-28T12:43:00Z">
          <w:pPr>
            <w:pStyle w:val="ParagraphNumbering"/>
            <w:numPr>
              <w:numId w:val="0"/>
            </w:numPr>
            <w:ind w:left="0" w:firstLine="0"/>
          </w:pPr>
        </w:pPrChange>
      </w:pPr>
    </w:p>
    <w:p w14:paraId="4FAF3B9E" w14:textId="577838DA" w:rsidR="00C67657" w:rsidDel="00F1263F" w:rsidRDefault="00C67657" w:rsidP="00F1263F">
      <w:pPr>
        <w:pStyle w:val="ParagraphNumbering"/>
        <w:ind w:left="0" w:firstLine="0"/>
        <w:rPr>
          <w:del w:id="1058" w:author="Huang, Chengyu" w:date="2019-05-28T12:43:00Z"/>
          <w:b/>
        </w:rPr>
        <w:pPrChange w:id="1059" w:author="Huang, Chengyu" w:date="2019-05-28T12:43:00Z">
          <w:pPr>
            <w:pStyle w:val="ParagraphNumbering"/>
            <w:numPr>
              <w:numId w:val="0"/>
            </w:numPr>
            <w:ind w:left="0" w:firstLine="0"/>
          </w:pPr>
        </w:pPrChange>
      </w:pPr>
    </w:p>
    <w:p w14:paraId="723F7D17" w14:textId="3A29E487" w:rsidR="00C67657" w:rsidDel="00F1263F" w:rsidRDefault="00C67657" w:rsidP="00F1263F">
      <w:pPr>
        <w:pStyle w:val="ParagraphNumbering"/>
        <w:ind w:left="0" w:firstLine="0"/>
        <w:rPr>
          <w:del w:id="1060" w:author="Huang, Chengyu" w:date="2019-05-28T12:43:00Z"/>
          <w:b/>
        </w:rPr>
        <w:pPrChange w:id="1061" w:author="Huang, Chengyu" w:date="2019-05-28T12:43:00Z">
          <w:pPr>
            <w:pStyle w:val="ParagraphNumbering"/>
            <w:numPr>
              <w:numId w:val="0"/>
            </w:numPr>
            <w:ind w:left="0" w:firstLine="0"/>
          </w:pPr>
        </w:pPrChange>
      </w:pPr>
    </w:p>
    <w:p w14:paraId="5E2CDB0B" w14:textId="7430E702" w:rsidR="00C67657" w:rsidDel="00F1263F" w:rsidRDefault="00C67657" w:rsidP="00F1263F">
      <w:pPr>
        <w:pStyle w:val="ParagraphNumbering"/>
        <w:ind w:left="0" w:firstLine="0"/>
        <w:rPr>
          <w:del w:id="1062" w:author="Huang, Chengyu" w:date="2019-05-28T12:43:00Z"/>
          <w:b/>
        </w:rPr>
        <w:pPrChange w:id="1063" w:author="Huang, Chengyu" w:date="2019-05-28T12:43:00Z">
          <w:pPr>
            <w:pStyle w:val="ParagraphNumbering"/>
            <w:numPr>
              <w:numId w:val="0"/>
            </w:numPr>
            <w:ind w:left="0" w:firstLine="0"/>
          </w:pPr>
        </w:pPrChange>
      </w:pPr>
    </w:p>
    <w:p w14:paraId="709AF612" w14:textId="131B1B02" w:rsidR="00C67657" w:rsidDel="00F1263F" w:rsidRDefault="00C67657" w:rsidP="00F1263F">
      <w:pPr>
        <w:pStyle w:val="ParagraphNumbering"/>
        <w:ind w:left="0" w:firstLine="0"/>
        <w:rPr>
          <w:del w:id="1064" w:author="Huang, Chengyu" w:date="2019-05-28T12:43:00Z"/>
          <w:b/>
        </w:rPr>
        <w:pPrChange w:id="1065" w:author="Huang, Chengyu" w:date="2019-05-28T12:43:00Z">
          <w:pPr>
            <w:pStyle w:val="ParagraphNumbering"/>
            <w:numPr>
              <w:numId w:val="0"/>
            </w:numPr>
            <w:ind w:left="0" w:firstLine="0"/>
          </w:pPr>
        </w:pPrChange>
      </w:pPr>
    </w:p>
    <w:p w14:paraId="6933D287" w14:textId="11E7E921" w:rsidR="00C67657" w:rsidDel="00F1263F" w:rsidRDefault="00C67657" w:rsidP="00F1263F">
      <w:pPr>
        <w:pStyle w:val="ParagraphNumbering"/>
        <w:ind w:left="0" w:firstLine="0"/>
        <w:rPr>
          <w:del w:id="1066" w:author="Huang, Chengyu" w:date="2019-05-28T12:43:00Z"/>
          <w:b/>
        </w:rPr>
        <w:pPrChange w:id="1067" w:author="Huang, Chengyu" w:date="2019-05-28T12:43:00Z">
          <w:pPr>
            <w:pStyle w:val="ParagraphNumbering"/>
            <w:numPr>
              <w:numId w:val="0"/>
            </w:numPr>
            <w:ind w:left="0" w:firstLine="0"/>
          </w:pPr>
        </w:pPrChange>
      </w:pPr>
    </w:p>
    <w:p w14:paraId="464D019C" w14:textId="08E762D2" w:rsidR="00C67657" w:rsidDel="00F1263F" w:rsidRDefault="00C67657" w:rsidP="00F1263F">
      <w:pPr>
        <w:pStyle w:val="ParagraphNumbering"/>
        <w:ind w:left="0" w:firstLine="0"/>
        <w:rPr>
          <w:del w:id="1068" w:author="Huang, Chengyu" w:date="2019-05-28T12:43:00Z"/>
          <w:b/>
        </w:rPr>
        <w:pPrChange w:id="1069" w:author="Huang, Chengyu" w:date="2019-05-28T12:43:00Z">
          <w:pPr>
            <w:pStyle w:val="ParagraphNumbering"/>
            <w:numPr>
              <w:numId w:val="0"/>
            </w:numPr>
            <w:ind w:left="0" w:firstLine="0"/>
          </w:pPr>
        </w:pPrChange>
      </w:pPr>
    </w:p>
    <w:p w14:paraId="5B09EE69" w14:textId="2FC6BEDF" w:rsidR="00C67657" w:rsidRPr="0043710F" w:rsidDel="00F1263F" w:rsidRDefault="00C67657" w:rsidP="00F1263F">
      <w:pPr>
        <w:pStyle w:val="ParagraphNumbering"/>
        <w:ind w:left="0" w:firstLine="0"/>
        <w:rPr>
          <w:del w:id="1070" w:author="Huang, Chengyu" w:date="2019-05-28T12:43:00Z"/>
        </w:rPr>
        <w:pPrChange w:id="1071" w:author="Huang, Chengyu" w:date="2019-05-28T12:43:00Z">
          <w:pPr>
            <w:pStyle w:val="ParagraphNumbering"/>
            <w:numPr>
              <w:numId w:val="0"/>
            </w:numPr>
            <w:ind w:left="0" w:firstLine="0"/>
          </w:pPr>
        </w:pPrChange>
      </w:pPr>
    </w:p>
    <w:tbl>
      <w:tblPr>
        <w:tblStyle w:val="TableGrid"/>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none" w:sz="0" w:space="0" w:color="auto"/>
          <w:insideV w:val="none" w:sz="0" w:space="0" w:color="auto"/>
        </w:tblBorders>
        <w:tblLook w:val="04A0" w:firstRow="1" w:lastRow="0" w:firstColumn="1" w:lastColumn="0" w:noHBand="0" w:noVBand="1"/>
      </w:tblPr>
      <w:tblGrid>
        <w:gridCol w:w="9286"/>
      </w:tblGrid>
      <w:tr w:rsidR="00A42DFD" w:rsidRPr="004173BD" w:rsidDel="00F1263F" w14:paraId="67216A43" w14:textId="387E0334" w:rsidTr="00A42DFD">
        <w:trPr>
          <w:trHeight w:val="368"/>
          <w:del w:id="1072" w:author="Huang, Chengyu" w:date="2019-05-28T12:43:00Z"/>
        </w:trPr>
        <w:tc>
          <w:tcPr>
            <w:tcW w:w="9286" w:type="dxa"/>
            <w:shd w:val="clear" w:color="auto" w:fill="auto"/>
            <w:vAlign w:val="center"/>
          </w:tcPr>
          <w:p w14:paraId="403F2A59" w14:textId="52603FA2" w:rsidR="00A42DFD" w:rsidDel="00F1263F" w:rsidRDefault="00A42DFD" w:rsidP="00F1263F">
            <w:pPr>
              <w:pStyle w:val="ParagraphNumbering"/>
              <w:ind w:left="0" w:firstLine="0"/>
              <w:rPr>
                <w:del w:id="1073" w:author="Huang, Chengyu" w:date="2019-05-28T12:43:00Z"/>
                <w:rFonts w:cs="Segoe UI"/>
                <w:b/>
                <w:color w:val="4B82AD"/>
                <w:szCs w:val="21"/>
              </w:rPr>
              <w:pPrChange w:id="1074" w:author="Huang, Chengyu" w:date="2019-05-28T12:43:00Z">
                <w:pPr>
                  <w:jc w:val="center"/>
                </w:pPr>
              </w:pPrChange>
            </w:pPr>
            <w:del w:id="1075"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076" w:name="_Toc516147908"/>
              <w:bookmarkStart w:id="1077" w:name="_Toc516218326"/>
              <w:bookmarkStart w:id="1078" w:name="_Toc512008950"/>
              <w:r w:rsidRPr="00C65665" w:rsidDel="00F1263F">
                <w:rPr>
                  <w:rFonts w:cs="Segoe UI"/>
                  <w:color w:val="4B82AD"/>
                  <w:szCs w:val="21"/>
                </w:rPr>
                <w:delInstrText>1.</w:delInstrText>
              </w:r>
              <w:r w:rsidR="00C65665" w:rsidRPr="00C65665" w:rsidDel="00F1263F">
                <w:rPr>
                  <w:rFonts w:cs="Segoe UI"/>
                  <w:color w:val="4B82AD"/>
                  <w:szCs w:val="21"/>
                </w:rPr>
                <w:delInstrText xml:space="preserve"> S</w:delInstrText>
              </w:r>
              <w:r w:rsidRPr="00C65665" w:rsidDel="00F1263F">
                <w:rPr>
                  <w:rFonts w:cs="Segoe UI"/>
                  <w:color w:val="4B82AD"/>
                  <w:szCs w:val="21"/>
                </w:rPr>
                <w:delInstrText>olid Growth</w:delInstrText>
              </w:r>
              <w:bookmarkEnd w:id="1076"/>
              <w:bookmarkEnd w:id="1077"/>
              <w:bookmarkEnd w:id="1078"/>
              <w:r w:rsidDel="00F1263F">
                <w:rPr>
                  <w:rFonts w:cs="Segoe UI"/>
                  <w:b/>
                  <w:color w:val="4B82AD"/>
                  <w:szCs w:val="21"/>
                </w:rPr>
                <w:cr/>
                <w:delInstrText xml:space="preserve">"\f C </w:delInstrText>
              </w:r>
              <w:r w:rsidDel="00F1263F">
                <w:rPr>
                  <w:rFonts w:cs="Segoe UI"/>
                  <w:b/>
                  <w:color w:val="4B82AD"/>
                  <w:szCs w:val="21"/>
                </w:rPr>
                <w:fldChar w:fldCharType="end"/>
              </w:r>
              <w:r w:rsidDel="00F1263F">
                <w:rPr>
                  <w:rFonts w:cs="Segoe UI"/>
                  <w:b/>
                  <w:color w:val="4B82AD"/>
                  <w:szCs w:val="21"/>
                </w:rPr>
                <w:delText>Figure 1. Canada: Solid Growth</w:delText>
              </w:r>
            </w:del>
          </w:p>
          <w:p w14:paraId="3301CCFA" w14:textId="51760A82" w:rsidR="009A2A1C" w:rsidRPr="00D5650A" w:rsidDel="00F1263F" w:rsidRDefault="009A2A1C" w:rsidP="00F1263F">
            <w:pPr>
              <w:pStyle w:val="ParagraphNumbering"/>
              <w:ind w:left="0" w:firstLine="0"/>
              <w:rPr>
                <w:del w:id="1079" w:author="Huang, Chengyu" w:date="2019-05-28T12:43:00Z"/>
                <w:rFonts w:cs="Segoe UI"/>
                <w:b/>
                <w:color w:val="4B82AD"/>
                <w:szCs w:val="21"/>
              </w:rPr>
              <w:pPrChange w:id="1080" w:author="Huang, Chengyu" w:date="2019-05-28T12:43:00Z">
                <w:pPr>
                  <w:jc w:val="center"/>
                </w:pPr>
              </w:pPrChange>
            </w:pPr>
          </w:p>
        </w:tc>
      </w:tr>
      <w:tr w:rsidR="00A42DFD" w:rsidRPr="004173BD" w:rsidDel="00F1263F" w14:paraId="275F461D" w14:textId="7496BB5A" w:rsidTr="00A42DFD">
        <w:trPr>
          <w:trHeight w:val="12123"/>
          <w:del w:id="1081" w:author="Huang, Chengyu" w:date="2019-05-28T12:43:00Z"/>
        </w:trPr>
        <w:tc>
          <w:tcPr>
            <w:tcW w:w="9286" w:type="dxa"/>
            <w:shd w:val="clear" w:color="auto" w:fill="auto"/>
          </w:tcPr>
          <w:p w14:paraId="6BF44591" w14:textId="1AA5F4B9" w:rsidR="00A42DFD" w:rsidDel="00F1263F" w:rsidRDefault="009D3C64" w:rsidP="00F1263F">
            <w:pPr>
              <w:pStyle w:val="ParagraphNumbering"/>
              <w:ind w:left="0" w:firstLine="0"/>
              <w:rPr>
                <w:del w:id="1082" w:author="Huang, Chengyu" w:date="2019-05-28T12:43:00Z"/>
                <w:rFonts w:cs="Segoe UI"/>
                <w:color w:val="000000" w:themeColor="text1"/>
              </w:rPr>
              <w:pPrChange w:id="1083" w:author="Huang, Chengyu" w:date="2019-05-28T12:43:00Z">
                <w:pPr>
                  <w:spacing w:line="240" w:lineRule="auto"/>
                  <w:jc w:val="center"/>
                </w:pPr>
              </w:pPrChange>
            </w:pPr>
            <w:del w:id="1084" w:author="Huang, Chengyu" w:date="2019-05-28T12:43:00Z">
              <w:r w:rsidRPr="009D3C64" w:rsidDel="00F1263F">
                <w:rPr>
                  <w:rFonts w:cs="Segoe UI"/>
                  <w:noProof/>
                  <w:color w:val="000000" w:themeColor="text1"/>
                </w:rPr>
                <w:drawing>
                  <wp:inline distT="0" distB="0" distL="0" distR="0" wp14:anchorId="36B64A6A" wp14:editId="3F4CD41D">
                    <wp:extent cx="5791200" cy="7210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795"/>
                            <a:stretch/>
                          </pic:blipFill>
                          <pic:spPr bwMode="auto">
                            <a:xfrm>
                              <a:off x="0" y="0"/>
                              <a:ext cx="5791200" cy="72104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5CFBC5E1" w14:textId="6BAA3086" w:rsidR="00A42DFD" w:rsidDel="00F1263F" w:rsidRDefault="00A42DFD" w:rsidP="00F1263F">
            <w:pPr>
              <w:pStyle w:val="ParagraphNumbering"/>
              <w:ind w:left="0" w:firstLine="0"/>
              <w:rPr>
                <w:del w:id="1085" w:author="Huang, Chengyu" w:date="2019-05-28T12:43:00Z"/>
                <w:sz w:val="18"/>
                <w:szCs w:val="18"/>
              </w:rPr>
              <w:pPrChange w:id="1086" w:author="Huang, Chengyu" w:date="2019-05-28T12:43:00Z">
                <w:pPr>
                  <w:spacing w:line="240" w:lineRule="auto"/>
                </w:pPr>
              </w:pPrChange>
            </w:pPr>
          </w:p>
          <w:p w14:paraId="11D1F455" w14:textId="3B794D24" w:rsidR="00A42DFD" w:rsidRPr="00B250A8" w:rsidDel="00F1263F" w:rsidRDefault="00A42DFD" w:rsidP="00F1263F">
            <w:pPr>
              <w:pStyle w:val="ParagraphNumbering"/>
              <w:ind w:left="0" w:firstLine="0"/>
              <w:rPr>
                <w:del w:id="1087" w:author="Huang, Chengyu" w:date="2019-05-28T12:43:00Z"/>
                <w:sz w:val="18"/>
                <w:szCs w:val="18"/>
              </w:rPr>
              <w:pPrChange w:id="1088" w:author="Huang, Chengyu" w:date="2019-05-28T12:43:00Z">
                <w:pPr>
                  <w:spacing w:line="240" w:lineRule="auto"/>
                </w:pPr>
              </w:pPrChange>
            </w:pPr>
            <w:del w:id="1089" w:author="Huang, Chengyu" w:date="2019-05-28T12:43:00Z">
              <w:r w:rsidRPr="00B250A8" w:rsidDel="00F1263F">
                <w:rPr>
                  <w:sz w:val="18"/>
                  <w:szCs w:val="18"/>
                </w:rPr>
                <w:delText>Sources: Statistics Canada; Haver Analytics; Bank of Canada; OECD Statistics and IMF staff calculations.</w:delText>
              </w:r>
            </w:del>
          </w:p>
          <w:p w14:paraId="46EA58D9" w14:textId="5B48028D" w:rsidR="00A42DFD" w:rsidRPr="004173BD" w:rsidDel="00F1263F" w:rsidRDefault="00A42DFD" w:rsidP="00F1263F">
            <w:pPr>
              <w:pStyle w:val="ParagraphNumbering"/>
              <w:ind w:left="0" w:firstLine="0"/>
              <w:rPr>
                <w:del w:id="1090" w:author="Huang, Chengyu" w:date="2019-05-28T12:43:00Z"/>
                <w:rFonts w:cs="Segoe UI"/>
                <w:color w:val="000000" w:themeColor="text1"/>
              </w:rPr>
              <w:pPrChange w:id="1091" w:author="Huang, Chengyu" w:date="2019-05-28T12:43:00Z">
                <w:pPr>
                  <w:spacing w:line="240" w:lineRule="auto"/>
                </w:pPr>
              </w:pPrChange>
            </w:pPr>
            <w:del w:id="1092" w:author="Huang, Chengyu" w:date="2019-05-28T12:43:00Z">
              <w:r w:rsidRPr="00B250A8" w:rsidDel="00F1263F">
                <w:rPr>
                  <w:sz w:val="18"/>
                  <w:szCs w:val="18"/>
                </w:rPr>
                <w:delText>1/ Natural gas, refined petroleum products, electricity and other energy products, metal ores and nonmetallic minerals, metal and nonmetallic mineral products</w:delText>
              </w:r>
            </w:del>
          </w:p>
        </w:tc>
      </w:tr>
    </w:tbl>
    <w:p w14:paraId="0D1192BE" w14:textId="559E6D9F" w:rsidR="00A42DFD" w:rsidDel="00F1263F" w:rsidRDefault="00A42DFD" w:rsidP="00F1263F">
      <w:pPr>
        <w:pStyle w:val="ParagraphNumbering"/>
        <w:ind w:left="0" w:firstLine="0"/>
        <w:rPr>
          <w:del w:id="1093" w:author="Huang, Chengyu" w:date="2019-05-28T12:43:00Z"/>
        </w:rPr>
        <w:pPrChange w:id="1094" w:author="Huang, Chengyu" w:date="2019-05-28T12:43:00Z">
          <w:pPr/>
        </w:pPrChange>
      </w:pPr>
    </w:p>
    <w:tbl>
      <w:tblPr>
        <w:tblStyle w:val="TableGrid"/>
        <w:tblW w:w="9154" w:type="dxa"/>
        <w:tblBorders>
          <w:insideH w:val="none" w:sz="0" w:space="0" w:color="auto"/>
        </w:tblBorders>
        <w:tblLayout w:type="fixed"/>
        <w:tblLook w:val="04A0" w:firstRow="1" w:lastRow="0" w:firstColumn="1" w:lastColumn="0" w:noHBand="0" w:noVBand="1"/>
      </w:tblPr>
      <w:tblGrid>
        <w:gridCol w:w="9154"/>
        <w:tblGridChange w:id="1095">
          <w:tblGrid>
            <w:gridCol w:w="9154"/>
            <w:gridCol w:w="141"/>
          </w:tblGrid>
        </w:tblGridChange>
      </w:tblGrid>
      <w:tr w:rsidR="00844E35" w:rsidDel="00F1263F" w14:paraId="69811257" w14:textId="3B50A655" w:rsidTr="00351706">
        <w:trPr>
          <w:del w:id="1096" w:author="Huang, Chengyu" w:date="2019-05-28T12:43:00Z"/>
        </w:trPr>
        <w:tc>
          <w:tcPr>
            <w:tcW w:w="9154" w:type="dxa"/>
            <w:tcBorders>
              <w:top w:val="single" w:sz="4" w:space="0" w:color="auto"/>
              <w:bottom w:val="nil"/>
            </w:tcBorders>
          </w:tcPr>
          <w:p w14:paraId="32C5CE1E" w14:textId="55EE8AD3" w:rsidR="00E21E51" w:rsidRPr="00E46BC0" w:rsidDel="00F1263F" w:rsidRDefault="006C7421" w:rsidP="00F1263F">
            <w:pPr>
              <w:pStyle w:val="ParagraphNumbering"/>
              <w:ind w:left="0" w:firstLine="0"/>
              <w:rPr>
                <w:del w:id="1097" w:author="Huang, Chengyu" w:date="2019-05-28T12:43:00Z"/>
                <w:b/>
                <w:color w:val="4B82AF"/>
              </w:rPr>
              <w:pPrChange w:id="1098" w:author="Huang, Chengyu" w:date="2019-05-28T12:43:00Z">
                <w:pPr>
                  <w:spacing w:line="240" w:lineRule="auto"/>
                  <w:jc w:val="center"/>
                </w:pPr>
              </w:pPrChange>
            </w:pPr>
            <w:del w:id="1099" w:author="Huang, Chengyu" w:date="2019-05-28T12:43:00Z">
              <w:r w:rsidDel="00F1263F">
                <w:fldChar w:fldCharType="begin"/>
              </w:r>
              <w:r w:rsidDel="00F1263F">
                <w:delInstrText xml:space="preserve"> TC "</w:delInstrText>
              </w:r>
              <w:r w:rsidDel="00F1263F">
                <w:br w:type="page"/>
              </w:r>
              <w:bookmarkStart w:id="1100" w:name="_Toc516147909"/>
              <w:bookmarkStart w:id="1101" w:name="_Toc516218327"/>
              <w:bookmarkStart w:id="1102" w:name="_Toc512008951"/>
              <w:r w:rsidDel="00F1263F">
                <w:delInstrText>2. Gains in Employment</w:delInstrText>
              </w:r>
              <w:bookmarkEnd w:id="1100"/>
              <w:bookmarkEnd w:id="1101"/>
              <w:bookmarkEnd w:id="1102"/>
              <w:r w:rsidDel="00F1263F">
                <w:cr/>
                <w:delInstrText xml:space="preserve">"\f C </w:delInstrText>
              </w:r>
              <w:r w:rsidDel="00F1263F">
                <w:fldChar w:fldCharType="end"/>
              </w:r>
              <w:r w:rsidRPr="006C7421" w:rsidDel="00F1263F">
                <w:rPr>
                  <w:b/>
                  <w:color w:val="4B82AF"/>
                </w:rPr>
                <w:delText>F</w:delText>
              </w:r>
              <w:r w:rsidR="00E46BC0" w:rsidRPr="006C7421" w:rsidDel="00F1263F">
                <w:rPr>
                  <w:b/>
                  <w:color w:val="4B82AF"/>
                </w:rPr>
                <w:delText>i</w:delText>
              </w:r>
              <w:r w:rsidR="00E46BC0" w:rsidRPr="00E46BC0" w:rsidDel="00F1263F">
                <w:rPr>
                  <w:b/>
                  <w:color w:val="4B82AF"/>
                </w:rPr>
                <w:delText xml:space="preserve">gure </w:delText>
              </w:r>
              <w:r w:rsidR="000170E5" w:rsidDel="00F1263F">
                <w:rPr>
                  <w:b/>
                  <w:color w:val="4B82AF"/>
                </w:rPr>
                <w:delText>2</w:delText>
              </w:r>
              <w:r w:rsidR="00E46BC0" w:rsidRPr="00E46BC0" w:rsidDel="00F1263F">
                <w:rPr>
                  <w:b/>
                  <w:color w:val="4B82AF"/>
                </w:rPr>
                <w:delText xml:space="preserve">. </w:delText>
              </w:r>
              <w:r w:rsidR="00AB4B91" w:rsidDel="00F1263F">
                <w:rPr>
                  <w:b/>
                  <w:color w:val="4B82AF"/>
                </w:rPr>
                <w:delText xml:space="preserve">Canada: </w:delText>
              </w:r>
              <w:r w:rsidR="00B250A8" w:rsidDel="00F1263F">
                <w:rPr>
                  <w:b/>
                  <w:color w:val="4B82AF"/>
                </w:rPr>
                <w:delText>Gains in Employment</w:delText>
              </w:r>
            </w:del>
          </w:p>
        </w:tc>
      </w:tr>
      <w:tr w:rsidR="00E21E51" w:rsidDel="00F1263F" w14:paraId="32DBAE0E" w14:textId="29A34941" w:rsidTr="00351706">
        <w:tblPrEx>
          <w:tblW w:w="9154" w:type="dxa"/>
          <w:tblBorders>
            <w:insideH w:val="none" w:sz="0" w:space="0" w:color="auto"/>
          </w:tblBorders>
          <w:tblLayout w:type="fixed"/>
          <w:tblPrExChange w:id="1103" w:author="Ochoa, Javier" w:date="2018-06-08T15:24:00Z">
            <w:tblPrEx>
              <w:tblW w:w="9519" w:type="dxa"/>
              <w:tblBorders>
                <w:insideH w:val="none" w:sz="0" w:space="0" w:color="auto"/>
              </w:tblBorders>
              <w:tblLayout w:type="fixed"/>
            </w:tblPrEx>
          </w:tblPrExChange>
        </w:tblPrEx>
        <w:trPr>
          <w:del w:id="1104" w:author="Huang, Chengyu" w:date="2019-05-28T12:43:00Z"/>
          <w:trPrChange w:id="1105" w:author="Ochoa, Javier" w:date="2018-06-08T15:24:00Z">
            <w:trPr>
              <w:wAfter w:w="224" w:type="dxa"/>
            </w:trPr>
          </w:trPrChange>
        </w:trPr>
        <w:tc>
          <w:tcPr>
            <w:tcW w:w="9154" w:type="dxa"/>
            <w:tcPrChange w:id="1106" w:author="Ochoa, Javier" w:date="2018-06-08T15:24:00Z">
              <w:tcPr>
                <w:tcW w:w="9295" w:type="dxa"/>
                <w:gridSpan w:val="2"/>
              </w:tcPr>
            </w:tcPrChange>
          </w:tcPr>
          <w:p w14:paraId="17A978FC" w14:textId="2009D104" w:rsidR="00E21E51" w:rsidDel="00F1263F" w:rsidRDefault="00E21E51" w:rsidP="00F1263F">
            <w:pPr>
              <w:pStyle w:val="ParagraphNumbering"/>
              <w:ind w:left="0" w:firstLine="0"/>
              <w:rPr>
                <w:del w:id="1107" w:author="Huang, Chengyu" w:date="2019-05-28T12:43:00Z"/>
                <w:sz w:val="16"/>
                <w:szCs w:val="16"/>
              </w:rPr>
              <w:pPrChange w:id="1108" w:author="Huang, Chengyu" w:date="2019-05-28T12:43:00Z">
                <w:pPr>
                  <w:spacing w:line="240" w:lineRule="auto"/>
                  <w:jc w:val="center"/>
                </w:pPr>
              </w:pPrChange>
            </w:pPr>
          </w:p>
          <w:p w14:paraId="5B932C2B" w14:textId="08CF72D1" w:rsidR="00AB4B91" w:rsidDel="00F1263F" w:rsidRDefault="009D3C64" w:rsidP="00F1263F">
            <w:pPr>
              <w:pStyle w:val="ParagraphNumbering"/>
              <w:ind w:left="0" w:firstLine="0"/>
              <w:rPr>
                <w:del w:id="1109" w:author="Huang, Chengyu" w:date="2019-05-28T12:43:00Z"/>
                <w:sz w:val="16"/>
                <w:szCs w:val="16"/>
              </w:rPr>
              <w:pPrChange w:id="1110" w:author="Huang, Chengyu" w:date="2019-05-28T12:43:00Z">
                <w:pPr>
                  <w:spacing w:line="240" w:lineRule="auto"/>
                  <w:jc w:val="center"/>
                </w:pPr>
              </w:pPrChange>
            </w:pPr>
            <w:del w:id="1111" w:author="Huang, Chengyu" w:date="2019-05-28T12:43:00Z">
              <w:r w:rsidRPr="009D3C64" w:rsidDel="00F1263F">
                <w:rPr>
                  <w:noProof/>
                  <w:sz w:val="16"/>
                  <w:szCs w:val="16"/>
                </w:rPr>
                <w:drawing>
                  <wp:inline distT="0" distB="0" distL="0" distR="0" wp14:anchorId="4E38428D" wp14:editId="6B95EEC6">
                    <wp:extent cx="5695950" cy="7096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24"/>
                            <a:stretch/>
                          </pic:blipFill>
                          <pic:spPr bwMode="auto">
                            <a:xfrm>
                              <a:off x="0" y="0"/>
                              <a:ext cx="5695950" cy="70961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30A11A00" w14:textId="197481E9" w:rsidR="00B250A8" w:rsidDel="00F1263F" w:rsidRDefault="00B250A8" w:rsidP="00F1263F">
            <w:pPr>
              <w:pStyle w:val="ParagraphNumbering"/>
              <w:ind w:left="0" w:firstLine="0"/>
              <w:rPr>
                <w:del w:id="1112" w:author="Huang, Chengyu" w:date="2019-05-28T12:43:00Z"/>
                <w:sz w:val="18"/>
                <w:szCs w:val="18"/>
              </w:rPr>
              <w:pPrChange w:id="1113" w:author="Huang, Chengyu" w:date="2019-05-28T12:43:00Z">
                <w:pPr>
                  <w:spacing w:line="240" w:lineRule="auto"/>
                </w:pPr>
              </w:pPrChange>
            </w:pPr>
          </w:p>
          <w:p w14:paraId="69AEA82F" w14:textId="4F483ABD" w:rsidR="00B250A8" w:rsidRPr="00B250A8" w:rsidDel="00F1263F" w:rsidRDefault="00B250A8" w:rsidP="00F1263F">
            <w:pPr>
              <w:pStyle w:val="ParagraphNumbering"/>
              <w:ind w:left="0" w:firstLine="0"/>
              <w:rPr>
                <w:del w:id="1114" w:author="Huang, Chengyu" w:date="2019-05-28T12:43:00Z"/>
                <w:sz w:val="18"/>
                <w:szCs w:val="18"/>
              </w:rPr>
              <w:pPrChange w:id="1115" w:author="Huang, Chengyu" w:date="2019-05-28T12:43:00Z">
                <w:pPr>
                  <w:spacing w:line="240" w:lineRule="auto"/>
                </w:pPr>
              </w:pPrChange>
            </w:pPr>
            <w:del w:id="1116" w:author="Huang, Chengyu" w:date="2019-05-28T12:43:00Z">
              <w:r w:rsidRPr="00B250A8" w:rsidDel="00F1263F">
                <w:rPr>
                  <w:sz w:val="18"/>
                  <w:szCs w:val="18"/>
                </w:rPr>
                <w:delText>Sources: Statistics Canada; Haver Analytics; and IMF staff calculations.</w:delText>
              </w:r>
            </w:del>
          </w:p>
          <w:p w14:paraId="3812588B" w14:textId="6EC57EED" w:rsidR="00AB4B91" w:rsidRPr="00E46BC0" w:rsidDel="00F1263F" w:rsidRDefault="00B250A8" w:rsidP="00F1263F">
            <w:pPr>
              <w:pStyle w:val="ParagraphNumbering"/>
              <w:ind w:left="0" w:firstLine="0"/>
              <w:rPr>
                <w:del w:id="1117" w:author="Huang, Chengyu" w:date="2019-05-28T12:43:00Z"/>
                <w:sz w:val="16"/>
                <w:szCs w:val="16"/>
              </w:rPr>
              <w:pPrChange w:id="1118" w:author="Huang, Chengyu" w:date="2019-05-28T12:43:00Z">
                <w:pPr>
                  <w:spacing w:line="240" w:lineRule="auto"/>
                </w:pPr>
              </w:pPrChange>
            </w:pPr>
            <w:del w:id="1119" w:author="Huang, Chengyu" w:date="2019-05-28T12:43:00Z">
              <w:r w:rsidRPr="00B250A8" w:rsidDel="00F1263F">
                <w:rPr>
                  <w:sz w:val="18"/>
                  <w:szCs w:val="18"/>
                </w:rPr>
                <w:delText>1/ Seasonally adjusted.</w:delText>
              </w:r>
            </w:del>
          </w:p>
        </w:tc>
      </w:tr>
    </w:tbl>
    <w:p w14:paraId="5CE2AD48" w14:textId="783DFF87" w:rsidR="00351706" w:rsidDel="00F1263F" w:rsidRDefault="00351706" w:rsidP="00F1263F">
      <w:pPr>
        <w:pStyle w:val="ParagraphNumbering"/>
        <w:ind w:left="0" w:firstLine="0"/>
        <w:rPr>
          <w:del w:id="1120" w:author="Huang, Chengyu" w:date="2019-05-28T12:43:00Z"/>
        </w:rPr>
        <w:pPrChange w:id="1121" w:author="Huang, Chengyu" w:date="2019-05-28T12:43:00Z">
          <w:pPr/>
        </w:pPrChange>
      </w:pPr>
    </w:p>
    <w:p w14:paraId="07BCABAA" w14:textId="7D80D1BB" w:rsidR="00351706" w:rsidDel="00F1263F" w:rsidRDefault="00351706" w:rsidP="00F1263F">
      <w:pPr>
        <w:pStyle w:val="ParagraphNumbering"/>
        <w:ind w:left="0" w:firstLine="0"/>
        <w:rPr>
          <w:del w:id="1122" w:author="Huang, Chengyu" w:date="2019-05-28T12:43:00Z"/>
        </w:rPr>
        <w:pPrChange w:id="1123" w:author="Huang, Chengyu" w:date="2019-05-28T12:43:00Z">
          <w:pPr/>
        </w:pPrChange>
      </w:pPr>
    </w:p>
    <w:tbl>
      <w:tblPr>
        <w:tblStyle w:val="TableGrid"/>
        <w:tblW w:w="9143"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143"/>
      </w:tblGrid>
      <w:tr w:rsidR="00844E35" w:rsidRPr="0075274C" w:rsidDel="00F1263F" w14:paraId="7695989F" w14:textId="332160E8" w:rsidTr="00C67657">
        <w:trPr>
          <w:trHeight w:val="278"/>
          <w:jc w:val="center"/>
          <w:del w:id="1124" w:author="Huang, Chengyu" w:date="2019-05-28T12:43:00Z"/>
        </w:trPr>
        <w:tc>
          <w:tcPr>
            <w:tcW w:w="9143" w:type="dxa"/>
            <w:shd w:val="clear" w:color="auto" w:fill="auto"/>
            <w:vAlign w:val="center"/>
          </w:tcPr>
          <w:p w14:paraId="4854EEE5" w14:textId="27F81DF1" w:rsidR="00423E8F" w:rsidDel="00F1263F" w:rsidRDefault="00C01276" w:rsidP="00F1263F">
            <w:pPr>
              <w:pStyle w:val="ParagraphNumbering"/>
              <w:ind w:left="0" w:firstLine="0"/>
              <w:rPr>
                <w:del w:id="1125" w:author="Huang, Chengyu" w:date="2019-05-28T12:43:00Z"/>
                <w:rFonts w:cs="Segoe UI"/>
                <w:b/>
                <w:noProof/>
                <w:color w:val="4B82AD"/>
                <w:szCs w:val="21"/>
              </w:rPr>
              <w:pPrChange w:id="1126" w:author="Huang, Chengyu" w:date="2019-05-28T12:43:00Z">
                <w:pPr>
                  <w:jc w:val="center"/>
                </w:pPr>
              </w:pPrChange>
            </w:pPr>
            <w:del w:id="1127" w:author="Huang, Chengyu" w:date="2019-05-28T12:43:00Z">
              <w:r w:rsidDel="00F1263F">
                <w:rPr>
                  <w:rFonts w:cs="Segoe UI"/>
                  <w:b/>
                  <w:bCs/>
                  <w:color w:val="4B82AD"/>
                  <w:szCs w:val="21"/>
                </w:rPr>
                <w:fldChar w:fldCharType="begin"/>
              </w:r>
              <w:r w:rsidDel="00F1263F">
                <w:rPr>
                  <w:rFonts w:cs="Segoe UI"/>
                  <w:b/>
                  <w:bCs/>
                  <w:color w:val="4B82AD"/>
                  <w:szCs w:val="21"/>
                </w:rPr>
                <w:delInstrText xml:space="preserve"> TC "</w:delInstrText>
              </w:r>
              <w:bookmarkStart w:id="1128" w:name="_Toc516147910"/>
              <w:bookmarkStart w:id="1129" w:name="_Toc516218328"/>
              <w:bookmarkStart w:id="1130" w:name="_Toc512008952"/>
              <w:r w:rsidRPr="00C01276" w:rsidDel="00F1263F">
                <w:rPr>
                  <w:rFonts w:cs="Segoe UI"/>
                  <w:bCs/>
                  <w:color w:val="4B82AD"/>
                  <w:szCs w:val="21"/>
                </w:rPr>
                <w:delInstrText>3. External Sector Faces Challenges</w:delInstrText>
              </w:r>
              <w:bookmarkEnd w:id="1128"/>
              <w:bookmarkEnd w:id="1129"/>
              <w:bookmarkEnd w:id="1130"/>
              <w:r w:rsidDel="00F1263F">
                <w:rPr>
                  <w:rFonts w:cs="Segoe UI"/>
                  <w:b/>
                  <w:bCs/>
                  <w:color w:val="4B82AD"/>
                  <w:szCs w:val="21"/>
                </w:rPr>
                <w:delInstrText xml:space="preserve">"\f C </w:delInstrText>
              </w:r>
              <w:r w:rsidDel="00F1263F">
                <w:rPr>
                  <w:rFonts w:cs="Segoe UI"/>
                  <w:b/>
                  <w:bCs/>
                  <w:color w:val="4B82AD"/>
                  <w:szCs w:val="21"/>
                </w:rPr>
                <w:fldChar w:fldCharType="end"/>
              </w:r>
              <w:r w:rsidR="00ED2DF1" w:rsidRPr="00ED2DF1" w:rsidDel="00F1263F">
                <w:rPr>
                  <w:rFonts w:cs="Segoe UI"/>
                  <w:b/>
                  <w:bCs/>
                  <w:color w:val="4B82AD"/>
                  <w:szCs w:val="21"/>
                </w:rPr>
                <w:delText xml:space="preserve">Figure </w:delText>
              </w:r>
              <w:r w:rsidR="00ED2DF1" w:rsidDel="00F1263F">
                <w:rPr>
                  <w:rFonts w:cs="Segoe UI"/>
                  <w:b/>
                  <w:bCs/>
                  <w:color w:val="4B82AD"/>
                  <w:szCs w:val="21"/>
                </w:rPr>
                <w:delText>3</w:delText>
              </w:r>
              <w:r w:rsidR="00ED2DF1" w:rsidRPr="00ED2DF1" w:rsidDel="00F1263F">
                <w:rPr>
                  <w:rFonts w:cs="Segoe UI"/>
                  <w:b/>
                  <w:bCs/>
                  <w:color w:val="4B82AD"/>
                  <w:szCs w:val="21"/>
                </w:rPr>
                <w:delText>. External Sector Faces Challenges</w:delText>
              </w:r>
            </w:del>
          </w:p>
          <w:p w14:paraId="561EBFF2" w14:textId="74A16437" w:rsidR="00DE5670" w:rsidDel="00F1263F" w:rsidRDefault="00DE5670" w:rsidP="00F1263F">
            <w:pPr>
              <w:pStyle w:val="ParagraphNumbering"/>
              <w:ind w:left="0" w:firstLine="0"/>
              <w:rPr>
                <w:del w:id="1131" w:author="Huang, Chengyu" w:date="2019-05-28T12:43:00Z"/>
                <w:rFonts w:cs="Segoe UI"/>
                <w:b/>
                <w:noProof/>
                <w:color w:val="4B82AD"/>
                <w:szCs w:val="21"/>
              </w:rPr>
              <w:pPrChange w:id="1132" w:author="Huang, Chengyu" w:date="2019-05-28T12:43:00Z">
                <w:pPr>
                  <w:jc w:val="center"/>
                </w:pPr>
              </w:pPrChange>
            </w:pPr>
          </w:p>
          <w:p w14:paraId="79CF0250" w14:textId="6E8E7EA0" w:rsidR="00DE5670" w:rsidDel="00F1263F" w:rsidRDefault="00DE5670" w:rsidP="00F1263F">
            <w:pPr>
              <w:pStyle w:val="ParagraphNumbering"/>
              <w:ind w:left="0" w:firstLine="0"/>
              <w:rPr>
                <w:del w:id="1133" w:author="Huang, Chengyu" w:date="2019-05-28T12:43:00Z"/>
                <w:rFonts w:cs="Segoe UI"/>
                <w:b/>
                <w:noProof/>
                <w:color w:val="4B82AD"/>
                <w:szCs w:val="21"/>
              </w:rPr>
              <w:pPrChange w:id="1134" w:author="Huang, Chengyu" w:date="2019-05-28T12:43:00Z">
                <w:pPr>
                  <w:jc w:val="center"/>
                </w:pPr>
              </w:pPrChange>
            </w:pPr>
          </w:p>
          <w:p w14:paraId="03864DED" w14:textId="6B9CA8A6" w:rsidR="00DE5670" w:rsidDel="00F1263F" w:rsidRDefault="00DE5670" w:rsidP="00F1263F">
            <w:pPr>
              <w:pStyle w:val="ParagraphNumbering"/>
              <w:ind w:left="0" w:firstLine="0"/>
              <w:rPr>
                <w:del w:id="1135" w:author="Huang, Chengyu" w:date="2019-05-28T12:43:00Z"/>
                <w:rFonts w:cs="Segoe UI"/>
                <w:b/>
                <w:noProof/>
                <w:color w:val="4B82AD"/>
                <w:szCs w:val="21"/>
              </w:rPr>
              <w:pPrChange w:id="1136" w:author="Huang, Chengyu" w:date="2019-05-28T12:43:00Z">
                <w:pPr>
                  <w:jc w:val="center"/>
                </w:pPr>
              </w:pPrChange>
            </w:pPr>
          </w:p>
          <w:p w14:paraId="64C817C0" w14:textId="73FED120" w:rsidR="00DE5670" w:rsidDel="00F1263F" w:rsidRDefault="00DE5670" w:rsidP="00F1263F">
            <w:pPr>
              <w:pStyle w:val="ParagraphNumbering"/>
              <w:ind w:left="0" w:firstLine="0"/>
              <w:rPr>
                <w:del w:id="1137" w:author="Huang, Chengyu" w:date="2019-05-28T12:43:00Z"/>
                <w:rFonts w:cs="Segoe UI"/>
                <w:b/>
                <w:noProof/>
                <w:color w:val="4B82AD"/>
                <w:szCs w:val="21"/>
              </w:rPr>
              <w:pPrChange w:id="1138" w:author="Huang, Chengyu" w:date="2019-05-28T12:43:00Z">
                <w:pPr>
                  <w:jc w:val="center"/>
                </w:pPr>
              </w:pPrChange>
            </w:pPr>
          </w:p>
          <w:p w14:paraId="03AE2EE1" w14:textId="11A9BD53" w:rsidR="00DE5670" w:rsidDel="00F1263F" w:rsidRDefault="00DE5670" w:rsidP="00F1263F">
            <w:pPr>
              <w:pStyle w:val="ParagraphNumbering"/>
              <w:ind w:left="0" w:firstLine="0"/>
              <w:rPr>
                <w:del w:id="1139" w:author="Huang, Chengyu" w:date="2019-05-28T12:43:00Z"/>
                <w:rFonts w:cs="Segoe UI"/>
                <w:b/>
                <w:noProof/>
                <w:color w:val="4B82AD"/>
                <w:szCs w:val="21"/>
              </w:rPr>
              <w:pPrChange w:id="1140" w:author="Huang, Chengyu" w:date="2019-05-28T12:43:00Z">
                <w:pPr>
                  <w:jc w:val="center"/>
                </w:pPr>
              </w:pPrChange>
            </w:pPr>
          </w:p>
          <w:p w14:paraId="21659948" w14:textId="37D0E701" w:rsidR="00DE5670" w:rsidDel="00F1263F" w:rsidRDefault="00DE5670" w:rsidP="00F1263F">
            <w:pPr>
              <w:pStyle w:val="ParagraphNumbering"/>
              <w:ind w:left="0" w:firstLine="0"/>
              <w:rPr>
                <w:del w:id="1141" w:author="Huang, Chengyu" w:date="2019-05-28T12:43:00Z"/>
                <w:rFonts w:cs="Segoe UI"/>
                <w:b/>
                <w:noProof/>
                <w:color w:val="4B82AD"/>
                <w:szCs w:val="21"/>
              </w:rPr>
              <w:pPrChange w:id="1142" w:author="Huang, Chengyu" w:date="2019-05-28T12:43:00Z">
                <w:pPr>
                  <w:jc w:val="center"/>
                </w:pPr>
              </w:pPrChange>
            </w:pPr>
          </w:p>
          <w:p w14:paraId="3A5744A2" w14:textId="643AE0A3" w:rsidR="00DE5670" w:rsidDel="00F1263F" w:rsidRDefault="00DE5670" w:rsidP="00F1263F">
            <w:pPr>
              <w:pStyle w:val="ParagraphNumbering"/>
              <w:ind w:left="0" w:firstLine="0"/>
              <w:rPr>
                <w:del w:id="1143" w:author="Huang, Chengyu" w:date="2019-05-28T12:43:00Z"/>
                <w:rFonts w:cs="Segoe UI"/>
                <w:b/>
                <w:noProof/>
                <w:color w:val="4B82AD"/>
                <w:szCs w:val="21"/>
              </w:rPr>
              <w:pPrChange w:id="1144" w:author="Huang, Chengyu" w:date="2019-05-28T12:43:00Z">
                <w:pPr>
                  <w:jc w:val="center"/>
                </w:pPr>
              </w:pPrChange>
            </w:pPr>
          </w:p>
          <w:p w14:paraId="4B35FEE8" w14:textId="41C8ADCC" w:rsidR="00DE5670" w:rsidDel="00F1263F" w:rsidRDefault="00DE5670" w:rsidP="00F1263F">
            <w:pPr>
              <w:pStyle w:val="ParagraphNumbering"/>
              <w:ind w:left="0" w:firstLine="0"/>
              <w:rPr>
                <w:del w:id="1145" w:author="Huang, Chengyu" w:date="2019-05-28T12:43:00Z"/>
                <w:rFonts w:cs="Segoe UI"/>
                <w:b/>
                <w:noProof/>
                <w:color w:val="4B82AD"/>
                <w:szCs w:val="21"/>
              </w:rPr>
              <w:pPrChange w:id="1146" w:author="Huang, Chengyu" w:date="2019-05-28T12:43:00Z">
                <w:pPr>
                  <w:jc w:val="center"/>
                </w:pPr>
              </w:pPrChange>
            </w:pPr>
          </w:p>
          <w:p w14:paraId="0C621866" w14:textId="4AC04A1E" w:rsidR="00DE5670" w:rsidDel="00F1263F" w:rsidRDefault="00DE5670" w:rsidP="00F1263F">
            <w:pPr>
              <w:pStyle w:val="ParagraphNumbering"/>
              <w:ind w:left="0" w:firstLine="0"/>
              <w:rPr>
                <w:del w:id="1147" w:author="Huang, Chengyu" w:date="2019-05-28T12:43:00Z"/>
                <w:rFonts w:cs="Segoe UI"/>
                <w:b/>
                <w:noProof/>
                <w:color w:val="4B82AD"/>
                <w:szCs w:val="21"/>
              </w:rPr>
              <w:pPrChange w:id="1148" w:author="Huang, Chengyu" w:date="2019-05-28T12:43:00Z">
                <w:pPr>
                  <w:jc w:val="center"/>
                </w:pPr>
              </w:pPrChange>
            </w:pPr>
          </w:p>
          <w:p w14:paraId="59B733D1" w14:textId="4DE84706" w:rsidR="00DE5670" w:rsidDel="00F1263F" w:rsidRDefault="00DE5670" w:rsidP="00F1263F">
            <w:pPr>
              <w:pStyle w:val="ParagraphNumbering"/>
              <w:ind w:left="0" w:firstLine="0"/>
              <w:rPr>
                <w:del w:id="1149" w:author="Huang, Chengyu" w:date="2019-05-28T12:43:00Z"/>
                <w:rFonts w:cs="Segoe UI"/>
                <w:b/>
                <w:noProof/>
                <w:color w:val="4B82AD"/>
                <w:szCs w:val="21"/>
              </w:rPr>
              <w:pPrChange w:id="1150" w:author="Huang, Chengyu" w:date="2019-05-28T12:43:00Z">
                <w:pPr>
                  <w:jc w:val="center"/>
                </w:pPr>
              </w:pPrChange>
            </w:pPr>
          </w:p>
          <w:p w14:paraId="30FE037B" w14:textId="62F9A11F" w:rsidR="00DE5670" w:rsidDel="00F1263F" w:rsidRDefault="00DE5670" w:rsidP="00F1263F">
            <w:pPr>
              <w:pStyle w:val="ParagraphNumbering"/>
              <w:ind w:left="0" w:firstLine="0"/>
              <w:rPr>
                <w:del w:id="1151" w:author="Huang, Chengyu" w:date="2019-05-28T12:43:00Z"/>
                <w:rFonts w:cs="Segoe UI"/>
                <w:b/>
                <w:noProof/>
                <w:color w:val="4B82AD"/>
                <w:szCs w:val="21"/>
              </w:rPr>
              <w:pPrChange w:id="1152" w:author="Huang, Chengyu" w:date="2019-05-28T12:43:00Z">
                <w:pPr>
                  <w:jc w:val="center"/>
                </w:pPr>
              </w:pPrChange>
            </w:pPr>
          </w:p>
          <w:p w14:paraId="5F7BE5AE" w14:textId="1DA70A57" w:rsidR="00DE5670" w:rsidDel="00F1263F" w:rsidRDefault="00DE5670" w:rsidP="00F1263F">
            <w:pPr>
              <w:pStyle w:val="ParagraphNumbering"/>
              <w:ind w:left="0" w:firstLine="0"/>
              <w:rPr>
                <w:del w:id="1153" w:author="Huang, Chengyu" w:date="2019-05-28T12:43:00Z"/>
                <w:rFonts w:cs="Segoe UI"/>
                <w:b/>
                <w:noProof/>
                <w:color w:val="4B82AD"/>
                <w:szCs w:val="21"/>
              </w:rPr>
              <w:pPrChange w:id="1154" w:author="Huang, Chengyu" w:date="2019-05-28T12:43:00Z">
                <w:pPr>
                  <w:jc w:val="center"/>
                </w:pPr>
              </w:pPrChange>
            </w:pPr>
          </w:p>
          <w:p w14:paraId="4704A044" w14:textId="2C446A8C" w:rsidR="00DE5670" w:rsidDel="00F1263F" w:rsidRDefault="00DE5670" w:rsidP="00F1263F">
            <w:pPr>
              <w:pStyle w:val="ParagraphNumbering"/>
              <w:ind w:left="0" w:firstLine="0"/>
              <w:rPr>
                <w:del w:id="1155" w:author="Huang, Chengyu" w:date="2019-05-28T12:43:00Z"/>
                <w:rFonts w:cs="Segoe UI"/>
                <w:b/>
                <w:noProof/>
                <w:color w:val="4B82AD"/>
                <w:szCs w:val="21"/>
              </w:rPr>
              <w:pPrChange w:id="1156" w:author="Huang, Chengyu" w:date="2019-05-28T12:43:00Z">
                <w:pPr>
                  <w:jc w:val="center"/>
                </w:pPr>
              </w:pPrChange>
            </w:pPr>
          </w:p>
          <w:p w14:paraId="3B2398AE" w14:textId="57B84683" w:rsidR="00DE5670" w:rsidDel="00F1263F" w:rsidRDefault="00DE5670" w:rsidP="00F1263F">
            <w:pPr>
              <w:pStyle w:val="ParagraphNumbering"/>
              <w:ind w:left="0" w:firstLine="0"/>
              <w:rPr>
                <w:del w:id="1157" w:author="Huang, Chengyu" w:date="2019-05-28T12:43:00Z"/>
                <w:rFonts w:cs="Segoe UI"/>
                <w:b/>
                <w:noProof/>
                <w:color w:val="4B82AD"/>
                <w:szCs w:val="21"/>
              </w:rPr>
              <w:pPrChange w:id="1158" w:author="Huang, Chengyu" w:date="2019-05-28T12:43:00Z">
                <w:pPr>
                  <w:jc w:val="center"/>
                </w:pPr>
              </w:pPrChange>
            </w:pPr>
          </w:p>
          <w:p w14:paraId="5F034152" w14:textId="5375FEA2" w:rsidR="00DE5670" w:rsidDel="00F1263F" w:rsidRDefault="00DE5670" w:rsidP="00F1263F">
            <w:pPr>
              <w:pStyle w:val="ParagraphNumbering"/>
              <w:ind w:left="0" w:firstLine="0"/>
              <w:rPr>
                <w:del w:id="1159" w:author="Huang, Chengyu" w:date="2019-05-28T12:43:00Z"/>
                <w:rFonts w:cs="Segoe UI"/>
                <w:b/>
                <w:noProof/>
                <w:color w:val="4B82AD"/>
                <w:szCs w:val="21"/>
              </w:rPr>
              <w:pPrChange w:id="1160" w:author="Huang, Chengyu" w:date="2019-05-28T12:43:00Z">
                <w:pPr>
                  <w:jc w:val="center"/>
                </w:pPr>
              </w:pPrChange>
            </w:pPr>
          </w:p>
          <w:p w14:paraId="5E418132" w14:textId="70B66E08" w:rsidR="00DE5670" w:rsidDel="00F1263F" w:rsidRDefault="00DE5670" w:rsidP="00F1263F">
            <w:pPr>
              <w:pStyle w:val="ParagraphNumbering"/>
              <w:ind w:left="0" w:firstLine="0"/>
              <w:rPr>
                <w:del w:id="1161" w:author="Huang, Chengyu" w:date="2019-05-28T12:43:00Z"/>
                <w:rFonts w:cs="Segoe UI"/>
                <w:b/>
                <w:noProof/>
                <w:color w:val="4B82AD"/>
                <w:szCs w:val="21"/>
              </w:rPr>
              <w:pPrChange w:id="1162" w:author="Huang, Chengyu" w:date="2019-05-28T12:43:00Z">
                <w:pPr>
                  <w:jc w:val="center"/>
                </w:pPr>
              </w:pPrChange>
            </w:pPr>
          </w:p>
          <w:p w14:paraId="4BAC6FC1" w14:textId="21A8194D" w:rsidR="00DE5670" w:rsidDel="00F1263F" w:rsidRDefault="00DE5670" w:rsidP="00F1263F">
            <w:pPr>
              <w:pStyle w:val="ParagraphNumbering"/>
              <w:ind w:left="0" w:firstLine="0"/>
              <w:rPr>
                <w:del w:id="1163" w:author="Huang, Chengyu" w:date="2019-05-28T12:43:00Z"/>
                <w:rFonts w:cs="Segoe UI"/>
                <w:b/>
                <w:noProof/>
                <w:color w:val="4B82AD"/>
                <w:szCs w:val="21"/>
              </w:rPr>
              <w:pPrChange w:id="1164" w:author="Huang, Chengyu" w:date="2019-05-28T12:43:00Z">
                <w:pPr>
                  <w:jc w:val="center"/>
                </w:pPr>
              </w:pPrChange>
            </w:pPr>
          </w:p>
          <w:p w14:paraId="24AB94FC" w14:textId="48DF6422" w:rsidR="00DE5670" w:rsidDel="00F1263F" w:rsidRDefault="00DE5670" w:rsidP="00F1263F">
            <w:pPr>
              <w:pStyle w:val="ParagraphNumbering"/>
              <w:ind w:left="0" w:firstLine="0"/>
              <w:rPr>
                <w:del w:id="1165" w:author="Huang, Chengyu" w:date="2019-05-28T12:43:00Z"/>
                <w:rFonts w:cs="Segoe UI"/>
                <w:b/>
                <w:noProof/>
                <w:color w:val="4B82AD"/>
                <w:szCs w:val="21"/>
              </w:rPr>
              <w:pPrChange w:id="1166" w:author="Huang, Chengyu" w:date="2019-05-28T12:43:00Z">
                <w:pPr>
                  <w:jc w:val="center"/>
                </w:pPr>
              </w:pPrChange>
            </w:pPr>
          </w:p>
          <w:p w14:paraId="25EEF7D4" w14:textId="3D1138EE" w:rsidR="00DE5670" w:rsidDel="00F1263F" w:rsidRDefault="00DE5670" w:rsidP="00F1263F">
            <w:pPr>
              <w:pStyle w:val="ParagraphNumbering"/>
              <w:ind w:left="0" w:firstLine="0"/>
              <w:rPr>
                <w:del w:id="1167" w:author="Huang, Chengyu" w:date="2019-05-28T12:43:00Z"/>
                <w:rFonts w:cs="Segoe UI"/>
                <w:b/>
                <w:noProof/>
                <w:color w:val="4B82AD"/>
                <w:szCs w:val="21"/>
              </w:rPr>
              <w:pPrChange w:id="1168" w:author="Huang, Chengyu" w:date="2019-05-28T12:43:00Z">
                <w:pPr>
                  <w:jc w:val="center"/>
                </w:pPr>
              </w:pPrChange>
            </w:pPr>
          </w:p>
          <w:p w14:paraId="6E1F9FF4" w14:textId="58C1CE5D" w:rsidR="00DE5670" w:rsidDel="00F1263F" w:rsidRDefault="00DE5670" w:rsidP="00F1263F">
            <w:pPr>
              <w:pStyle w:val="ParagraphNumbering"/>
              <w:ind w:left="0" w:firstLine="0"/>
              <w:rPr>
                <w:del w:id="1169" w:author="Huang, Chengyu" w:date="2019-05-28T12:43:00Z"/>
                <w:rFonts w:cs="Segoe UI"/>
                <w:b/>
                <w:noProof/>
                <w:color w:val="4B82AD"/>
                <w:szCs w:val="21"/>
              </w:rPr>
              <w:pPrChange w:id="1170" w:author="Huang, Chengyu" w:date="2019-05-28T12:43:00Z">
                <w:pPr>
                  <w:jc w:val="center"/>
                </w:pPr>
              </w:pPrChange>
            </w:pPr>
          </w:p>
          <w:p w14:paraId="059384B1" w14:textId="1E169FB4" w:rsidR="00DE5670" w:rsidDel="00F1263F" w:rsidRDefault="00DE5670" w:rsidP="00F1263F">
            <w:pPr>
              <w:pStyle w:val="ParagraphNumbering"/>
              <w:ind w:left="0" w:firstLine="0"/>
              <w:rPr>
                <w:del w:id="1171" w:author="Huang, Chengyu" w:date="2019-05-28T12:43:00Z"/>
                <w:rFonts w:cs="Segoe UI"/>
                <w:b/>
                <w:noProof/>
                <w:color w:val="4B82AD"/>
                <w:szCs w:val="21"/>
              </w:rPr>
              <w:pPrChange w:id="1172" w:author="Huang, Chengyu" w:date="2019-05-28T12:43:00Z">
                <w:pPr>
                  <w:jc w:val="center"/>
                </w:pPr>
              </w:pPrChange>
            </w:pPr>
          </w:p>
          <w:p w14:paraId="15796676" w14:textId="64F96EAA" w:rsidR="00DE5670" w:rsidDel="00F1263F" w:rsidRDefault="00DE5670" w:rsidP="00F1263F">
            <w:pPr>
              <w:pStyle w:val="ParagraphNumbering"/>
              <w:ind w:left="0" w:firstLine="0"/>
              <w:rPr>
                <w:del w:id="1173" w:author="Huang, Chengyu" w:date="2019-05-28T12:43:00Z"/>
                <w:rFonts w:cs="Segoe UI"/>
                <w:b/>
                <w:noProof/>
                <w:color w:val="4B82AD"/>
                <w:szCs w:val="21"/>
              </w:rPr>
              <w:pPrChange w:id="1174" w:author="Huang, Chengyu" w:date="2019-05-28T12:43:00Z">
                <w:pPr>
                  <w:jc w:val="center"/>
                </w:pPr>
              </w:pPrChange>
            </w:pPr>
          </w:p>
          <w:p w14:paraId="531604D1" w14:textId="50176B64" w:rsidR="00DE5670" w:rsidDel="00F1263F" w:rsidRDefault="00DE5670" w:rsidP="00F1263F">
            <w:pPr>
              <w:pStyle w:val="ParagraphNumbering"/>
              <w:ind w:left="0" w:firstLine="0"/>
              <w:rPr>
                <w:del w:id="1175" w:author="Huang, Chengyu" w:date="2019-05-28T12:43:00Z"/>
                <w:rFonts w:cs="Segoe UI"/>
                <w:b/>
                <w:noProof/>
                <w:color w:val="4B82AD"/>
                <w:szCs w:val="21"/>
              </w:rPr>
              <w:pPrChange w:id="1176" w:author="Huang, Chengyu" w:date="2019-05-28T12:43:00Z">
                <w:pPr>
                  <w:jc w:val="center"/>
                </w:pPr>
              </w:pPrChange>
            </w:pPr>
          </w:p>
          <w:p w14:paraId="22C47CC7" w14:textId="2D7FA9EE" w:rsidR="00DE5670" w:rsidDel="00F1263F" w:rsidRDefault="00DE5670" w:rsidP="00F1263F">
            <w:pPr>
              <w:pStyle w:val="ParagraphNumbering"/>
              <w:ind w:left="0" w:firstLine="0"/>
              <w:rPr>
                <w:del w:id="1177" w:author="Huang, Chengyu" w:date="2019-05-28T12:43:00Z"/>
                <w:rFonts w:cs="Segoe UI"/>
                <w:b/>
                <w:noProof/>
                <w:color w:val="4B82AD"/>
                <w:szCs w:val="21"/>
              </w:rPr>
              <w:pPrChange w:id="1178" w:author="Huang, Chengyu" w:date="2019-05-28T12:43:00Z">
                <w:pPr>
                  <w:jc w:val="center"/>
                </w:pPr>
              </w:pPrChange>
            </w:pPr>
          </w:p>
          <w:p w14:paraId="1F7B0403" w14:textId="15A6D7B2" w:rsidR="00DE5670" w:rsidDel="00F1263F" w:rsidRDefault="00DE5670" w:rsidP="00F1263F">
            <w:pPr>
              <w:pStyle w:val="ParagraphNumbering"/>
              <w:ind w:left="0" w:firstLine="0"/>
              <w:rPr>
                <w:del w:id="1179" w:author="Huang, Chengyu" w:date="2019-05-28T12:43:00Z"/>
                <w:rFonts w:cs="Segoe UI"/>
                <w:b/>
                <w:noProof/>
                <w:color w:val="4B82AD"/>
                <w:szCs w:val="21"/>
              </w:rPr>
              <w:pPrChange w:id="1180" w:author="Huang, Chengyu" w:date="2019-05-28T12:43:00Z">
                <w:pPr>
                  <w:jc w:val="center"/>
                </w:pPr>
              </w:pPrChange>
            </w:pPr>
          </w:p>
          <w:p w14:paraId="274F0780" w14:textId="3CAD7F09" w:rsidR="00DE5670" w:rsidDel="00F1263F" w:rsidRDefault="00DE5670" w:rsidP="00F1263F">
            <w:pPr>
              <w:pStyle w:val="ParagraphNumbering"/>
              <w:ind w:left="0" w:firstLine="0"/>
              <w:rPr>
                <w:del w:id="1181" w:author="Huang, Chengyu" w:date="2019-05-28T12:43:00Z"/>
                <w:rFonts w:cs="Segoe UI"/>
                <w:b/>
                <w:noProof/>
                <w:color w:val="4B82AD"/>
                <w:szCs w:val="21"/>
              </w:rPr>
              <w:pPrChange w:id="1182" w:author="Huang, Chengyu" w:date="2019-05-28T12:43:00Z">
                <w:pPr>
                  <w:jc w:val="center"/>
                </w:pPr>
              </w:pPrChange>
            </w:pPr>
          </w:p>
          <w:p w14:paraId="66D9CB2E" w14:textId="66EF5F06" w:rsidR="00DE5670" w:rsidDel="00F1263F" w:rsidRDefault="00DE5670" w:rsidP="00F1263F">
            <w:pPr>
              <w:pStyle w:val="ParagraphNumbering"/>
              <w:ind w:left="0" w:firstLine="0"/>
              <w:rPr>
                <w:del w:id="1183" w:author="Huang, Chengyu" w:date="2019-05-28T12:43:00Z"/>
                <w:rFonts w:cs="Segoe UI"/>
                <w:b/>
                <w:noProof/>
                <w:color w:val="4B82AD"/>
                <w:szCs w:val="21"/>
              </w:rPr>
              <w:pPrChange w:id="1184" w:author="Huang, Chengyu" w:date="2019-05-28T12:43:00Z">
                <w:pPr>
                  <w:jc w:val="center"/>
                </w:pPr>
              </w:pPrChange>
            </w:pPr>
          </w:p>
          <w:p w14:paraId="12660803" w14:textId="081D5275" w:rsidR="00DE5670" w:rsidDel="00F1263F" w:rsidRDefault="00DE5670" w:rsidP="00F1263F">
            <w:pPr>
              <w:pStyle w:val="ParagraphNumbering"/>
              <w:ind w:left="0" w:firstLine="0"/>
              <w:rPr>
                <w:del w:id="1185" w:author="Huang, Chengyu" w:date="2019-05-28T12:43:00Z"/>
                <w:rFonts w:cs="Segoe UI"/>
                <w:b/>
                <w:noProof/>
                <w:color w:val="4B82AD"/>
                <w:szCs w:val="21"/>
              </w:rPr>
              <w:pPrChange w:id="1186" w:author="Huang, Chengyu" w:date="2019-05-28T12:43:00Z">
                <w:pPr>
                  <w:jc w:val="center"/>
                </w:pPr>
              </w:pPrChange>
            </w:pPr>
          </w:p>
          <w:p w14:paraId="29B861E9" w14:textId="67F10DD8" w:rsidR="00DE5670" w:rsidDel="00F1263F" w:rsidRDefault="00DE5670" w:rsidP="00F1263F">
            <w:pPr>
              <w:pStyle w:val="ParagraphNumbering"/>
              <w:ind w:left="0" w:firstLine="0"/>
              <w:rPr>
                <w:del w:id="1187" w:author="Huang, Chengyu" w:date="2019-05-28T12:43:00Z"/>
                <w:rFonts w:cs="Segoe UI"/>
                <w:b/>
                <w:noProof/>
                <w:color w:val="4B82AD"/>
                <w:szCs w:val="21"/>
              </w:rPr>
              <w:pPrChange w:id="1188" w:author="Huang, Chengyu" w:date="2019-05-28T12:43:00Z">
                <w:pPr>
                  <w:jc w:val="center"/>
                </w:pPr>
              </w:pPrChange>
            </w:pPr>
          </w:p>
          <w:p w14:paraId="6CFF0E83" w14:textId="25AD1247" w:rsidR="00DE5670" w:rsidDel="00F1263F" w:rsidRDefault="00DE5670" w:rsidP="00F1263F">
            <w:pPr>
              <w:pStyle w:val="ParagraphNumbering"/>
              <w:ind w:left="0" w:firstLine="0"/>
              <w:rPr>
                <w:del w:id="1189" w:author="Huang, Chengyu" w:date="2019-05-28T12:43:00Z"/>
                <w:rFonts w:cs="Segoe UI"/>
                <w:b/>
                <w:noProof/>
                <w:color w:val="4B82AD"/>
                <w:szCs w:val="21"/>
              </w:rPr>
              <w:pPrChange w:id="1190" w:author="Huang, Chengyu" w:date="2019-05-28T12:43:00Z">
                <w:pPr>
                  <w:jc w:val="center"/>
                </w:pPr>
              </w:pPrChange>
            </w:pPr>
          </w:p>
          <w:p w14:paraId="35E27E0D" w14:textId="7BA2FC77" w:rsidR="00DE5670" w:rsidDel="00F1263F" w:rsidRDefault="00DE5670" w:rsidP="00F1263F">
            <w:pPr>
              <w:pStyle w:val="ParagraphNumbering"/>
              <w:ind w:left="0" w:firstLine="0"/>
              <w:rPr>
                <w:del w:id="1191" w:author="Huang, Chengyu" w:date="2019-05-28T12:43:00Z"/>
                <w:rFonts w:cs="Segoe UI"/>
                <w:b/>
                <w:noProof/>
                <w:color w:val="4B82AD"/>
                <w:szCs w:val="21"/>
              </w:rPr>
              <w:pPrChange w:id="1192" w:author="Huang, Chengyu" w:date="2019-05-28T12:43:00Z">
                <w:pPr>
                  <w:jc w:val="center"/>
                </w:pPr>
              </w:pPrChange>
            </w:pPr>
          </w:p>
          <w:p w14:paraId="66E1D194" w14:textId="36BC56CB" w:rsidR="00DE5670" w:rsidDel="00F1263F" w:rsidRDefault="00DE5670" w:rsidP="00F1263F">
            <w:pPr>
              <w:pStyle w:val="ParagraphNumbering"/>
              <w:ind w:left="0" w:firstLine="0"/>
              <w:rPr>
                <w:del w:id="1193" w:author="Huang, Chengyu" w:date="2019-05-28T12:43:00Z"/>
                <w:rFonts w:cs="Segoe UI"/>
                <w:b/>
                <w:noProof/>
                <w:color w:val="4B82AD"/>
                <w:szCs w:val="21"/>
              </w:rPr>
              <w:pPrChange w:id="1194" w:author="Huang, Chengyu" w:date="2019-05-28T12:43:00Z">
                <w:pPr>
                  <w:jc w:val="center"/>
                </w:pPr>
              </w:pPrChange>
            </w:pPr>
          </w:p>
          <w:p w14:paraId="23EFF19B" w14:textId="725A836F" w:rsidR="00DE5670" w:rsidDel="00F1263F" w:rsidRDefault="00DE5670" w:rsidP="00F1263F">
            <w:pPr>
              <w:pStyle w:val="ParagraphNumbering"/>
              <w:ind w:left="0" w:firstLine="0"/>
              <w:rPr>
                <w:del w:id="1195" w:author="Huang, Chengyu" w:date="2019-05-28T12:43:00Z"/>
                <w:rFonts w:cs="Segoe UI"/>
                <w:b/>
                <w:noProof/>
                <w:color w:val="4B82AD"/>
                <w:szCs w:val="21"/>
              </w:rPr>
              <w:pPrChange w:id="1196" w:author="Huang, Chengyu" w:date="2019-05-28T12:43:00Z">
                <w:pPr>
                  <w:jc w:val="center"/>
                </w:pPr>
              </w:pPrChange>
            </w:pPr>
          </w:p>
          <w:p w14:paraId="6BB6AC51" w14:textId="1571236D" w:rsidR="00DE5670" w:rsidDel="00F1263F" w:rsidRDefault="00DE5670" w:rsidP="00F1263F">
            <w:pPr>
              <w:pStyle w:val="ParagraphNumbering"/>
              <w:ind w:left="0" w:firstLine="0"/>
              <w:rPr>
                <w:del w:id="1197" w:author="Huang, Chengyu" w:date="2019-05-28T12:43:00Z"/>
                <w:rFonts w:cs="Segoe UI"/>
                <w:b/>
                <w:noProof/>
                <w:color w:val="4B82AD"/>
                <w:szCs w:val="21"/>
              </w:rPr>
              <w:pPrChange w:id="1198" w:author="Huang, Chengyu" w:date="2019-05-28T12:43:00Z">
                <w:pPr>
                  <w:jc w:val="center"/>
                </w:pPr>
              </w:pPrChange>
            </w:pPr>
          </w:p>
          <w:p w14:paraId="00DAD6BA" w14:textId="3068C7DE" w:rsidR="00DE5670" w:rsidDel="00F1263F" w:rsidRDefault="00DE5670" w:rsidP="00F1263F">
            <w:pPr>
              <w:pStyle w:val="ParagraphNumbering"/>
              <w:ind w:left="0" w:firstLine="0"/>
              <w:rPr>
                <w:del w:id="1199" w:author="Huang, Chengyu" w:date="2019-05-28T12:43:00Z"/>
                <w:rFonts w:cs="Segoe UI"/>
                <w:b/>
                <w:noProof/>
                <w:color w:val="4B82AD"/>
                <w:szCs w:val="21"/>
              </w:rPr>
              <w:pPrChange w:id="1200" w:author="Huang, Chengyu" w:date="2019-05-28T12:43:00Z">
                <w:pPr>
                  <w:jc w:val="center"/>
                </w:pPr>
              </w:pPrChange>
            </w:pPr>
          </w:p>
          <w:p w14:paraId="64EA9AD1" w14:textId="3EC85D20" w:rsidR="00DE5670" w:rsidDel="00F1263F" w:rsidRDefault="00DE5670" w:rsidP="00F1263F">
            <w:pPr>
              <w:pStyle w:val="ParagraphNumbering"/>
              <w:ind w:left="0" w:firstLine="0"/>
              <w:rPr>
                <w:del w:id="1201" w:author="Huang, Chengyu" w:date="2019-05-28T12:43:00Z"/>
                <w:rFonts w:cs="Segoe UI"/>
                <w:b/>
                <w:noProof/>
                <w:color w:val="4B82AD"/>
                <w:szCs w:val="21"/>
              </w:rPr>
              <w:pPrChange w:id="1202" w:author="Huang, Chengyu" w:date="2019-05-28T12:43:00Z">
                <w:pPr>
                  <w:jc w:val="center"/>
                </w:pPr>
              </w:pPrChange>
            </w:pPr>
          </w:p>
          <w:p w14:paraId="0C9C26C7" w14:textId="2FAA7416" w:rsidR="00423E8F" w:rsidDel="00F1263F" w:rsidRDefault="00DE5670" w:rsidP="00F1263F">
            <w:pPr>
              <w:pStyle w:val="ParagraphNumbering"/>
              <w:ind w:left="0" w:firstLine="0"/>
              <w:rPr>
                <w:del w:id="1203" w:author="Huang, Chengyu" w:date="2019-05-28T12:43:00Z"/>
                <w:rFonts w:cs="Segoe UI"/>
                <w:b/>
                <w:noProof/>
                <w:color w:val="4B82AD"/>
                <w:szCs w:val="21"/>
              </w:rPr>
              <w:pPrChange w:id="1204" w:author="Huang, Chengyu" w:date="2019-05-28T12:43:00Z">
                <w:pPr>
                  <w:jc w:val="center"/>
                </w:pPr>
              </w:pPrChange>
            </w:pPr>
            <w:del w:id="1205" w:author="Huang, Chengyu" w:date="2019-05-28T12:43:00Z">
              <w:r w:rsidRPr="00DE5670" w:rsidDel="00F1263F">
                <w:rPr>
                  <w:rFonts w:cs="Segoe UI"/>
                  <w:b/>
                  <w:noProof/>
                  <w:color w:val="4B82AD"/>
                  <w:szCs w:val="21"/>
                </w:rPr>
                <w:drawing>
                  <wp:inline distT="0" distB="0" distL="0" distR="0" wp14:anchorId="72BA3FFE" wp14:editId="05C01361">
                    <wp:extent cx="5295900" cy="68419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1215"/>
                            <a:stretch/>
                          </pic:blipFill>
                          <pic:spPr bwMode="auto">
                            <a:xfrm>
                              <a:off x="0" y="0"/>
                              <a:ext cx="5295900" cy="68419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A98666" w14:textId="24B0F12F" w:rsidR="00ED2DF1" w:rsidRPr="00FE4C22" w:rsidDel="00F1263F" w:rsidRDefault="00DE5670" w:rsidP="00F1263F">
            <w:pPr>
              <w:pStyle w:val="ParagraphNumbering"/>
              <w:ind w:left="0" w:firstLine="0"/>
              <w:rPr>
                <w:del w:id="1206" w:author="Huang, Chengyu" w:date="2019-05-28T12:43:00Z"/>
                <w:rFonts w:cs="Segoe UI"/>
                <w:b/>
                <w:noProof/>
                <w:color w:val="4B82AD"/>
                <w:szCs w:val="21"/>
              </w:rPr>
              <w:pPrChange w:id="1207" w:author="Huang, Chengyu" w:date="2019-05-28T12:43:00Z">
                <w:pPr>
                  <w:jc w:val="center"/>
                </w:pPr>
              </w:pPrChange>
            </w:pPr>
            <w:del w:id="1208" w:author="Huang, Chengyu" w:date="2019-05-28T12:43:00Z">
              <w:r w:rsidRPr="00ED2DF1" w:rsidDel="00F1263F">
                <w:rPr>
                  <w:rFonts w:cs="Segoe UI"/>
                  <w:color w:val="000000" w:themeColor="text1"/>
                  <w:sz w:val="18"/>
                  <w:szCs w:val="18"/>
                </w:rPr>
                <w:delText>Source: Statistics Canada, Bank of Canada and IMF staff estimates.</w:delText>
              </w:r>
            </w:del>
          </w:p>
        </w:tc>
      </w:tr>
      <w:tr w:rsidR="00ED2DF1" w:rsidRPr="0075274C" w:rsidDel="00F1263F" w14:paraId="5FF8FDDC" w14:textId="7356DA6B" w:rsidTr="00C67657">
        <w:trPr>
          <w:trHeight w:val="65"/>
          <w:jc w:val="center"/>
          <w:del w:id="1209" w:author="Huang, Chengyu" w:date="2019-05-28T12:43:00Z"/>
        </w:trPr>
        <w:tc>
          <w:tcPr>
            <w:tcW w:w="9143" w:type="dxa"/>
            <w:shd w:val="clear" w:color="auto" w:fill="auto"/>
            <w:vAlign w:val="center"/>
          </w:tcPr>
          <w:p w14:paraId="640CF3FC" w14:textId="228F6D0A" w:rsidR="00D6073D" w:rsidRPr="007D6648" w:rsidDel="00F1263F" w:rsidRDefault="00D6073D" w:rsidP="00F1263F">
            <w:pPr>
              <w:pStyle w:val="ParagraphNumbering"/>
              <w:ind w:left="0" w:firstLine="0"/>
              <w:rPr>
                <w:del w:id="1210" w:author="Huang, Chengyu" w:date="2019-05-28T12:43:00Z"/>
                <w:rFonts w:cs="Segoe UI"/>
                <w:color w:val="000000" w:themeColor="text1"/>
                <w:sz w:val="18"/>
                <w:szCs w:val="18"/>
              </w:rPr>
              <w:pPrChange w:id="1211" w:author="Huang, Chengyu" w:date="2019-05-28T12:43:00Z">
                <w:pPr>
                  <w:spacing w:line="20" w:lineRule="exact"/>
                </w:pPr>
              </w:pPrChange>
            </w:pPr>
          </w:p>
        </w:tc>
      </w:tr>
    </w:tbl>
    <w:p w14:paraId="2685F480" w14:textId="66062724" w:rsidR="00C67657" w:rsidDel="00F1263F" w:rsidRDefault="00C67657" w:rsidP="00F1263F">
      <w:pPr>
        <w:pStyle w:val="ParagraphNumbering"/>
        <w:ind w:left="0" w:firstLine="0"/>
        <w:rPr>
          <w:del w:id="1212" w:author="Huang, Chengyu" w:date="2019-05-28T12:43:00Z"/>
        </w:rPr>
        <w:pPrChange w:id="1213" w:author="Huang, Chengyu" w:date="2019-05-28T12:43:00Z">
          <w:pPr/>
        </w:pPrChange>
      </w:pPr>
    </w:p>
    <w:tbl>
      <w:tblPr>
        <w:tblStyle w:val="TableGrid"/>
        <w:tblW w:w="9143"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143"/>
      </w:tblGrid>
      <w:tr w:rsidR="0034240D" w:rsidRPr="0075274C" w:rsidDel="00F1263F" w14:paraId="009C1394" w14:textId="0B96CE54" w:rsidTr="00A1000A">
        <w:trPr>
          <w:trHeight w:val="278"/>
          <w:jc w:val="center"/>
          <w:del w:id="1214" w:author="Huang, Chengyu" w:date="2019-05-28T12:43:00Z"/>
        </w:trPr>
        <w:tc>
          <w:tcPr>
            <w:tcW w:w="9143" w:type="dxa"/>
            <w:shd w:val="clear" w:color="auto" w:fill="auto"/>
            <w:vAlign w:val="center"/>
          </w:tcPr>
          <w:p w14:paraId="78556F4F" w14:textId="3568ABE2" w:rsidR="0034240D" w:rsidRPr="00FE4C22" w:rsidDel="00F1263F" w:rsidRDefault="00C01276" w:rsidP="00F1263F">
            <w:pPr>
              <w:pStyle w:val="ParagraphNumbering"/>
              <w:ind w:left="0" w:firstLine="0"/>
              <w:rPr>
                <w:del w:id="1215" w:author="Huang, Chengyu" w:date="2019-05-28T12:43:00Z"/>
                <w:rFonts w:cs="Segoe UI"/>
                <w:b/>
                <w:color w:val="4B82AD"/>
                <w:szCs w:val="21"/>
              </w:rPr>
              <w:pPrChange w:id="1216" w:author="Huang, Chengyu" w:date="2019-05-28T12:43:00Z">
                <w:pPr>
                  <w:jc w:val="center"/>
                </w:pPr>
              </w:pPrChange>
            </w:pPr>
            <w:del w:id="1217"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218" w:name="_Toc516147911"/>
              <w:bookmarkStart w:id="1219" w:name="_Toc516218329"/>
              <w:r w:rsidRPr="00C01276" w:rsidDel="00F1263F">
                <w:rPr>
                  <w:rFonts w:cs="Segoe UI"/>
                  <w:color w:val="4B82AD"/>
                  <w:szCs w:val="21"/>
                </w:rPr>
                <w:delInstrText>4. Monetary Conditions Have Tightened</w:delInstrText>
              </w:r>
              <w:bookmarkEnd w:id="1218"/>
              <w:bookmarkEnd w:id="1219"/>
              <w:r w:rsidDel="00F1263F">
                <w:rPr>
                  <w:rFonts w:cs="Segoe UI"/>
                  <w:b/>
                  <w:color w:val="4B82AD"/>
                  <w:szCs w:val="21"/>
                </w:rPr>
                <w:cr/>
                <w:delInstrText xml:space="preserve">"\f C </w:delInstrText>
              </w:r>
              <w:r w:rsidDel="00F1263F">
                <w:rPr>
                  <w:rFonts w:cs="Segoe UI"/>
                  <w:b/>
                  <w:color w:val="4B82AD"/>
                  <w:szCs w:val="21"/>
                </w:rPr>
                <w:fldChar w:fldCharType="end"/>
              </w:r>
              <w:r w:rsidR="0034240D" w:rsidDel="00F1263F">
                <w:rPr>
                  <w:rFonts w:cs="Segoe UI"/>
                  <w:b/>
                  <w:color w:val="4B82AD"/>
                  <w:szCs w:val="21"/>
                </w:rPr>
                <w:delText xml:space="preserve">Figure </w:delText>
              </w:r>
              <w:r w:rsidR="00ED2DF1" w:rsidDel="00F1263F">
                <w:rPr>
                  <w:rFonts w:cs="Segoe UI"/>
                  <w:b/>
                  <w:color w:val="4B82AD"/>
                  <w:szCs w:val="21"/>
                </w:rPr>
                <w:delText>4</w:delText>
              </w:r>
              <w:r w:rsidR="0034240D" w:rsidDel="00F1263F">
                <w:rPr>
                  <w:rFonts w:cs="Segoe UI"/>
                  <w:b/>
                  <w:color w:val="4B82AD"/>
                  <w:szCs w:val="21"/>
                </w:rPr>
                <w:delText xml:space="preserve">. </w:delText>
              </w:r>
              <w:r w:rsidR="0034240D" w:rsidRPr="0034240D" w:rsidDel="00F1263F">
                <w:rPr>
                  <w:rFonts w:cs="Segoe UI"/>
                  <w:b/>
                  <w:bCs/>
                  <w:color w:val="4B82AD"/>
                  <w:szCs w:val="21"/>
                </w:rPr>
                <w:delText>Monetary Conditions Have Tightened</w:delText>
              </w:r>
            </w:del>
          </w:p>
        </w:tc>
      </w:tr>
      <w:tr w:rsidR="00844E35" w:rsidRPr="0075274C" w:rsidDel="00F1263F" w14:paraId="03C59AB4" w14:textId="637842E7" w:rsidTr="00A1000A">
        <w:trPr>
          <w:trHeight w:val="435"/>
          <w:jc w:val="center"/>
          <w:del w:id="1220" w:author="Huang, Chengyu" w:date="2019-05-28T12:43:00Z"/>
        </w:trPr>
        <w:tc>
          <w:tcPr>
            <w:tcW w:w="9143" w:type="dxa"/>
            <w:shd w:val="clear" w:color="auto" w:fill="auto"/>
            <w:vAlign w:val="center"/>
          </w:tcPr>
          <w:p w14:paraId="2EA9A15A" w14:textId="33761C19" w:rsidR="00D6073D" w:rsidDel="00F1263F" w:rsidRDefault="00D6073D" w:rsidP="00F1263F">
            <w:pPr>
              <w:pStyle w:val="ParagraphNumbering"/>
              <w:ind w:left="0" w:firstLine="0"/>
              <w:rPr>
                <w:del w:id="1221" w:author="Huang, Chengyu" w:date="2019-05-28T12:43:00Z"/>
                <w:rFonts w:cs="Segoe UI"/>
                <w:noProof/>
                <w:color w:val="000000" w:themeColor="text1"/>
                <w:szCs w:val="21"/>
              </w:rPr>
              <w:pPrChange w:id="1222" w:author="Huang, Chengyu" w:date="2019-05-28T12:43:00Z">
                <w:pPr>
                  <w:jc w:val="center"/>
                </w:pPr>
              </w:pPrChange>
            </w:pPr>
          </w:p>
          <w:p w14:paraId="2F72F9AC" w14:textId="5520ABAB" w:rsidR="00D6073D" w:rsidDel="00F1263F" w:rsidRDefault="00D6073D" w:rsidP="00F1263F">
            <w:pPr>
              <w:pStyle w:val="ParagraphNumbering"/>
              <w:ind w:left="0" w:firstLine="0"/>
              <w:rPr>
                <w:del w:id="1223" w:author="Huang, Chengyu" w:date="2019-05-28T12:43:00Z"/>
                <w:rFonts w:cs="Segoe UI"/>
                <w:noProof/>
                <w:color w:val="000000" w:themeColor="text1"/>
                <w:szCs w:val="21"/>
              </w:rPr>
              <w:pPrChange w:id="1224" w:author="Huang, Chengyu" w:date="2019-05-28T12:43:00Z">
                <w:pPr>
                  <w:jc w:val="center"/>
                </w:pPr>
              </w:pPrChange>
            </w:pPr>
          </w:p>
          <w:p w14:paraId="4EC458F6" w14:textId="6166AEFD" w:rsidR="00D6073D" w:rsidDel="00F1263F" w:rsidRDefault="00D6073D" w:rsidP="00F1263F">
            <w:pPr>
              <w:pStyle w:val="ParagraphNumbering"/>
              <w:ind w:left="0" w:firstLine="0"/>
              <w:rPr>
                <w:del w:id="1225" w:author="Huang, Chengyu" w:date="2019-05-28T12:43:00Z"/>
                <w:rFonts w:cs="Segoe UI"/>
                <w:noProof/>
                <w:color w:val="000000" w:themeColor="text1"/>
                <w:szCs w:val="21"/>
              </w:rPr>
              <w:pPrChange w:id="1226" w:author="Huang, Chengyu" w:date="2019-05-28T12:43:00Z">
                <w:pPr>
                  <w:jc w:val="center"/>
                </w:pPr>
              </w:pPrChange>
            </w:pPr>
          </w:p>
          <w:p w14:paraId="7995456F" w14:textId="3B540105" w:rsidR="00D6073D" w:rsidDel="00F1263F" w:rsidRDefault="00D6073D" w:rsidP="00F1263F">
            <w:pPr>
              <w:pStyle w:val="ParagraphNumbering"/>
              <w:ind w:left="0" w:firstLine="0"/>
              <w:rPr>
                <w:del w:id="1227" w:author="Huang, Chengyu" w:date="2019-05-28T12:43:00Z"/>
                <w:rFonts w:cs="Segoe UI"/>
                <w:noProof/>
                <w:color w:val="000000" w:themeColor="text1"/>
                <w:szCs w:val="21"/>
              </w:rPr>
              <w:pPrChange w:id="1228" w:author="Huang, Chengyu" w:date="2019-05-28T12:43:00Z">
                <w:pPr>
                  <w:jc w:val="center"/>
                </w:pPr>
              </w:pPrChange>
            </w:pPr>
          </w:p>
          <w:p w14:paraId="63F09EA5" w14:textId="20B7DFE1" w:rsidR="00D6073D" w:rsidDel="00F1263F" w:rsidRDefault="00D6073D" w:rsidP="00F1263F">
            <w:pPr>
              <w:pStyle w:val="ParagraphNumbering"/>
              <w:ind w:left="0" w:firstLine="0"/>
              <w:rPr>
                <w:del w:id="1229" w:author="Huang, Chengyu" w:date="2019-05-28T12:43:00Z"/>
                <w:rFonts w:cs="Segoe UI"/>
                <w:noProof/>
                <w:color w:val="000000" w:themeColor="text1"/>
                <w:szCs w:val="21"/>
              </w:rPr>
              <w:pPrChange w:id="1230" w:author="Huang, Chengyu" w:date="2019-05-28T12:43:00Z">
                <w:pPr>
                  <w:jc w:val="center"/>
                </w:pPr>
              </w:pPrChange>
            </w:pPr>
          </w:p>
          <w:p w14:paraId="6FF15F1D" w14:textId="49148405" w:rsidR="00D6073D" w:rsidDel="00F1263F" w:rsidRDefault="00D6073D" w:rsidP="00F1263F">
            <w:pPr>
              <w:pStyle w:val="ParagraphNumbering"/>
              <w:ind w:left="0" w:firstLine="0"/>
              <w:rPr>
                <w:del w:id="1231" w:author="Huang, Chengyu" w:date="2019-05-28T12:43:00Z"/>
                <w:rFonts w:cs="Segoe UI"/>
                <w:noProof/>
                <w:color w:val="000000" w:themeColor="text1"/>
                <w:szCs w:val="21"/>
              </w:rPr>
              <w:pPrChange w:id="1232" w:author="Huang, Chengyu" w:date="2019-05-28T12:43:00Z">
                <w:pPr>
                  <w:jc w:val="center"/>
                </w:pPr>
              </w:pPrChange>
            </w:pPr>
          </w:p>
          <w:p w14:paraId="0C63A8B9" w14:textId="33198005" w:rsidR="00D6073D" w:rsidDel="00F1263F" w:rsidRDefault="00D6073D" w:rsidP="00F1263F">
            <w:pPr>
              <w:pStyle w:val="ParagraphNumbering"/>
              <w:ind w:left="0" w:firstLine="0"/>
              <w:rPr>
                <w:del w:id="1233" w:author="Huang, Chengyu" w:date="2019-05-28T12:43:00Z"/>
                <w:rFonts w:cs="Segoe UI"/>
                <w:noProof/>
                <w:color w:val="000000" w:themeColor="text1"/>
                <w:szCs w:val="21"/>
              </w:rPr>
              <w:pPrChange w:id="1234" w:author="Huang, Chengyu" w:date="2019-05-28T12:43:00Z">
                <w:pPr>
                  <w:jc w:val="center"/>
                </w:pPr>
              </w:pPrChange>
            </w:pPr>
          </w:p>
          <w:p w14:paraId="04503F2B" w14:textId="74510F3D" w:rsidR="00D6073D" w:rsidDel="00F1263F" w:rsidRDefault="00D6073D" w:rsidP="00F1263F">
            <w:pPr>
              <w:pStyle w:val="ParagraphNumbering"/>
              <w:ind w:left="0" w:firstLine="0"/>
              <w:rPr>
                <w:del w:id="1235" w:author="Huang, Chengyu" w:date="2019-05-28T12:43:00Z"/>
                <w:rFonts w:cs="Segoe UI"/>
                <w:noProof/>
                <w:color w:val="000000" w:themeColor="text1"/>
                <w:szCs w:val="21"/>
              </w:rPr>
              <w:pPrChange w:id="1236" w:author="Huang, Chengyu" w:date="2019-05-28T12:43:00Z">
                <w:pPr>
                  <w:jc w:val="center"/>
                </w:pPr>
              </w:pPrChange>
            </w:pPr>
          </w:p>
          <w:p w14:paraId="04B40AAC" w14:textId="64C285AD" w:rsidR="00D6073D" w:rsidDel="00F1263F" w:rsidRDefault="00D6073D" w:rsidP="00F1263F">
            <w:pPr>
              <w:pStyle w:val="ParagraphNumbering"/>
              <w:ind w:left="0" w:firstLine="0"/>
              <w:rPr>
                <w:del w:id="1237" w:author="Huang, Chengyu" w:date="2019-05-28T12:43:00Z"/>
                <w:rFonts w:cs="Segoe UI"/>
                <w:noProof/>
                <w:color w:val="000000" w:themeColor="text1"/>
                <w:szCs w:val="21"/>
              </w:rPr>
              <w:pPrChange w:id="1238" w:author="Huang, Chengyu" w:date="2019-05-28T12:43:00Z">
                <w:pPr>
                  <w:jc w:val="center"/>
                </w:pPr>
              </w:pPrChange>
            </w:pPr>
          </w:p>
          <w:p w14:paraId="7DC69D79" w14:textId="158F3B0E" w:rsidR="00D6073D" w:rsidDel="00F1263F" w:rsidRDefault="00D6073D" w:rsidP="00F1263F">
            <w:pPr>
              <w:pStyle w:val="ParagraphNumbering"/>
              <w:ind w:left="0" w:firstLine="0"/>
              <w:rPr>
                <w:del w:id="1239" w:author="Huang, Chengyu" w:date="2019-05-28T12:43:00Z"/>
                <w:rFonts w:cs="Segoe UI"/>
                <w:noProof/>
                <w:color w:val="000000" w:themeColor="text1"/>
                <w:szCs w:val="21"/>
              </w:rPr>
              <w:pPrChange w:id="1240" w:author="Huang, Chengyu" w:date="2019-05-28T12:43:00Z">
                <w:pPr>
                  <w:jc w:val="center"/>
                </w:pPr>
              </w:pPrChange>
            </w:pPr>
          </w:p>
          <w:p w14:paraId="628AF9A8" w14:textId="32D94F92" w:rsidR="00D6073D" w:rsidDel="00F1263F" w:rsidRDefault="00D6073D" w:rsidP="00F1263F">
            <w:pPr>
              <w:pStyle w:val="ParagraphNumbering"/>
              <w:ind w:left="0" w:firstLine="0"/>
              <w:rPr>
                <w:del w:id="1241" w:author="Huang, Chengyu" w:date="2019-05-28T12:43:00Z"/>
                <w:rFonts w:cs="Segoe UI"/>
                <w:noProof/>
                <w:color w:val="000000" w:themeColor="text1"/>
                <w:szCs w:val="21"/>
              </w:rPr>
              <w:pPrChange w:id="1242" w:author="Huang, Chengyu" w:date="2019-05-28T12:43:00Z">
                <w:pPr>
                  <w:jc w:val="center"/>
                </w:pPr>
              </w:pPrChange>
            </w:pPr>
          </w:p>
          <w:p w14:paraId="3FF39BFE" w14:textId="55CE5274" w:rsidR="00D6073D" w:rsidDel="00F1263F" w:rsidRDefault="00D6073D" w:rsidP="00F1263F">
            <w:pPr>
              <w:pStyle w:val="ParagraphNumbering"/>
              <w:ind w:left="0" w:firstLine="0"/>
              <w:rPr>
                <w:del w:id="1243" w:author="Huang, Chengyu" w:date="2019-05-28T12:43:00Z"/>
                <w:rFonts w:cs="Segoe UI"/>
                <w:noProof/>
                <w:color w:val="000000" w:themeColor="text1"/>
                <w:szCs w:val="21"/>
              </w:rPr>
              <w:pPrChange w:id="1244" w:author="Huang, Chengyu" w:date="2019-05-28T12:43:00Z">
                <w:pPr>
                  <w:jc w:val="center"/>
                </w:pPr>
              </w:pPrChange>
            </w:pPr>
          </w:p>
          <w:p w14:paraId="58235990" w14:textId="673E11BE" w:rsidR="00D6073D" w:rsidDel="00F1263F" w:rsidRDefault="00D6073D" w:rsidP="00F1263F">
            <w:pPr>
              <w:pStyle w:val="ParagraphNumbering"/>
              <w:ind w:left="0" w:firstLine="0"/>
              <w:rPr>
                <w:del w:id="1245" w:author="Huang, Chengyu" w:date="2019-05-28T12:43:00Z"/>
                <w:rFonts w:cs="Segoe UI"/>
                <w:noProof/>
                <w:color w:val="000000" w:themeColor="text1"/>
                <w:szCs w:val="21"/>
              </w:rPr>
              <w:pPrChange w:id="1246" w:author="Huang, Chengyu" w:date="2019-05-28T12:43:00Z">
                <w:pPr>
                  <w:jc w:val="center"/>
                </w:pPr>
              </w:pPrChange>
            </w:pPr>
          </w:p>
          <w:p w14:paraId="303CC329" w14:textId="533B8B8D" w:rsidR="00D6073D" w:rsidDel="00F1263F" w:rsidRDefault="00D6073D" w:rsidP="00F1263F">
            <w:pPr>
              <w:pStyle w:val="ParagraphNumbering"/>
              <w:ind w:left="0" w:firstLine="0"/>
              <w:rPr>
                <w:del w:id="1247" w:author="Huang, Chengyu" w:date="2019-05-28T12:43:00Z"/>
                <w:rFonts w:cs="Segoe UI"/>
                <w:noProof/>
                <w:color w:val="000000" w:themeColor="text1"/>
                <w:szCs w:val="21"/>
              </w:rPr>
              <w:pPrChange w:id="1248" w:author="Huang, Chengyu" w:date="2019-05-28T12:43:00Z">
                <w:pPr>
                  <w:jc w:val="center"/>
                </w:pPr>
              </w:pPrChange>
            </w:pPr>
          </w:p>
          <w:p w14:paraId="7776B674" w14:textId="2E657EC9" w:rsidR="00D6073D" w:rsidDel="00F1263F" w:rsidRDefault="00D6073D" w:rsidP="00F1263F">
            <w:pPr>
              <w:pStyle w:val="ParagraphNumbering"/>
              <w:ind w:left="0" w:firstLine="0"/>
              <w:rPr>
                <w:del w:id="1249" w:author="Huang, Chengyu" w:date="2019-05-28T12:43:00Z"/>
                <w:rFonts w:cs="Segoe UI"/>
                <w:noProof/>
                <w:color w:val="000000" w:themeColor="text1"/>
                <w:szCs w:val="21"/>
              </w:rPr>
              <w:pPrChange w:id="1250" w:author="Huang, Chengyu" w:date="2019-05-28T12:43:00Z">
                <w:pPr>
                  <w:jc w:val="center"/>
                </w:pPr>
              </w:pPrChange>
            </w:pPr>
          </w:p>
          <w:p w14:paraId="1FA49E68" w14:textId="06BDA157" w:rsidR="00D6073D" w:rsidDel="00F1263F" w:rsidRDefault="00D6073D" w:rsidP="00F1263F">
            <w:pPr>
              <w:pStyle w:val="ParagraphNumbering"/>
              <w:ind w:left="0" w:firstLine="0"/>
              <w:rPr>
                <w:del w:id="1251" w:author="Huang, Chengyu" w:date="2019-05-28T12:43:00Z"/>
                <w:rFonts w:cs="Segoe UI"/>
                <w:noProof/>
                <w:color w:val="000000" w:themeColor="text1"/>
                <w:szCs w:val="21"/>
              </w:rPr>
              <w:pPrChange w:id="1252" w:author="Huang, Chengyu" w:date="2019-05-28T12:43:00Z">
                <w:pPr>
                  <w:jc w:val="center"/>
                </w:pPr>
              </w:pPrChange>
            </w:pPr>
          </w:p>
          <w:p w14:paraId="010BB5EB" w14:textId="33E3428D" w:rsidR="00D6073D" w:rsidDel="00F1263F" w:rsidRDefault="00D6073D" w:rsidP="00F1263F">
            <w:pPr>
              <w:pStyle w:val="ParagraphNumbering"/>
              <w:ind w:left="0" w:firstLine="0"/>
              <w:rPr>
                <w:del w:id="1253" w:author="Huang, Chengyu" w:date="2019-05-28T12:43:00Z"/>
                <w:rFonts w:cs="Segoe UI"/>
                <w:noProof/>
                <w:color w:val="000000" w:themeColor="text1"/>
                <w:szCs w:val="21"/>
              </w:rPr>
              <w:pPrChange w:id="1254" w:author="Huang, Chengyu" w:date="2019-05-28T12:43:00Z">
                <w:pPr>
                  <w:jc w:val="center"/>
                </w:pPr>
              </w:pPrChange>
            </w:pPr>
          </w:p>
          <w:p w14:paraId="03554558" w14:textId="307CDAB0" w:rsidR="00D6073D" w:rsidDel="00F1263F" w:rsidRDefault="00D6073D" w:rsidP="00F1263F">
            <w:pPr>
              <w:pStyle w:val="ParagraphNumbering"/>
              <w:ind w:left="0" w:firstLine="0"/>
              <w:rPr>
                <w:del w:id="1255" w:author="Huang, Chengyu" w:date="2019-05-28T12:43:00Z"/>
                <w:rFonts w:cs="Segoe UI"/>
                <w:noProof/>
                <w:color w:val="000000" w:themeColor="text1"/>
                <w:szCs w:val="21"/>
              </w:rPr>
              <w:pPrChange w:id="1256" w:author="Huang, Chengyu" w:date="2019-05-28T12:43:00Z">
                <w:pPr>
                  <w:jc w:val="center"/>
                </w:pPr>
              </w:pPrChange>
            </w:pPr>
          </w:p>
          <w:p w14:paraId="3DA61453" w14:textId="40DE6602" w:rsidR="00D6073D" w:rsidDel="00F1263F" w:rsidRDefault="00D6073D" w:rsidP="00F1263F">
            <w:pPr>
              <w:pStyle w:val="ParagraphNumbering"/>
              <w:ind w:left="0" w:firstLine="0"/>
              <w:rPr>
                <w:del w:id="1257" w:author="Huang, Chengyu" w:date="2019-05-28T12:43:00Z"/>
                <w:rFonts w:cs="Segoe UI"/>
                <w:noProof/>
                <w:color w:val="000000" w:themeColor="text1"/>
                <w:szCs w:val="21"/>
              </w:rPr>
              <w:pPrChange w:id="1258" w:author="Huang, Chengyu" w:date="2019-05-28T12:43:00Z">
                <w:pPr>
                  <w:jc w:val="center"/>
                </w:pPr>
              </w:pPrChange>
            </w:pPr>
          </w:p>
          <w:p w14:paraId="584D013F" w14:textId="2EFC2CED" w:rsidR="00D6073D" w:rsidDel="00F1263F" w:rsidRDefault="00D6073D" w:rsidP="00F1263F">
            <w:pPr>
              <w:pStyle w:val="ParagraphNumbering"/>
              <w:ind w:left="0" w:firstLine="0"/>
              <w:rPr>
                <w:del w:id="1259" w:author="Huang, Chengyu" w:date="2019-05-28T12:43:00Z"/>
                <w:rFonts w:cs="Segoe UI"/>
                <w:noProof/>
                <w:color w:val="000000" w:themeColor="text1"/>
                <w:szCs w:val="21"/>
              </w:rPr>
              <w:pPrChange w:id="1260" w:author="Huang, Chengyu" w:date="2019-05-28T12:43:00Z">
                <w:pPr>
                  <w:jc w:val="center"/>
                </w:pPr>
              </w:pPrChange>
            </w:pPr>
          </w:p>
          <w:p w14:paraId="217A0AB8" w14:textId="1B543D8B" w:rsidR="00D6073D" w:rsidDel="00F1263F" w:rsidRDefault="00D6073D" w:rsidP="00F1263F">
            <w:pPr>
              <w:pStyle w:val="ParagraphNumbering"/>
              <w:ind w:left="0" w:firstLine="0"/>
              <w:rPr>
                <w:del w:id="1261" w:author="Huang, Chengyu" w:date="2019-05-28T12:43:00Z"/>
                <w:rFonts w:cs="Segoe UI"/>
                <w:noProof/>
                <w:color w:val="000000" w:themeColor="text1"/>
                <w:szCs w:val="21"/>
              </w:rPr>
              <w:pPrChange w:id="1262" w:author="Huang, Chengyu" w:date="2019-05-28T12:43:00Z">
                <w:pPr>
                  <w:jc w:val="center"/>
                </w:pPr>
              </w:pPrChange>
            </w:pPr>
          </w:p>
          <w:p w14:paraId="696621E0" w14:textId="09C9AEE1" w:rsidR="00D6073D" w:rsidDel="00F1263F" w:rsidRDefault="00D6073D" w:rsidP="00F1263F">
            <w:pPr>
              <w:pStyle w:val="ParagraphNumbering"/>
              <w:ind w:left="0" w:firstLine="0"/>
              <w:rPr>
                <w:del w:id="1263" w:author="Huang, Chengyu" w:date="2019-05-28T12:43:00Z"/>
                <w:rFonts w:cs="Segoe UI"/>
                <w:noProof/>
                <w:color w:val="000000" w:themeColor="text1"/>
                <w:szCs w:val="21"/>
              </w:rPr>
              <w:pPrChange w:id="1264" w:author="Huang, Chengyu" w:date="2019-05-28T12:43:00Z">
                <w:pPr>
                  <w:jc w:val="center"/>
                </w:pPr>
              </w:pPrChange>
            </w:pPr>
          </w:p>
          <w:p w14:paraId="010FB823" w14:textId="194695C1" w:rsidR="00D6073D" w:rsidDel="00F1263F" w:rsidRDefault="00D6073D" w:rsidP="00F1263F">
            <w:pPr>
              <w:pStyle w:val="ParagraphNumbering"/>
              <w:ind w:left="0" w:firstLine="0"/>
              <w:rPr>
                <w:del w:id="1265" w:author="Huang, Chengyu" w:date="2019-05-28T12:43:00Z"/>
                <w:rFonts w:cs="Segoe UI"/>
                <w:noProof/>
                <w:color w:val="000000" w:themeColor="text1"/>
                <w:szCs w:val="21"/>
              </w:rPr>
              <w:pPrChange w:id="1266" w:author="Huang, Chengyu" w:date="2019-05-28T12:43:00Z">
                <w:pPr>
                  <w:jc w:val="center"/>
                </w:pPr>
              </w:pPrChange>
            </w:pPr>
          </w:p>
          <w:p w14:paraId="1CE0E1D5" w14:textId="43EBC070" w:rsidR="00D6073D" w:rsidDel="00F1263F" w:rsidRDefault="00D6073D" w:rsidP="00F1263F">
            <w:pPr>
              <w:pStyle w:val="ParagraphNumbering"/>
              <w:ind w:left="0" w:firstLine="0"/>
              <w:rPr>
                <w:del w:id="1267" w:author="Huang, Chengyu" w:date="2019-05-28T12:43:00Z"/>
                <w:rFonts w:cs="Segoe UI"/>
                <w:noProof/>
                <w:color w:val="000000" w:themeColor="text1"/>
                <w:szCs w:val="21"/>
              </w:rPr>
              <w:pPrChange w:id="1268" w:author="Huang, Chengyu" w:date="2019-05-28T12:43:00Z">
                <w:pPr>
                  <w:jc w:val="center"/>
                </w:pPr>
              </w:pPrChange>
            </w:pPr>
          </w:p>
          <w:p w14:paraId="6988F071" w14:textId="464272C9" w:rsidR="00D6073D" w:rsidDel="00F1263F" w:rsidRDefault="00D6073D" w:rsidP="00F1263F">
            <w:pPr>
              <w:pStyle w:val="ParagraphNumbering"/>
              <w:ind w:left="0" w:firstLine="0"/>
              <w:rPr>
                <w:del w:id="1269" w:author="Huang, Chengyu" w:date="2019-05-28T12:43:00Z"/>
                <w:rFonts w:cs="Segoe UI"/>
                <w:noProof/>
                <w:color w:val="000000" w:themeColor="text1"/>
                <w:szCs w:val="21"/>
              </w:rPr>
              <w:pPrChange w:id="1270" w:author="Huang, Chengyu" w:date="2019-05-28T12:43:00Z">
                <w:pPr>
                  <w:jc w:val="center"/>
                </w:pPr>
              </w:pPrChange>
            </w:pPr>
          </w:p>
          <w:p w14:paraId="1E9EBC19" w14:textId="7E3A6AA6" w:rsidR="00D6073D" w:rsidDel="00F1263F" w:rsidRDefault="00D6073D" w:rsidP="00F1263F">
            <w:pPr>
              <w:pStyle w:val="ParagraphNumbering"/>
              <w:ind w:left="0" w:firstLine="0"/>
              <w:rPr>
                <w:del w:id="1271" w:author="Huang, Chengyu" w:date="2019-05-28T12:43:00Z"/>
                <w:rFonts w:cs="Segoe UI"/>
                <w:noProof/>
                <w:color w:val="000000" w:themeColor="text1"/>
                <w:szCs w:val="21"/>
              </w:rPr>
              <w:pPrChange w:id="1272" w:author="Huang, Chengyu" w:date="2019-05-28T12:43:00Z">
                <w:pPr>
                  <w:jc w:val="center"/>
                </w:pPr>
              </w:pPrChange>
            </w:pPr>
          </w:p>
          <w:p w14:paraId="00801BCC" w14:textId="221A5625" w:rsidR="00D6073D" w:rsidDel="00F1263F" w:rsidRDefault="00D6073D" w:rsidP="00F1263F">
            <w:pPr>
              <w:pStyle w:val="ParagraphNumbering"/>
              <w:ind w:left="0" w:firstLine="0"/>
              <w:rPr>
                <w:del w:id="1273" w:author="Huang, Chengyu" w:date="2019-05-28T12:43:00Z"/>
                <w:rFonts w:cs="Segoe UI"/>
                <w:noProof/>
                <w:color w:val="000000" w:themeColor="text1"/>
                <w:szCs w:val="21"/>
              </w:rPr>
              <w:pPrChange w:id="1274" w:author="Huang, Chengyu" w:date="2019-05-28T12:43:00Z">
                <w:pPr>
                  <w:jc w:val="center"/>
                </w:pPr>
              </w:pPrChange>
            </w:pPr>
          </w:p>
          <w:p w14:paraId="2F837E30" w14:textId="67679C63" w:rsidR="00D6073D" w:rsidDel="00F1263F" w:rsidRDefault="00D6073D" w:rsidP="00F1263F">
            <w:pPr>
              <w:pStyle w:val="ParagraphNumbering"/>
              <w:ind w:left="0" w:firstLine="0"/>
              <w:rPr>
                <w:del w:id="1275" w:author="Huang, Chengyu" w:date="2019-05-28T12:43:00Z"/>
                <w:rFonts w:cs="Segoe UI"/>
                <w:noProof/>
                <w:color w:val="000000" w:themeColor="text1"/>
                <w:szCs w:val="21"/>
              </w:rPr>
              <w:pPrChange w:id="1276" w:author="Huang, Chengyu" w:date="2019-05-28T12:43:00Z">
                <w:pPr>
                  <w:jc w:val="center"/>
                </w:pPr>
              </w:pPrChange>
            </w:pPr>
          </w:p>
          <w:p w14:paraId="65B65975" w14:textId="0CE75EBB" w:rsidR="00D6073D" w:rsidDel="00F1263F" w:rsidRDefault="00D6073D" w:rsidP="00F1263F">
            <w:pPr>
              <w:pStyle w:val="ParagraphNumbering"/>
              <w:ind w:left="0" w:firstLine="0"/>
              <w:rPr>
                <w:del w:id="1277" w:author="Huang, Chengyu" w:date="2019-05-28T12:43:00Z"/>
                <w:rFonts w:cs="Segoe UI"/>
                <w:noProof/>
                <w:color w:val="000000" w:themeColor="text1"/>
                <w:szCs w:val="21"/>
              </w:rPr>
              <w:pPrChange w:id="1278" w:author="Huang, Chengyu" w:date="2019-05-28T12:43:00Z">
                <w:pPr>
                  <w:jc w:val="center"/>
                </w:pPr>
              </w:pPrChange>
            </w:pPr>
          </w:p>
          <w:p w14:paraId="2BCAABA2" w14:textId="2329DA77" w:rsidR="00D6073D" w:rsidDel="00F1263F" w:rsidRDefault="00D6073D" w:rsidP="00F1263F">
            <w:pPr>
              <w:pStyle w:val="ParagraphNumbering"/>
              <w:ind w:left="0" w:firstLine="0"/>
              <w:rPr>
                <w:del w:id="1279" w:author="Huang, Chengyu" w:date="2019-05-28T12:43:00Z"/>
                <w:rFonts w:cs="Segoe UI"/>
                <w:noProof/>
                <w:color w:val="000000" w:themeColor="text1"/>
                <w:szCs w:val="21"/>
              </w:rPr>
              <w:pPrChange w:id="1280" w:author="Huang, Chengyu" w:date="2019-05-28T12:43:00Z">
                <w:pPr>
                  <w:jc w:val="center"/>
                </w:pPr>
              </w:pPrChange>
            </w:pPr>
          </w:p>
          <w:p w14:paraId="257135B8" w14:textId="17AED95B" w:rsidR="00D6073D" w:rsidDel="00F1263F" w:rsidRDefault="00D6073D" w:rsidP="00F1263F">
            <w:pPr>
              <w:pStyle w:val="ParagraphNumbering"/>
              <w:ind w:left="0" w:firstLine="0"/>
              <w:rPr>
                <w:del w:id="1281" w:author="Huang, Chengyu" w:date="2019-05-28T12:43:00Z"/>
                <w:rFonts w:cs="Segoe UI"/>
                <w:noProof/>
                <w:color w:val="000000" w:themeColor="text1"/>
                <w:szCs w:val="21"/>
              </w:rPr>
              <w:pPrChange w:id="1282" w:author="Huang, Chengyu" w:date="2019-05-28T12:43:00Z">
                <w:pPr>
                  <w:jc w:val="center"/>
                </w:pPr>
              </w:pPrChange>
            </w:pPr>
          </w:p>
          <w:p w14:paraId="6EDE03CF" w14:textId="29D52E88" w:rsidR="00D6073D" w:rsidDel="00F1263F" w:rsidRDefault="00D6073D" w:rsidP="00F1263F">
            <w:pPr>
              <w:pStyle w:val="ParagraphNumbering"/>
              <w:ind w:left="0" w:firstLine="0"/>
              <w:rPr>
                <w:del w:id="1283" w:author="Huang, Chengyu" w:date="2019-05-28T12:43:00Z"/>
                <w:rFonts w:cs="Segoe UI"/>
                <w:noProof/>
                <w:color w:val="000000" w:themeColor="text1"/>
                <w:szCs w:val="21"/>
              </w:rPr>
              <w:pPrChange w:id="1284" w:author="Huang, Chengyu" w:date="2019-05-28T12:43:00Z">
                <w:pPr>
                  <w:jc w:val="center"/>
                </w:pPr>
              </w:pPrChange>
            </w:pPr>
          </w:p>
          <w:p w14:paraId="71931A11" w14:textId="7266F344" w:rsidR="00D6073D" w:rsidDel="00F1263F" w:rsidRDefault="00D6073D" w:rsidP="00F1263F">
            <w:pPr>
              <w:pStyle w:val="ParagraphNumbering"/>
              <w:ind w:left="0" w:firstLine="0"/>
              <w:rPr>
                <w:del w:id="1285" w:author="Huang, Chengyu" w:date="2019-05-28T12:43:00Z"/>
                <w:rFonts w:cs="Segoe UI"/>
                <w:noProof/>
                <w:color w:val="000000" w:themeColor="text1"/>
                <w:szCs w:val="21"/>
              </w:rPr>
              <w:pPrChange w:id="1286" w:author="Huang, Chengyu" w:date="2019-05-28T12:43:00Z">
                <w:pPr>
                  <w:jc w:val="center"/>
                </w:pPr>
              </w:pPrChange>
            </w:pPr>
          </w:p>
          <w:p w14:paraId="3B1F296A" w14:textId="728F6C10" w:rsidR="00D6073D" w:rsidDel="00F1263F" w:rsidRDefault="00D6073D" w:rsidP="00F1263F">
            <w:pPr>
              <w:pStyle w:val="ParagraphNumbering"/>
              <w:ind w:left="0" w:firstLine="0"/>
              <w:rPr>
                <w:del w:id="1287" w:author="Huang, Chengyu" w:date="2019-05-28T12:43:00Z"/>
                <w:rFonts w:cs="Segoe UI"/>
                <w:noProof/>
                <w:color w:val="000000" w:themeColor="text1"/>
                <w:szCs w:val="21"/>
              </w:rPr>
              <w:pPrChange w:id="1288" w:author="Huang, Chengyu" w:date="2019-05-28T12:43:00Z">
                <w:pPr>
                  <w:jc w:val="center"/>
                </w:pPr>
              </w:pPrChange>
            </w:pPr>
          </w:p>
          <w:p w14:paraId="3C819ECE" w14:textId="0331A577" w:rsidR="00D6073D" w:rsidDel="00F1263F" w:rsidRDefault="00D6073D" w:rsidP="00F1263F">
            <w:pPr>
              <w:pStyle w:val="ParagraphNumbering"/>
              <w:ind w:left="0" w:firstLine="0"/>
              <w:rPr>
                <w:del w:id="1289" w:author="Huang, Chengyu" w:date="2019-05-28T12:43:00Z"/>
                <w:rFonts w:cs="Segoe UI"/>
                <w:noProof/>
                <w:color w:val="000000" w:themeColor="text1"/>
                <w:szCs w:val="21"/>
              </w:rPr>
              <w:pPrChange w:id="1290" w:author="Huang, Chengyu" w:date="2019-05-28T12:43:00Z">
                <w:pPr>
                  <w:jc w:val="center"/>
                </w:pPr>
              </w:pPrChange>
            </w:pPr>
          </w:p>
          <w:p w14:paraId="6B3424E2" w14:textId="22A57F41" w:rsidR="00D6073D" w:rsidDel="00F1263F" w:rsidRDefault="00D6073D" w:rsidP="00F1263F">
            <w:pPr>
              <w:pStyle w:val="ParagraphNumbering"/>
              <w:ind w:left="0" w:firstLine="0"/>
              <w:rPr>
                <w:del w:id="1291" w:author="Huang, Chengyu" w:date="2019-05-28T12:43:00Z"/>
                <w:rFonts w:cs="Segoe UI"/>
                <w:noProof/>
                <w:color w:val="000000" w:themeColor="text1"/>
                <w:szCs w:val="21"/>
              </w:rPr>
              <w:pPrChange w:id="1292" w:author="Huang, Chengyu" w:date="2019-05-28T12:43:00Z">
                <w:pPr>
                  <w:jc w:val="center"/>
                </w:pPr>
              </w:pPrChange>
            </w:pPr>
          </w:p>
          <w:p w14:paraId="307DACD8" w14:textId="6051F947" w:rsidR="0034240D" w:rsidDel="00F1263F" w:rsidRDefault="00D6073D" w:rsidP="00F1263F">
            <w:pPr>
              <w:pStyle w:val="ParagraphNumbering"/>
              <w:ind w:left="0" w:firstLine="0"/>
              <w:rPr>
                <w:del w:id="1293" w:author="Huang, Chengyu" w:date="2019-05-28T12:43:00Z"/>
                <w:rFonts w:cs="Segoe UI"/>
                <w:noProof/>
                <w:color w:val="000000" w:themeColor="text1"/>
                <w:szCs w:val="21"/>
              </w:rPr>
              <w:pPrChange w:id="1294" w:author="Huang, Chengyu" w:date="2019-05-28T12:43:00Z">
                <w:pPr>
                  <w:jc w:val="center"/>
                </w:pPr>
              </w:pPrChange>
            </w:pPr>
            <w:del w:id="1295" w:author="Huang, Chengyu" w:date="2019-05-28T12:43:00Z">
              <w:r w:rsidRPr="00D6073D" w:rsidDel="00F1263F">
                <w:rPr>
                  <w:rFonts w:cs="Segoe UI"/>
                  <w:noProof/>
                  <w:color w:val="000000" w:themeColor="text1"/>
                  <w:szCs w:val="21"/>
                </w:rPr>
                <w:drawing>
                  <wp:inline distT="0" distB="0" distL="0" distR="0" wp14:anchorId="44644DA3" wp14:editId="5A9FE166">
                    <wp:extent cx="5857875" cy="6953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7875" cy="6953250"/>
                            </a:xfrm>
                            <a:prstGeom prst="rect">
                              <a:avLst/>
                            </a:prstGeom>
                            <a:noFill/>
                            <a:ln>
                              <a:noFill/>
                            </a:ln>
                          </pic:spPr>
                        </pic:pic>
                      </a:graphicData>
                    </a:graphic>
                  </wp:inline>
                </w:drawing>
              </w:r>
            </w:del>
          </w:p>
          <w:p w14:paraId="71C0ECA9" w14:textId="5C923555" w:rsidR="0034240D" w:rsidRPr="0034240D" w:rsidDel="00F1263F" w:rsidRDefault="0034240D" w:rsidP="00F1263F">
            <w:pPr>
              <w:pStyle w:val="ParagraphNumbering"/>
              <w:ind w:left="0" w:firstLine="0"/>
              <w:rPr>
                <w:del w:id="1296" w:author="Huang, Chengyu" w:date="2019-05-28T12:43:00Z"/>
                <w:rFonts w:cs="Segoe UI"/>
                <w:color w:val="000000" w:themeColor="text1"/>
                <w:sz w:val="18"/>
                <w:szCs w:val="18"/>
              </w:rPr>
              <w:pPrChange w:id="1297" w:author="Huang, Chengyu" w:date="2019-05-28T12:43:00Z">
                <w:pPr>
                  <w:spacing w:line="240" w:lineRule="auto"/>
                </w:pPr>
              </w:pPrChange>
            </w:pPr>
            <w:del w:id="1298" w:author="Huang, Chengyu" w:date="2019-05-28T12:43:00Z">
              <w:r w:rsidRPr="0034240D" w:rsidDel="00F1263F">
                <w:rPr>
                  <w:rFonts w:cs="Segoe UI"/>
                  <w:color w:val="000000" w:themeColor="text1"/>
                  <w:sz w:val="18"/>
                  <w:szCs w:val="18"/>
                </w:rPr>
                <w:delText>Source: Haver Analytics, Consensus Economics, Statistics Canada, Bank of Canada, Bloomberg, and IMF Staff estimates.</w:delText>
              </w:r>
            </w:del>
          </w:p>
          <w:p w14:paraId="1143FAD8" w14:textId="5DC09D79" w:rsidR="0034240D" w:rsidRPr="0034240D" w:rsidDel="00F1263F" w:rsidRDefault="0034240D" w:rsidP="00F1263F">
            <w:pPr>
              <w:pStyle w:val="ParagraphNumbering"/>
              <w:ind w:left="0" w:firstLine="0"/>
              <w:rPr>
                <w:del w:id="1299" w:author="Huang, Chengyu" w:date="2019-05-28T12:43:00Z"/>
                <w:rFonts w:cs="Segoe UI"/>
                <w:color w:val="000000" w:themeColor="text1"/>
                <w:sz w:val="18"/>
                <w:szCs w:val="18"/>
              </w:rPr>
              <w:pPrChange w:id="1300" w:author="Huang, Chengyu" w:date="2019-05-28T12:43:00Z">
                <w:pPr>
                  <w:spacing w:line="240" w:lineRule="auto"/>
                </w:pPr>
              </w:pPrChange>
            </w:pPr>
            <w:del w:id="1301" w:author="Huang, Chengyu" w:date="2019-05-28T12:43:00Z">
              <w:r w:rsidRPr="0034240D" w:rsidDel="00F1263F">
                <w:rPr>
                  <w:rFonts w:cs="Segoe UI"/>
                  <w:color w:val="000000" w:themeColor="text1"/>
                  <w:sz w:val="18"/>
                  <w:szCs w:val="18"/>
                </w:rPr>
                <w:delText xml:space="preserve">1/ Estimated rate as of </w:delText>
              </w:r>
              <w:r w:rsidR="00AF6A26" w:rsidDel="00F1263F">
                <w:rPr>
                  <w:rFonts w:cs="Segoe UI"/>
                  <w:color w:val="000000" w:themeColor="text1"/>
                  <w:sz w:val="18"/>
                  <w:szCs w:val="18"/>
                </w:rPr>
                <w:delText>May</w:delText>
              </w:r>
              <w:r w:rsidR="00AF6A26" w:rsidRPr="0034240D" w:rsidDel="00F1263F">
                <w:rPr>
                  <w:rFonts w:cs="Segoe UI"/>
                  <w:color w:val="000000" w:themeColor="text1"/>
                  <w:sz w:val="18"/>
                  <w:szCs w:val="18"/>
                </w:rPr>
                <w:delText xml:space="preserve"> </w:delText>
              </w:r>
              <w:r w:rsidRPr="0034240D" w:rsidDel="00F1263F">
                <w:rPr>
                  <w:rFonts w:cs="Segoe UI"/>
                  <w:color w:val="000000" w:themeColor="text1"/>
                  <w:sz w:val="18"/>
                  <w:szCs w:val="18"/>
                </w:rPr>
                <w:delText>2018 using Bloomberg's World Interest Rate Implied Probability (WIRP).</w:delText>
              </w:r>
            </w:del>
          </w:p>
          <w:p w14:paraId="77FAF639" w14:textId="732CA73B" w:rsidR="0034240D" w:rsidRPr="0034240D" w:rsidDel="00F1263F" w:rsidRDefault="0034240D" w:rsidP="00F1263F">
            <w:pPr>
              <w:pStyle w:val="ParagraphNumbering"/>
              <w:ind w:left="0" w:firstLine="0"/>
              <w:rPr>
                <w:del w:id="1302" w:author="Huang, Chengyu" w:date="2019-05-28T12:43:00Z"/>
                <w:rFonts w:cs="Segoe UI"/>
                <w:color w:val="000000" w:themeColor="text1"/>
                <w:sz w:val="18"/>
                <w:szCs w:val="18"/>
              </w:rPr>
              <w:pPrChange w:id="1303" w:author="Huang, Chengyu" w:date="2019-05-28T12:43:00Z">
                <w:pPr>
                  <w:spacing w:line="240" w:lineRule="auto"/>
                </w:pPr>
              </w:pPrChange>
            </w:pPr>
            <w:del w:id="1304" w:author="Huang, Chengyu" w:date="2019-05-28T12:43:00Z">
              <w:r w:rsidRPr="0034240D" w:rsidDel="00F1263F">
                <w:rPr>
                  <w:rFonts w:cs="Segoe UI"/>
                  <w:color w:val="000000" w:themeColor="text1"/>
                  <w:sz w:val="18"/>
                  <w:szCs w:val="18"/>
                </w:rPr>
                <w:delText>2/ ICE BofA Merrill Lynch Canada Corporate Effective Yields minus U.S. 5-Year Treasury Note Yields.</w:delText>
              </w:r>
            </w:del>
          </w:p>
          <w:p w14:paraId="7EA7BB33" w14:textId="3967F03E" w:rsidR="0034240D" w:rsidRPr="0075274C" w:rsidDel="00F1263F" w:rsidRDefault="0034240D" w:rsidP="00F1263F">
            <w:pPr>
              <w:pStyle w:val="ParagraphNumbering"/>
              <w:ind w:left="0" w:firstLine="0"/>
              <w:rPr>
                <w:del w:id="1305" w:author="Huang, Chengyu" w:date="2019-05-28T12:43:00Z"/>
                <w:rFonts w:cs="Segoe UI"/>
                <w:color w:val="000000" w:themeColor="text1"/>
                <w:szCs w:val="21"/>
              </w:rPr>
              <w:pPrChange w:id="1306" w:author="Huang, Chengyu" w:date="2019-05-28T12:43:00Z">
                <w:pPr/>
              </w:pPrChange>
            </w:pPr>
            <w:del w:id="1307" w:author="Huang, Chengyu" w:date="2019-05-28T12:43:00Z">
              <w:r w:rsidRPr="0034240D" w:rsidDel="00F1263F">
                <w:rPr>
                  <w:rFonts w:cs="Segoe UI"/>
                  <w:color w:val="000000" w:themeColor="text1"/>
                  <w:sz w:val="18"/>
                  <w:szCs w:val="18"/>
                </w:rPr>
                <w:delText>3/ Canada</w:delText>
              </w:r>
              <w:r w:rsidDel="00F1263F">
                <w:rPr>
                  <w:rFonts w:cs="Segoe UI"/>
                  <w:color w:val="000000" w:themeColor="text1"/>
                  <w:sz w:val="18"/>
                  <w:szCs w:val="18"/>
                </w:rPr>
                <w:delText xml:space="preserve"> Benchmark Bond 5-years Yields </w:delText>
              </w:r>
              <w:r w:rsidRPr="0034240D" w:rsidDel="00F1263F">
                <w:rPr>
                  <w:rFonts w:cs="Segoe UI"/>
                  <w:color w:val="000000" w:themeColor="text1"/>
                  <w:sz w:val="18"/>
                  <w:szCs w:val="18"/>
                </w:rPr>
                <w:delText>minus U.S. 5-Year Treasury Note Yields.</w:delText>
              </w:r>
            </w:del>
          </w:p>
        </w:tc>
      </w:tr>
    </w:tbl>
    <w:p w14:paraId="3BAED7AD" w14:textId="17AB8398" w:rsidR="00A1000A" w:rsidDel="00F1263F" w:rsidRDefault="00A1000A" w:rsidP="00F1263F">
      <w:pPr>
        <w:pStyle w:val="ParagraphNumbering"/>
        <w:ind w:left="0" w:firstLine="0"/>
        <w:rPr>
          <w:del w:id="1308" w:author="Huang, Chengyu" w:date="2019-05-28T12:43:00Z"/>
        </w:rPr>
        <w:pPrChange w:id="1309" w:author="Huang, Chengyu" w:date="2019-05-28T12:43:00Z">
          <w:pPr/>
        </w:pPrChange>
      </w:pPr>
    </w:p>
    <w:tbl>
      <w:tblPr>
        <w:tblStyle w:val="TableGrid"/>
        <w:tblW w:w="9450" w:type="dxa"/>
        <w:jc w:val="center"/>
        <w:tblBorders>
          <w:insideH w:val="none" w:sz="0" w:space="0" w:color="auto"/>
        </w:tblBorders>
        <w:tblLayout w:type="fixed"/>
        <w:tblLook w:val="04A0" w:firstRow="1" w:lastRow="0" w:firstColumn="1" w:lastColumn="0" w:noHBand="0" w:noVBand="1"/>
      </w:tblPr>
      <w:tblGrid>
        <w:gridCol w:w="9450"/>
        <w:tblGridChange w:id="1310">
          <w:tblGrid>
            <w:gridCol w:w="3"/>
            <w:gridCol w:w="9447"/>
            <w:gridCol w:w="30"/>
          </w:tblGrid>
        </w:tblGridChange>
      </w:tblGrid>
      <w:tr w:rsidR="006B01AE" w:rsidDel="00F1263F" w14:paraId="43009911" w14:textId="65B96815" w:rsidTr="00A1000A">
        <w:trPr>
          <w:jc w:val="center"/>
          <w:del w:id="1311" w:author="Huang, Chengyu" w:date="2019-05-28T12:43:00Z"/>
        </w:trPr>
        <w:tc>
          <w:tcPr>
            <w:tcW w:w="9450" w:type="dxa"/>
          </w:tcPr>
          <w:p w14:paraId="4E98C145" w14:textId="785A4390" w:rsidR="00D6073D" w:rsidDel="00F1263F" w:rsidRDefault="00C01276" w:rsidP="00F1263F">
            <w:pPr>
              <w:pStyle w:val="ParagraphNumbering"/>
              <w:ind w:left="0" w:firstLine="0"/>
              <w:rPr>
                <w:del w:id="1312" w:author="Huang, Chengyu" w:date="2019-05-28T12:43:00Z"/>
                <w:b/>
                <w:color w:val="4B82AF"/>
              </w:rPr>
              <w:pPrChange w:id="1313" w:author="Huang, Chengyu" w:date="2019-05-28T12:43:00Z">
                <w:pPr>
                  <w:spacing w:line="240" w:lineRule="auto"/>
                  <w:jc w:val="center"/>
                </w:pPr>
              </w:pPrChange>
            </w:pPr>
            <w:del w:id="1314" w:author="Huang, Chengyu" w:date="2019-05-28T12:43:00Z">
              <w:r w:rsidDel="00F1263F">
                <w:rPr>
                  <w:b/>
                  <w:color w:val="4B82AF"/>
                </w:rPr>
                <w:fldChar w:fldCharType="begin"/>
              </w:r>
              <w:r w:rsidDel="00F1263F">
                <w:rPr>
                  <w:b/>
                  <w:color w:val="4B82AF"/>
                </w:rPr>
                <w:delInstrText xml:space="preserve"> TC "</w:delInstrText>
              </w:r>
              <w:bookmarkStart w:id="1315" w:name="_Toc516147912"/>
              <w:bookmarkStart w:id="1316" w:name="_Toc516218330"/>
              <w:r w:rsidRPr="00C01276" w:rsidDel="00F1263F">
                <w:rPr>
                  <w:color w:val="4B82AF"/>
                </w:rPr>
                <w:delInstrText>5. Elevated Housing Sector Vulnerabilities</w:delInstrText>
              </w:r>
              <w:bookmarkEnd w:id="1315"/>
              <w:bookmarkEnd w:id="1316"/>
              <w:r w:rsidDel="00F1263F">
                <w:rPr>
                  <w:b/>
                  <w:color w:val="4B82AF"/>
                </w:rPr>
                <w:delInstrText xml:space="preserve">"\f C </w:delInstrText>
              </w:r>
              <w:r w:rsidDel="00F1263F">
                <w:rPr>
                  <w:b/>
                  <w:color w:val="4B82AF"/>
                </w:rPr>
                <w:fldChar w:fldCharType="end"/>
              </w:r>
              <w:r w:rsidR="006B01AE" w:rsidRPr="0006669C" w:rsidDel="00F1263F">
                <w:rPr>
                  <w:b/>
                  <w:color w:val="4B82AF"/>
                </w:rPr>
                <w:delText>Figure</w:delText>
              </w:r>
              <w:r w:rsidR="006B01AE" w:rsidRPr="006B01AE" w:rsidDel="00F1263F">
                <w:rPr>
                  <w:b/>
                  <w:color w:val="4B82AF"/>
                </w:rPr>
                <w:delText xml:space="preserve"> </w:delText>
              </w:r>
              <w:r w:rsidR="00CB50A9" w:rsidDel="00F1263F">
                <w:rPr>
                  <w:b/>
                  <w:color w:val="4B82AF"/>
                </w:rPr>
                <w:delText>5</w:delText>
              </w:r>
              <w:r w:rsidR="006B01AE" w:rsidRPr="006B01AE" w:rsidDel="00F1263F">
                <w:rPr>
                  <w:b/>
                  <w:color w:val="4B82AF"/>
                </w:rPr>
                <w:delText xml:space="preserve">. </w:delText>
              </w:r>
              <w:r w:rsidR="000761E4" w:rsidRPr="000761E4" w:rsidDel="00F1263F">
                <w:rPr>
                  <w:b/>
                  <w:bCs/>
                  <w:color w:val="4B82AF"/>
                </w:rPr>
                <w:delText>Elevated Housing Sector Vulnerabilities</w:delText>
              </w:r>
              <w:r w:rsidR="00D6073D" w:rsidDel="00F1263F">
                <w:rPr>
                  <w:b/>
                  <w:color w:val="4B82AF"/>
                </w:rPr>
                <w:delText xml:space="preserve"> </w:delText>
              </w:r>
            </w:del>
          </w:p>
          <w:p w14:paraId="715C5A8B" w14:textId="39DEDF87" w:rsidR="00D6073D" w:rsidDel="00F1263F" w:rsidRDefault="00D6073D" w:rsidP="00F1263F">
            <w:pPr>
              <w:pStyle w:val="ParagraphNumbering"/>
              <w:ind w:left="0" w:firstLine="0"/>
              <w:rPr>
                <w:del w:id="1317" w:author="Huang, Chengyu" w:date="2019-05-28T12:43:00Z"/>
                <w:b/>
                <w:noProof/>
                <w:color w:val="4B82AF"/>
              </w:rPr>
              <w:pPrChange w:id="1318" w:author="Huang, Chengyu" w:date="2019-05-28T12:43:00Z">
                <w:pPr>
                  <w:spacing w:line="240" w:lineRule="auto"/>
                  <w:jc w:val="center"/>
                </w:pPr>
              </w:pPrChange>
            </w:pPr>
          </w:p>
          <w:p w14:paraId="7FED05B3" w14:textId="3FF2EEA1" w:rsidR="000761E4" w:rsidRPr="006B01AE" w:rsidDel="00F1263F" w:rsidRDefault="00D6073D" w:rsidP="00F1263F">
            <w:pPr>
              <w:pStyle w:val="ParagraphNumbering"/>
              <w:ind w:left="0" w:firstLine="0"/>
              <w:rPr>
                <w:del w:id="1319" w:author="Huang, Chengyu" w:date="2019-05-28T12:43:00Z"/>
                <w:b/>
                <w:color w:val="4B82AF"/>
              </w:rPr>
              <w:pPrChange w:id="1320" w:author="Huang, Chengyu" w:date="2019-05-28T12:43:00Z">
                <w:pPr>
                  <w:spacing w:line="240" w:lineRule="auto"/>
                  <w:jc w:val="center"/>
                </w:pPr>
              </w:pPrChange>
            </w:pPr>
            <w:del w:id="1321" w:author="Huang, Chengyu" w:date="2019-05-28T12:43:00Z">
              <w:r w:rsidRPr="00D6073D" w:rsidDel="00F1263F">
                <w:rPr>
                  <w:b/>
                  <w:noProof/>
                  <w:color w:val="4B82AF"/>
                </w:rPr>
                <w:drawing>
                  <wp:inline distT="0" distB="0" distL="0" distR="0" wp14:anchorId="09A20453" wp14:editId="4A57D5AF">
                    <wp:extent cx="6047740" cy="7000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7740" cy="7000875"/>
                            </a:xfrm>
                            <a:prstGeom prst="rect">
                              <a:avLst/>
                            </a:prstGeom>
                            <a:noFill/>
                            <a:ln>
                              <a:noFill/>
                            </a:ln>
                          </pic:spPr>
                        </pic:pic>
                      </a:graphicData>
                    </a:graphic>
                  </wp:inline>
                </w:drawing>
              </w:r>
            </w:del>
          </w:p>
        </w:tc>
      </w:tr>
      <w:tr w:rsidR="006B01AE" w:rsidDel="00F1263F" w14:paraId="6AA42C3A" w14:textId="1FBA8B7E" w:rsidTr="00A1000A">
        <w:trPr>
          <w:jc w:val="center"/>
          <w:del w:id="1322" w:author="Huang, Chengyu" w:date="2019-05-28T12:43:00Z"/>
        </w:trPr>
        <w:tc>
          <w:tcPr>
            <w:tcW w:w="9450" w:type="dxa"/>
          </w:tcPr>
          <w:p w14:paraId="2BD076FF" w14:textId="2CC642DB" w:rsidR="000761E4" w:rsidRPr="000761E4" w:rsidDel="00F1263F" w:rsidRDefault="000761E4" w:rsidP="00F1263F">
            <w:pPr>
              <w:pStyle w:val="ParagraphNumbering"/>
              <w:ind w:left="0" w:firstLine="0"/>
              <w:rPr>
                <w:del w:id="1323" w:author="Huang, Chengyu" w:date="2019-05-28T12:43:00Z"/>
                <w:sz w:val="18"/>
                <w:szCs w:val="18"/>
              </w:rPr>
              <w:pPrChange w:id="1324" w:author="Huang, Chengyu" w:date="2019-05-28T12:43:00Z">
                <w:pPr>
                  <w:spacing w:line="240" w:lineRule="auto"/>
                </w:pPr>
              </w:pPrChange>
            </w:pPr>
            <w:del w:id="1325" w:author="Huang, Chengyu" w:date="2019-05-28T12:43:00Z">
              <w:r w:rsidRPr="000761E4" w:rsidDel="00F1263F">
                <w:rPr>
                  <w:sz w:val="18"/>
                  <w:szCs w:val="18"/>
                </w:rPr>
                <w:delText>Sources: CREA; OECD Statistics; Haver Analytics; and IMF staff calculations.</w:delText>
              </w:r>
            </w:del>
          </w:p>
          <w:p w14:paraId="7771D2AD" w14:textId="044E44B1" w:rsidR="000761E4" w:rsidRPr="000761E4" w:rsidDel="00F1263F" w:rsidRDefault="000761E4" w:rsidP="00F1263F">
            <w:pPr>
              <w:pStyle w:val="ParagraphNumbering"/>
              <w:ind w:left="0" w:firstLine="0"/>
              <w:rPr>
                <w:del w:id="1326" w:author="Huang, Chengyu" w:date="2019-05-28T12:43:00Z"/>
                <w:sz w:val="18"/>
                <w:szCs w:val="18"/>
              </w:rPr>
              <w:pPrChange w:id="1327" w:author="Huang, Chengyu" w:date="2019-05-28T12:43:00Z">
                <w:pPr>
                  <w:spacing w:line="240" w:lineRule="auto"/>
                </w:pPr>
              </w:pPrChange>
            </w:pPr>
            <w:del w:id="1328" w:author="Huang, Chengyu" w:date="2019-05-28T12:43:00Z">
              <w:r w:rsidRPr="000761E4" w:rsidDel="00F1263F">
                <w:rPr>
                  <w:sz w:val="18"/>
                  <w:szCs w:val="18"/>
                </w:rPr>
                <w:delText>1/ Average based on a limited number of countries due to lack of data.</w:delText>
              </w:r>
            </w:del>
          </w:p>
          <w:p w14:paraId="54F7A544" w14:textId="2EECAF76" w:rsidR="006B01AE" w:rsidDel="00F1263F" w:rsidRDefault="000761E4" w:rsidP="00F1263F">
            <w:pPr>
              <w:pStyle w:val="ParagraphNumbering"/>
              <w:ind w:left="0" w:firstLine="0"/>
              <w:rPr>
                <w:del w:id="1329" w:author="Huang, Chengyu" w:date="2019-05-28T12:43:00Z"/>
                <w:sz w:val="18"/>
              </w:rPr>
              <w:pPrChange w:id="1330" w:author="Huang, Chengyu" w:date="2019-05-28T12:43:00Z">
                <w:pPr/>
              </w:pPrChange>
            </w:pPr>
            <w:del w:id="1331" w:author="Huang, Chengyu" w:date="2019-05-28T12:43:00Z">
              <w:r w:rsidRPr="009A2A1C" w:rsidDel="00F1263F">
                <w:rPr>
                  <w:sz w:val="18"/>
                </w:rPr>
                <w:delText>2/ Bank of Canada November 2017 Financial System Review, Table 4.</w:delText>
              </w:r>
            </w:del>
          </w:p>
          <w:p w14:paraId="08FCF087" w14:textId="491402C1" w:rsidR="00D6073D" w:rsidRPr="006B01AE" w:rsidDel="00F1263F" w:rsidRDefault="00D6073D" w:rsidP="00F1263F">
            <w:pPr>
              <w:pStyle w:val="ParagraphNumbering"/>
              <w:ind w:left="0" w:firstLine="0"/>
              <w:rPr>
                <w:del w:id="1332" w:author="Huang, Chengyu" w:date="2019-05-28T12:43:00Z"/>
                <w:b/>
                <w:color w:val="4B82AF"/>
              </w:rPr>
              <w:pPrChange w:id="1333" w:author="Huang, Chengyu" w:date="2019-05-28T12:43:00Z">
                <w:pPr/>
              </w:pPrChange>
            </w:pPr>
          </w:p>
        </w:tc>
      </w:tr>
      <w:tr w:rsidR="006B01AE" w:rsidDel="00F1263F" w14:paraId="6DC9664A" w14:textId="0121DA9E" w:rsidTr="00A1000A">
        <w:trPr>
          <w:trHeight w:val="80"/>
          <w:jc w:val="center"/>
          <w:del w:id="1334" w:author="Huang, Chengyu" w:date="2019-05-28T12:43:00Z"/>
        </w:trPr>
        <w:tc>
          <w:tcPr>
            <w:tcW w:w="9450" w:type="dxa"/>
          </w:tcPr>
          <w:p w14:paraId="3741AE53" w14:textId="52863165" w:rsidR="006B01AE" w:rsidRPr="006B01AE" w:rsidDel="00F1263F" w:rsidRDefault="006B01AE" w:rsidP="00F1263F">
            <w:pPr>
              <w:pStyle w:val="ParagraphNumbering"/>
              <w:ind w:left="0" w:firstLine="0"/>
              <w:rPr>
                <w:del w:id="1335" w:author="Huang, Chengyu" w:date="2019-05-28T12:43:00Z"/>
                <w:sz w:val="16"/>
                <w:szCs w:val="16"/>
              </w:rPr>
              <w:pPrChange w:id="1336" w:author="Huang, Chengyu" w:date="2019-05-28T12:43:00Z">
                <w:pPr>
                  <w:spacing w:line="240" w:lineRule="auto"/>
                </w:pPr>
              </w:pPrChange>
            </w:pPr>
          </w:p>
        </w:tc>
      </w:tr>
      <w:tr w:rsidR="004D2F5F" w:rsidRPr="0075274C" w:rsidDel="00F1263F" w14:paraId="787ABF02" w14:textId="21A5C687" w:rsidTr="00A1000A">
        <w:tblPrEx>
          <w:tblW w:w="945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Change w:id="1337" w:author="Ochoa, Javier" w:date="2018-06-08T15:24:00Z">
            <w:tblPrEx>
              <w:tblW w:w="947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
          </w:tblPrExChange>
        </w:tblPrEx>
        <w:trPr>
          <w:trHeight w:val="291"/>
          <w:jc w:val="center"/>
          <w:del w:id="1338" w:author="Huang, Chengyu" w:date="2019-05-28T12:43:00Z"/>
          <w:trPrChange w:id="1339" w:author="Ochoa, Javier" w:date="2018-06-08T15:24:00Z">
            <w:trPr>
              <w:gridBefore w:val="1"/>
              <w:trHeight w:val="291"/>
              <w:jc w:val="center"/>
            </w:trPr>
          </w:trPrChange>
        </w:trPr>
        <w:tc>
          <w:tcPr>
            <w:tcW w:w="9450" w:type="dxa"/>
            <w:shd w:val="clear" w:color="auto" w:fill="auto"/>
            <w:vAlign w:val="center"/>
            <w:tcPrChange w:id="1340" w:author="Ochoa, Javier" w:date="2018-06-08T15:24:00Z">
              <w:tcPr>
                <w:tcW w:w="9477" w:type="dxa"/>
                <w:gridSpan w:val="2"/>
                <w:shd w:val="clear" w:color="auto" w:fill="auto"/>
                <w:vAlign w:val="center"/>
              </w:tcPr>
            </w:tcPrChange>
          </w:tcPr>
          <w:p w14:paraId="132B2017" w14:textId="1862CED7" w:rsidR="004D2F5F" w:rsidRPr="00FE4C22" w:rsidDel="00F1263F" w:rsidRDefault="00C01276" w:rsidP="00F1263F">
            <w:pPr>
              <w:pStyle w:val="ParagraphNumbering"/>
              <w:ind w:left="0" w:firstLine="0"/>
              <w:rPr>
                <w:del w:id="1341" w:author="Huang, Chengyu" w:date="2019-05-28T12:43:00Z"/>
                <w:rFonts w:cs="Segoe UI"/>
                <w:b/>
                <w:color w:val="4B82AD"/>
                <w:szCs w:val="21"/>
              </w:rPr>
              <w:pPrChange w:id="1342" w:author="Huang, Chengyu" w:date="2019-05-28T12:43:00Z">
                <w:pPr>
                  <w:jc w:val="center"/>
                </w:pPr>
              </w:pPrChange>
            </w:pPr>
            <w:del w:id="1343"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344" w:name="_Toc516147913"/>
              <w:bookmarkStart w:id="1345" w:name="_Toc516218331"/>
              <w:bookmarkStart w:id="1346" w:name="_Toc512008955"/>
              <w:r w:rsidDel="00F1263F">
                <w:rPr>
                  <w:rFonts w:cs="Segoe UI"/>
                  <w:color w:val="4B82AD"/>
                  <w:szCs w:val="21"/>
                </w:rPr>
                <w:delInstrText>6.</w:delInstrText>
              </w:r>
              <w:r w:rsidRPr="00C01276" w:rsidDel="00F1263F">
                <w:rPr>
                  <w:rFonts w:cs="Segoe UI"/>
                  <w:color w:val="4B82AD"/>
                  <w:szCs w:val="21"/>
                </w:rPr>
                <w:delInstrText xml:space="preserve"> Comparing Performance of Canadian Big </w:delInstrText>
              </w:r>
              <w:r w:rsidR="00D278B1" w:rsidDel="00F1263F">
                <w:rPr>
                  <w:rFonts w:cs="Segoe UI"/>
                  <w:color w:val="4B82AD"/>
                  <w:szCs w:val="21"/>
                </w:rPr>
                <w:delInstrText>Six</w:delInstrText>
              </w:r>
              <w:r w:rsidRPr="00C01276" w:rsidDel="00F1263F">
                <w:rPr>
                  <w:rFonts w:cs="Segoe UI"/>
                  <w:color w:val="4B82AD"/>
                  <w:szCs w:val="21"/>
                </w:rPr>
                <w:delInstrText xml:space="preserve"> Banks and G-SIBS</w:delInstrText>
              </w:r>
              <w:bookmarkEnd w:id="1344"/>
              <w:bookmarkEnd w:id="1345"/>
              <w:bookmarkEnd w:id="1346"/>
              <w:r w:rsidDel="00F1263F">
                <w:rPr>
                  <w:rFonts w:cs="Segoe UI"/>
                  <w:b/>
                  <w:color w:val="4B82AD"/>
                  <w:szCs w:val="21"/>
                </w:rPr>
                <w:cr/>
                <w:delInstrText xml:space="preserve">"\f C </w:delInstrText>
              </w:r>
              <w:r w:rsidDel="00F1263F">
                <w:rPr>
                  <w:rFonts w:cs="Segoe UI"/>
                  <w:b/>
                  <w:color w:val="4B82AD"/>
                  <w:szCs w:val="21"/>
                </w:rPr>
                <w:fldChar w:fldCharType="end"/>
              </w:r>
              <w:r w:rsidR="004D2F5F" w:rsidDel="00F1263F">
                <w:rPr>
                  <w:rFonts w:cs="Segoe UI"/>
                  <w:b/>
                  <w:color w:val="4B82AD"/>
                  <w:szCs w:val="21"/>
                </w:rPr>
                <w:delText xml:space="preserve">Figure </w:delText>
              </w:r>
              <w:r w:rsidR="00CB50A9" w:rsidDel="00F1263F">
                <w:rPr>
                  <w:rFonts w:cs="Segoe UI"/>
                  <w:b/>
                  <w:color w:val="4B82AD"/>
                  <w:szCs w:val="21"/>
                </w:rPr>
                <w:delText>6</w:delText>
              </w:r>
              <w:r w:rsidR="004D2F5F" w:rsidDel="00F1263F">
                <w:rPr>
                  <w:rFonts w:cs="Segoe UI"/>
                  <w:b/>
                  <w:color w:val="4B82AD"/>
                  <w:szCs w:val="21"/>
                </w:rPr>
                <w:delText xml:space="preserve">. Canada: </w:delText>
              </w:r>
              <w:r w:rsidR="004D2F5F" w:rsidRPr="004D2F5F" w:rsidDel="00F1263F">
                <w:rPr>
                  <w:rFonts w:cs="Segoe UI"/>
                  <w:b/>
                  <w:bCs/>
                  <w:color w:val="4B82AD"/>
                  <w:szCs w:val="21"/>
                </w:rPr>
                <w:delText>Compari</w:delText>
              </w:r>
              <w:r w:rsidR="00D278B1" w:rsidDel="00F1263F">
                <w:rPr>
                  <w:rFonts w:cs="Segoe UI"/>
                  <w:b/>
                  <w:bCs/>
                  <w:color w:val="4B82AD"/>
                  <w:szCs w:val="21"/>
                </w:rPr>
                <w:delText>ng Performance of Canadian Big Six</w:delText>
              </w:r>
              <w:r w:rsidR="004D2F5F" w:rsidRPr="004D2F5F" w:rsidDel="00F1263F">
                <w:rPr>
                  <w:rFonts w:cs="Segoe UI"/>
                  <w:b/>
                  <w:bCs/>
                  <w:color w:val="4B82AD"/>
                  <w:szCs w:val="21"/>
                </w:rPr>
                <w:delText xml:space="preserve"> Banks and G-SIBS </w:delText>
              </w:r>
              <w:r w:rsidR="004D2F5F" w:rsidRPr="004D2F5F" w:rsidDel="00F1263F">
                <w:rPr>
                  <w:rFonts w:cs="Segoe UI"/>
                  <w:b/>
                  <w:color w:val="4B82AD"/>
                  <w:szCs w:val="21"/>
                </w:rPr>
                <w:delText>1/</w:delText>
              </w:r>
            </w:del>
          </w:p>
        </w:tc>
      </w:tr>
      <w:tr w:rsidR="004D2F5F" w:rsidRPr="0075274C" w:rsidDel="00F1263F" w14:paraId="222B7E24" w14:textId="19A17F58" w:rsidTr="00A1000A">
        <w:tblPrEx>
          <w:tblW w:w="945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Change w:id="1347" w:author="Ochoa, Javier" w:date="2018-06-08T15:24:00Z">
            <w:tblPrEx>
              <w:tblW w:w="947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PrEx>
          </w:tblPrExChange>
        </w:tblPrEx>
        <w:trPr>
          <w:trHeight w:val="2028"/>
          <w:jc w:val="center"/>
          <w:del w:id="1348" w:author="Huang, Chengyu" w:date="2019-05-28T12:43:00Z"/>
          <w:trPrChange w:id="1349" w:author="Ochoa, Javier" w:date="2018-06-08T15:24:00Z">
            <w:trPr>
              <w:gridBefore w:val="1"/>
              <w:trHeight w:val="2028"/>
              <w:jc w:val="center"/>
            </w:trPr>
          </w:trPrChange>
        </w:trPr>
        <w:tc>
          <w:tcPr>
            <w:tcW w:w="9450" w:type="dxa"/>
            <w:shd w:val="clear" w:color="auto" w:fill="auto"/>
            <w:vAlign w:val="center"/>
            <w:tcPrChange w:id="1350" w:author="Ochoa, Javier" w:date="2018-06-08T15:24:00Z">
              <w:tcPr>
                <w:tcW w:w="9477" w:type="dxa"/>
                <w:gridSpan w:val="2"/>
                <w:shd w:val="clear" w:color="auto" w:fill="auto"/>
                <w:vAlign w:val="center"/>
              </w:tcPr>
            </w:tcPrChange>
          </w:tcPr>
          <w:p w14:paraId="6CF0887C" w14:textId="6FBDFA43" w:rsidR="006C1B9E" w:rsidDel="00F1263F" w:rsidRDefault="006C1B9E" w:rsidP="00F1263F">
            <w:pPr>
              <w:pStyle w:val="ParagraphNumbering"/>
              <w:ind w:left="0" w:firstLine="0"/>
              <w:rPr>
                <w:del w:id="1351" w:author="Huang, Chengyu" w:date="2019-05-28T12:43:00Z"/>
                <w:rFonts w:cs="Segoe UI"/>
                <w:noProof/>
                <w:color w:val="000000" w:themeColor="text1"/>
                <w:szCs w:val="21"/>
              </w:rPr>
              <w:pPrChange w:id="1352" w:author="Huang, Chengyu" w:date="2019-05-28T12:43:00Z">
                <w:pPr>
                  <w:jc w:val="center"/>
                </w:pPr>
              </w:pPrChange>
            </w:pPr>
          </w:p>
          <w:p w14:paraId="6CAF41C5" w14:textId="6636D8A5" w:rsidR="006C1B9E" w:rsidDel="00F1263F" w:rsidRDefault="006C1B9E" w:rsidP="00F1263F">
            <w:pPr>
              <w:pStyle w:val="ParagraphNumbering"/>
              <w:ind w:left="0" w:firstLine="0"/>
              <w:rPr>
                <w:del w:id="1353" w:author="Huang, Chengyu" w:date="2019-05-28T12:43:00Z"/>
                <w:rFonts w:cs="Segoe UI"/>
                <w:noProof/>
                <w:color w:val="000000" w:themeColor="text1"/>
                <w:szCs w:val="21"/>
              </w:rPr>
              <w:pPrChange w:id="1354" w:author="Huang, Chengyu" w:date="2019-05-28T12:43:00Z">
                <w:pPr>
                  <w:jc w:val="center"/>
                </w:pPr>
              </w:pPrChange>
            </w:pPr>
          </w:p>
          <w:p w14:paraId="731F005D" w14:textId="612218F7" w:rsidR="006C1B9E" w:rsidDel="00F1263F" w:rsidRDefault="006C1B9E" w:rsidP="00F1263F">
            <w:pPr>
              <w:pStyle w:val="ParagraphNumbering"/>
              <w:ind w:left="0" w:firstLine="0"/>
              <w:rPr>
                <w:del w:id="1355" w:author="Huang, Chengyu" w:date="2019-05-28T12:43:00Z"/>
                <w:rFonts w:cs="Segoe UI"/>
                <w:noProof/>
                <w:color w:val="000000" w:themeColor="text1"/>
                <w:szCs w:val="21"/>
              </w:rPr>
              <w:pPrChange w:id="1356" w:author="Huang, Chengyu" w:date="2019-05-28T12:43:00Z">
                <w:pPr>
                  <w:jc w:val="center"/>
                </w:pPr>
              </w:pPrChange>
            </w:pPr>
          </w:p>
          <w:p w14:paraId="182E10E1" w14:textId="7424B290" w:rsidR="006C1B9E" w:rsidDel="00F1263F" w:rsidRDefault="006C1B9E" w:rsidP="00F1263F">
            <w:pPr>
              <w:pStyle w:val="ParagraphNumbering"/>
              <w:ind w:left="0" w:firstLine="0"/>
              <w:rPr>
                <w:del w:id="1357" w:author="Huang, Chengyu" w:date="2019-05-28T12:43:00Z"/>
                <w:rFonts w:cs="Segoe UI"/>
                <w:noProof/>
                <w:color w:val="000000" w:themeColor="text1"/>
                <w:szCs w:val="21"/>
              </w:rPr>
              <w:pPrChange w:id="1358" w:author="Huang, Chengyu" w:date="2019-05-28T12:43:00Z">
                <w:pPr>
                  <w:jc w:val="center"/>
                </w:pPr>
              </w:pPrChange>
            </w:pPr>
          </w:p>
          <w:p w14:paraId="75ADC6B0" w14:textId="3EE341AA" w:rsidR="006C1B9E" w:rsidDel="00F1263F" w:rsidRDefault="006C1B9E" w:rsidP="00F1263F">
            <w:pPr>
              <w:pStyle w:val="ParagraphNumbering"/>
              <w:ind w:left="0" w:firstLine="0"/>
              <w:rPr>
                <w:del w:id="1359" w:author="Huang, Chengyu" w:date="2019-05-28T12:43:00Z"/>
                <w:rFonts w:cs="Segoe UI"/>
                <w:noProof/>
                <w:color w:val="000000" w:themeColor="text1"/>
                <w:szCs w:val="21"/>
              </w:rPr>
              <w:pPrChange w:id="1360" w:author="Huang, Chengyu" w:date="2019-05-28T12:43:00Z">
                <w:pPr>
                  <w:jc w:val="center"/>
                </w:pPr>
              </w:pPrChange>
            </w:pPr>
          </w:p>
          <w:p w14:paraId="33C64D6C" w14:textId="2F5ADA45" w:rsidR="006C1B9E" w:rsidDel="00F1263F" w:rsidRDefault="006C1B9E" w:rsidP="00F1263F">
            <w:pPr>
              <w:pStyle w:val="ParagraphNumbering"/>
              <w:ind w:left="0" w:firstLine="0"/>
              <w:rPr>
                <w:del w:id="1361" w:author="Huang, Chengyu" w:date="2019-05-28T12:43:00Z"/>
                <w:rFonts w:cs="Segoe UI"/>
                <w:noProof/>
                <w:color w:val="000000" w:themeColor="text1"/>
                <w:szCs w:val="21"/>
              </w:rPr>
              <w:pPrChange w:id="1362" w:author="Huang, Chengyu" w:date="2019-05-28T12:43:00Z">
                <w:pPr>
                  <w:jc w:val="center"/>
                </w:pPr>
              </w:pPrChange>
            </w:pPr>
          </w:p>
          <w:p w14:paraId="24B18289" w14:textId="4B7455CB" w:rsidR="006C1B9E" w:rsidDel="00F1263F" w:rsidRDefault="006C1B9E" w:rsidP="00F1263F">
            <w:pPr>
              <w:pStyle w:val="ParagraphNumbering"/>
              <w:ind w:left="0" w:firstLine="0"/>
              <w:rPr>
                <w:del w:id="1363" w:author="Huang, Chengyu" w:date="2019-05-28T12:43:00Z"/>
                <w:rFonts w:cs="Segoe UI"/>
                <w:noProof/>
                <w:color w:val="000000" w:themeColor="text1"/>
                <w:szCs w:val="21"/>
              </w:rPr>
              <w:pPrChange w:id="1364" w:author="Huang, Chengyu" w:date="2019-05-28T12:43:00Z">
                <w:pPr>
                  <w:jc w:val="center"/>
                </w:pPr>
              </w:pPrChange>
            </w:pPr>
          </w:p>
          <w:p w14:paraId="31D8FE26" w14:textId="490C2696" w:rsidR="006C1B9E" w:rsidDel="00F1263F" w:rsidRDefault="006C1B9E" w:rsidP="00F1263F">
            <w:pPr>
              <w:pStyle w:val="ParagraphNumbering"/>
              <w:ind w:left="0" w:firstLine="0"/>
              <w:rPr>
                <w:del w:id="1365" w:author="Huang, Chengyu" w:date="2019-05-28T12:43:00Z"/>
                <w:rFonts w:cs="Segoe UI"/>
                <w:noProof/>
                <w:color w:val="000000" w:themeColor="text1"/>
                <w:szCs w:val="21"/>
              </w:rPr>
              <w:pPrChange w:id="1366" w:author="Huang, Chengyu" w:date="2019-05-28T12:43:00Z">
                <w:pPr>
                  <w:jc w:val="center"/>
                </w:pPr>
              </w:pPrChange>
            </w:pPr>
          </w:p>
          <w:p w14:paraId="085E558F" w14:textId="72311A29" w:rsidR="006C1B9E" w:rsidDel="00F1263F" w:rsidRDefault="006C1B9E" w:rsidP="00F1263F">
            <w:pPr>
              <w:pStyle w:val="ParagraphNumbering"/>
              <w:ind w:left="0" w:firstLine="0"/>
              <w:rPr>
                <w:del w:id="1367" w:author="Huang, Chengyu" w:date="2019-05-28T12:43:00Z"/>
                <w:rFonts w:cs="Segoe UI"/>
                <w:noProof/>
                <w:color w:val="000000" w:themeColor="text1"/>
                <w:szCs w:val="21"/>
              </w:rPr>
              <w:pPrChange w:id="1368" w:author="Huang, Chengyu" w:date="2019-05-28T12:43:00Z">
                <w:pPr>
                  <w:jc w:val="center"/>
                </w:pPr>
              </w:pPrChange>
            </w:pPr>
          </w:p>
          <w:p w14:paraId="7B61D2F1" w14:textId="60C596A5" w:rsidR="006C1B9E" w:rsidDel="00F1263F" w:rsidRDefault="006C1B9E" w:rsidP="00F1263F">
            <w:pPr>
              <w:pStyle w:val="ParagraphNumbering"/>
              <w:ind w:left="0" w:firstLine="0"/>
              <w:rPr>
                <w:del w:id="1369" w:author="Huang, Chengyu" w:date="2019-05-28T12:43:00Z"/>
                <w:rFonts w:cs="Segoe UI"/>
                <w:noProof/>
                <w:color w:val="000000" w:themeColor="text1"/>
                <w:szCs w:val="21"/>
              </w:rPr>
              <w:pPrChange w:id="1370" w:author="Huang, Chengyu" w:date="2019-05-28T12:43:00Z">
                <w:pPr>
                  <w:jc w:val="center"/>
                </w:pPr>
              </w:pPrChange>
            </w:pPr>
          </w:p>
          <w:p w14:paraId="7122D647" w14:textId="17312C9C" w:rsidR="006C1B9E" w:rsidDel="00F1263F" w:rsidRDefault="006C1B9E" w:rsidP="00F1263F">
            <w:pPr>
              <w:pStyle w:val="ParagraphNumbering"/>
              <w:ind w:left="0" w:firstLine="0"/>
              <w:rPr>
                <w:del w:id="1371" w:author="Huang, Chengyu" w:date="2019-05-28T12:43:00Z"/>
                <w:rFonts w:cs="Segoe UI"/>
                <w:noProof/>
                <w:color w:val="000000" w:themeColor="text1"/>
                <w:szCs w:val="21"/>
              </w:rPr>
              <w:pPrChange w:id="1372" w:author="Huang, Chengyu" w:date="2019-05-28T12:43:00Z">
                <w:pPr>
                  <w:jc w:val="center"/>
                </w:pPr>
              </w:pPrChange>
            </w:pPr>
          </w:p>
          <w:p w14:paraId="3CE5E56F" w14:textId="54890907" w:rsidR="006C1B9E" w:rsidDel="00F1263F" w:rsidRDefault="006C1B9E" w:rsidP="00F1263F">
            <w:pPr>
              <w:pStyle w:val="ParagraphNumbering"/>
              <w:ind w:left="0" w:firstLine="0"/>
              <w:rPr>
                <w:del w:id="1373" w:author="Huang, Chengyu" w:date="2019-05-28T12:43:00Z"/>
                <w:rFonts w:cs="Segoe UI"/>
                <w:noProof/>
                <w:color w:val="000000" w:themeColor="text1"/>
                <w:szCs w:val="21"/>
              </w:rPr>
              <w:pPrChange w:id="1374" w:author="Huang, Chengyu" w:date="2019-05-28T12:43:00Z">
                <w:pPr>
                  <w:jc w:val="center"/>
                </w:pPr>
              </w:pPrChange>
            </w:pPr>
          </w:p>
          <w:p w14:paraId="7DEF1CF5" w14:textId="282C3FC4" w:rsidR="006C1B9E" w:rsidDel="00F1263F" w:rsidRDefault="006C1B9E" w:rsidP="00F1263F">
            <w:pPr>
              <w:pStyle w:val="ParagraphNumbering"/>
              <w:ind w:left="0" w:firstLine="0"/>
              <w:rPr>
                <w:del w:id="1375" w:author="Huang, Chengyu" w:date="2019-05-28T12:43:00Z"/>
                <w:rFonts w:cs="Segoe UI"/>
                <w:noProof/>
                <w:color w:val="000000" w:themeColor="text1"/>
                <w:szCs w:val="21"/>
              </w:rPr>
              <w:pPrChange w:id="1376" w:author="Huang, Chengyu" w:date="2019-05-28T12:43:00Z">
                <w:pPr>
                  <w:jc w:val="center"/>
                </w:pPr>
              </w:pPrChange>
            </w:pPr>
          </w:p>
          <w:p w14:paraId="2E0BD638" w14:textId="4496FD19" w:rsidR="006C1B9E" w:rsidDel="00F1263F" w:rsidRDefault="006C1B9E" w:rsidP="00F1263F">
            <w:pPr>
              <w:pStyle w:val="ParagraphNumbering"/>
              <w:ind w:left="0" w:firstLine="0"/>
              <w:rPr>
                <w:del w:id="1377" w:author="Huang, Chengyu" w:date="2019-05-28T12:43:00Z"/>
                <w:rFonts w:cs="Segoe UI"/>
                <w:noProof/>
                <w:color w:val="000000" w:themeColor="text1"/>
                <w:szCs w:val="21"/>
              </w:rPr>
              <w:pPrChange w:id="1378" w:author="Huang, Chengyu" w:date="2019-05-28T12:43:00Z">
                <w:pPr>
                  <w:jc w:val="center"/>
                </w:pPr>
              </w:pPrChange>
            </w:pPr>
          </w:p>
          <w:p w14:paraId="7D38D5C8" w14:textId="6F787914" w:rsidR="006C1B9E" w:rsidDel="00F1263F" w:rsidRDefault="006C1B9E" w:rsidP="00F1263F">
            <w:pPr>
              <w:pStyle w:val="ParagraphNumbering"/>
              <w:ind w:left="0" w:firstLine="0"/>
              <w:rPr>
                <w:del w:id="1379" w:author="Huang, Chengyu" w:date="2019-05-28T12:43:00Z"/>
                <w:rFonts w:cs="Segoe UI"/>
                <w:noProof/>
                <w:color w:val="000000" w:themeColor="text1"/>
                <w:szCs w:val="21"/>
              </w:rPr>
              <w:pPrChange w:id="1380" w:author="Huang, Chengyu" w:date="2019-05-28T12:43:00Z">
                <w:pPr>
                  <w:jc w:val="center"/>
                </w:pPr>
              </w:pPrChange>
            </w:pPr>
          </w:p>
          <w:p w14:paraId="0D470C0D" w14:textId="7BC9DBAA" w:rsidR="006C1B9E" w:rsidDel="00F1263F" w:rsidRDefault="006C1B9E" w:rsidP="00F1263F">
            <w:pPr>
              <w:pStyle w:val="ParagraphNumbering"/>
              <w:ind w:left="0" w:firstLine="0"/>
              <w:rPr>
                <w:del w:id="1381" w:author="Huang, Chengyu" w:date="2019-05-28T12:43:00Z"/>
                <w:rFonts w:cs="Segoe UI"/>
                <w:noProof/>
                <w:color w:val="000000" w:themeColor="text1"/>
                <w:szCs w:val="21"/>
              </w:rPr>
              <w:pPrChange w:id="1382" w:author="Huang, Chengyu" w:date="2019-05-28T12:43:00Z">
                <w:pPr>
                  <w:jc w:val="center"/>
                </w:pPr>
              </w:pPrChange>
            </w:pPr>
          </w:p>
          <w:p w14:paraId="62064C7E" w14:textId="09FCFC13" w:rsidR="006C1B9E" w:rsidDel="00F1263F" w:rsidRDefault="006C1B9E" w:rsidP="00F1263F">
            <w:pPr>
              <w:pStyle w:val="ParagraphNumbering"/>
              <w:ind w:left="0" w:firstLine="0"/>
              <w:rPr>
                <w:del w:id="1383" w:author="Huang, Chengyu" w:date="2019-05-28T12:43:00Z"/>
                <w:rFonts w:cs="Segoe UI"/>
                <w:noProof/>
                <w:color w:val="000000" w:themeColor="text1"/>
                <w:szCs w:val="21"/>
              </w:rPr>
              <w:pPrChange w:id="1384" w:author="Huang, Chengyu" w:date="2019-05-28T12:43:00Z">
                <w:pPr>
                  <w:jc w:val="center"/>
                </w:pPr>
              </w:pPrChange>
            </w:pPr>
          </w:p>
          <w:p w14:paraId="130500AA" w14:textId="495F2D5C" w:rsidR="006C1B9E" w:rsidDel="00F1263F" w:rsidRDefault="006C1B9E" w:rsidP="00F1263F">
            <w:pPr>
              <w:pStyle w:val="ParagraphNumbering"/>
              <w:ind w:left="0" w:firstLine="0"/>
              <w:rPr>
                <w:del w:id="1385" w:author="Huang, Chengyu" w:date="2019-05-28T12:43:00Z"/>
                <w:rFonts w:cs="Segoe UI"/>
                <w:noProof/>
                <w:color w:val="000000" w:themeColor="text1"/>
                <w:szCs w:val="21"/>
              </w:rPr>
              <w:pPrChange w:id="1386" w:author="Huang, Chengyu" w:date="2019-05-28T12:43:00Z">
                <w:pPr>
                  <w:jc w:val="center"/>
                </w:pPr>
              </w:pPrChange>
            </w:pPr>
          </w:p>
          <w:p w14:paraId="27D0D042" w14:textId="635BEEB2" w:rsidR="006C1B9E" w:rsidDel="00F1263F" w:rsidRDefault="006C1B9E" w:rsidP="00F1263F">
            <w:pPr>
              <w:pStyle w:val="ParagraphNumbering"/>
              <w:ind w:left="0" w:firstLine="0"/>
              <w:rPr>
                <w:del w:id="1387" w:author="Huang, Chengyu" w:date="2019-05-28T12:43:00Z"/>
                <w:rFonts w:cs="Segoe UI"/>
                <w:noProof/>
                <w:color w:val="000000" w:themeColor="text1"/>
                <w:szCs w:val="21"/>
              </w:rPr>
              <w:pPrChange w:id="1388" w:author="Huang, Chengyu" w:date="2019-05-28T12:43:00Z">
                <w:pPr>
                  <w:jc w:val="center"/>
                </w:pPr>
              </w:pPrChange>
            </w:pPr>
          </w:p>
          <w:p w14:paraId="567CB308" w14:textId="58E11F6B" w:rsidR="006C1B9E" w:rsidDel="00F1263F" w:rsidRDefault="006C1B9E" w:rsidP="00F1263F">
            <w:pPr>
              <w:pStyle w:val="ParagraphNumbering"/>
              <w:ind w:left="0" w:firstLine="0"/>
              <w:rPr>
                <w:del w:id="1389" w:author="Huang, Chengyu" w:date="2019-05-28T12:43:00Z"/>
                <w:rFonts w:cs="Segoe UI"/>
                <w:noProof/>
                <w:color w:val="000000" w:themeColor="text1"/>
                <w:szCs w:val="21"/>
              </w:rPr>
              <w:pPrChange w:id="1390" w:author="Huang, Chengyu" w:date="2019-05-28T12:43:00Z">
                <w:pPr>
                  <w:jc w:val="center"/>
                </w:pPr>
              </w:pPrChange>
            </w:pPr>
          </w:p>
          <w:p w14:paraId="3E6C8B2F" w14:textId="4F7F3645" w:rsidR="006C1B9E" w:rsidDel="00F1263F" w:rsidRDefault="006C1B9E" w:rsidP="00F1263F">
            <w:pPr>
              <w:pStyle w:val="ParagraphNumbering"/>
              <w:ind w:left="0" w:firstLine="0"/>
              <w:rPr>
                <w:del w:id="1391" w:author="Huang, Chengyu" w:date="2019-05-28T12:43:00Z"/>
                <w:rFonts w:cs="Segoe UI"/>
                <w:noProof/>
                <w:color w:val="000000" w:themeColor="text1"/>
                <w:szCs w:val="21"/>
              </w:rPr>
              <w:pPrChange w:id="1392" w:author="Huang, Chengyu" w:date="2019-05-28T12:43:00Z">
                <w:pPr>
                  <w:jc w:val="center"/>
                </w:pPr>
              </w:pPrChange>
            </w:pPr>
          </w:p>
          <w:p w14:paraId="67014E70" w14:textId="5E51CC35" w:rsidR="006C1B9E" w:rsidDel="00F1263F" w:rsidRDefault="006C1B9E" w:rsidP="00F1263F">
            <w:pPr>
              <w:pStyle w:val="ParagraphNumbering"/>
              <w:ind w:left="0" w:firstLine="0"/>
              <w:rPr>
                <w:del w:id="1393" w:author="Huang, Chengyu" w:date="2019-05-28T12:43:00Z"/>
                <w:rFonts w:cs="Segoe UI"/>
                <w:noProof/>
                <w:color w:val="000000" w:themeColor="text1"/>
                <w:szCs w:val="21"/>
              </w:rPr>
              <w:pPrChange w:id="1394" w:author="Huang, Chengyu" w:date="2019-05-28T12:43:00Z">
                <w:pPr>
                  <w:jc w:val="center"/>
                </w:pPr>
              </w:pPrChange>
            </w:pPr>
          </w:p>
          <w:p w14:paraId="3B4C611E" w14:textId="0313F09D" w:rsidR="006C1B9E" w:rsidDel="00F1263F" w:rsidRDefault="006C1B9E" w:rsidP="00F1263F">
            <w:pPr>
              <w:pStyle w:val="ParagraphNumbering"/>
              <w:ind w:left="0" w:firstLine="0"/>
              <w:rPr>
                <w:del w:id="1395" w:author="Huang, Chengyu" w:date="2019-05-28T12:43:00Z"/>
                <w:rFonts w:cs="Segoe UI"/>
                <w:noProof/>
                <w:color w:val="000000" w:themeColor="text1"/>
                <w:szCs w:val="21"/>
              </w:rPr>
              <w:pPrChange w:id="1396" w:author="Huang, Chengyu" w:date="2019-05-28T12:43:00Z">
                <w:pPr>
                  <w:jc w:val="center"/>
                </w:pPr>
              </w:pPrChange>
            </w:pPr>
          </w:p>
          <w:p w14:paraId="0C1E3910" w14:textId="2F0264F8" w:rsidR="006C1B9E" w:rsidDel="00F1263F" w:rsidRDefault="006C1B9E" w:rsidP="00F1263F">
            <w:pPr>
              <w:pStyle w:val="ParagraphNumbering"/>
              <w:ind w:left="0" w:firstLine="0"/>
              <w:rPr>
                <w:del w:id="1397" w:author="Huang, Chengyu" w:date="2019-05-28T12:43:00Z"/>
                <w:rFonts w:cs="Segoe UI"/>
                <w:noProof/>
                <w:color w:val="000000" w:themeColor="text1"/>
                <w:szCs w:val="21"/>
              </w:rPr>
              <w:pPrChange w:id="1398" w:author="Huang, Chengyu" w:date="2019-05-28T12:43:00Z">
                <w:pPr>
                  <w:jc w:val="center"/>
                </w:pPr>
              </w:pPrChange>
            </w:pPr>
          </w:p>
          <w:p w14:paraId="4C9EA5AF" w14:textId="09E83ED6" w:rsidR="006C1B9E" w:rsidDel="00F1263F" w:rsidRDefault="006C1B9E" w:rsidP="00F1263F">
            <w:pPr>
              <w:pStyle w:val="ParagraphNumbering"/>
              <w:ind w:left="0" w:firstLine="0"/>
              <w:rPr>
                <w:del w:id="1399" w:author="Huang, Chengyu" w:date="2019-05-28T12:43:00Z"/>
                <w:rFonts w:cs="Segoe UI"/>
                <w:noProof/>
                <w:color w:val="000000" w:themeColor="text1"/>
                <w:szCs w:val="21"/>
              </w:rPr>
              <w:pPrChange w:id="1400" w:author="Huang, Chengyu" w:date="2019-05-28T12:43:00Z">
                <w:pPr>
                  <w:jc w:val="center"/>
                </w:pPr>
              </w:pPrChange>
            </w:pPr>
          </w:p>
          <w:p w14:paraId="7FC4306C" w14:textId="2DBF5FD3" w:rsidR="006C1B9E" w:rsidDel="00F1263F" w:rsidRDefault="006C1B9E" w:rsidP="00F1263F">
            <w:pPr>
              <w:pStyle w:val="ParagraphNumbering"/>
              <w:ind w:left="0" w:firstLine="0"/>
              <w:rPr>
                <w:del w:id="1401" w:author="Huang, Chengyu" w:date="2019-05-28T12:43:00Z"/>
                <w:rFonts w:cs="Segoe UI"/>
                <w:noProof/>
                <w:color w:val="000000" w:themeColor="text1"/>
                <w:szCs w:val="21"/>
              </w:rPr>
              <w:pPrChange w:id="1402" w:author="Huang, Chengyu" w:date="2019-05-28T12:43:00Z">
                <w:pPr>
                  <w:jc w:val="center"/>
                </w:pPr>
              </w:pPrChange>
            </w:pPr>
          </w:p>
          <w:p w14:paraId="3C04C579" w14:textId="21CBF174" w:rsidR="006C1B9E" w:rsidDel="00F1263F" w:rsidRDefault="006C1B9E" w:rsidP="00F1263F">
            <w:pPr>
              <w:pStyle w:val="ParagraphNumbering"/>
              <w:ind w:left="0" w:firstLine="0"/>
              <w:rPr>
                <w:del w:id="1403" w:author="Huang, Chengyu" w:date="2019-05-28T12:43:00Z"/>
                <w:rFonts w:cs="Segoe UI"/>
                <w:noProof/>
                <w:color w:val="000000" w:themeColor="text1"/>
                <w:szCs w:val="21"/>
              </w:rPr>
              <w:pPrChange w:id="1404" w:author="Huang, Chengyu" w:date="2019-05-28T12:43:00Z">
                <w:pPr>
                  <w:jc w:val="center"/>
                </w:pPr>
              </w:pPrChange>
            </w:pPr>
          </w:p>
          <w:p w14:paraId="5BD0EB2C" w14:textId="27FAB3C7" w:rsidR="006C1B9E" w:rsidDel="00F1263F" w:rsidRDefault="006C1B9E" w:rsidP="00F1263F">
            <w:pPr>
              <w:pStyle w:val="ParagraphNumbering"/>
              <w:ind w:left="0" w:firstLine="0"/>
              <w:rPr>
                <w:del w:id="1405" w:author="Huang, Chengyu" w:date="2019-05-28T12:43:00Z"/>
                <w:rFonts w:cs="Segoe UI"/>
                <w:noProof/>
                <w:color w:val="000000" w:themeColor="text1"/>
                <w:szCs w:val="21"/>
              </w:rPr>
              <w:pPrChange w:id="1406" w:author="Huang, Chengyu" w:date="2019-05-28T12:43:00Z">
                <w:pPr>
                  <w:jc w:val="center"/>
                </w:pPr>
              </w:pPrChange>
            </w:pPr>
          </w:p>
          <w:p w14:paraId="534A455E" w14:textId="57CF9B74" w:rsidR="006C1B9E" w:rsidDel="00F1263F" w:rsidRDefault="006C1B9E" w:rsidP="00F1263F">
            <w:pPr>
              <w:pStyle w:val="ParagraphNumbering"/>
              <w:ind w:left="0" w:firstLine="0"/>
              <w:rPr>
                <w:del w:id="1407" w:author="Huang, Chengyu" w:date="2019-05-28T12:43:00Z"/>
                <w:rFonts w:cs="Segoe UI"/>
                <w:noProof/>
                <w:color w:val="000000" w:themeColor="text1"/>
                <w:szCs w:val="21"/>
              </w:rPr>
              <w:pPrChange w:id="1408" w:author="Huang, Chengyu" w:date="2019-05-28T12:43:00Z">
                <w:pPr>
                  <w:jc w:val="center"/>
                </w:pPr>
              </w:pPrChange>
            </w:pPr>
          </w:p>
          <w:p w14:paraId="3AC14000" w14:textId="528B99E4" w:rsidR="006C1B9E" w:rsidDel="00F1263F" w:rsidRDefault="006C1B9E" w:rsidP="00F1263F">
            <w:pPr>
              <w:pStyle w:val="ParagraphNumbering"/>
              <w:ind w:left="0" w:firstLine="0"/>
              <w:rPr>
                <w:del w:id="1409" w:author="Huang, Chengyu" w:date="2019-05-28T12:43:00Z"/>
                <w:rFonts w:cs="Segoe UI"/>
                <w:noProof/>
                <w:color w:val="000000" w:themeColor="text1"/>
                <w:szCs w:val="21"/>
              </w:rPr>
              <w:pPrChange w:id="1410" w:author="Huang, Chengyu" w:date="2019-05-28T12:43:00Z">
                <w:pPr>
                  <w:jc w:val="center"/>
                </w:pPr>
              </w:pPrChange>
            </w:pPr>
          </w:p>
          <w:p w14:paraId="17D700A2" w14:textId="509B971E" w:rsidR="006C1B9E" w:rsidDel="00F1263F" w:rsidRDefault="006C1B9E" w:rsidP="00F1263F">
            <w:pPr>
              <w:pStyle w:val="ParagraphNumbering"/>
              <w:ind w:left="0" w:firstLine="0"/>
              <w:rPr>
                <w:del w:id="1411" w:author="Huang, Chengyu" w:date="2019-05-28T12:43:00Z"/>
                <w:rFonts w:cs="Segoe UI"/>
                <w:noProof/>
                <w:color w:val="000000" w:themeColor="text1"/>
                <w:szCs w:val="21"/>
              </w:rPr>
              <w:pPrChange w:id="1412" w:author="Huang, Chengyu" w:date="2019-05-28T12:43:00Z">
                <w:pPr>
                  <w:jc w:val="center"/>
                </w:pPr>
              </w:pPrChange>
            </w:pPr>
          </w:p>
          <w:p w14:paraId="4545EA6F" w14:textId="7C014B30" w:rsidR="006C1B9E" w:rsidDel="00F1263F" w:rsidRDefault="006C1B9E" w:rsidP="00F1263F">
            <w:pPr>
              <w:pStyle w:val="ParagraphNumbering"/>
              <w:ind w:left="0" w:firstLine="0"/>
              <w:rPr>
                <w:del w:id="1413" w:author="Huang, Chengyu" w:date="2019-05-28T12:43:00Z"/>
                <w:rFonts w:cs="Segoe UI"/>
                <w:noProof/>
                <w:color w:val="000000" w:themeColor="text1"/>
                <w:szCs w:val="21"/>
              </w:rPr>
              <w:pPrChange w:id="1414" w:author="Huang, Chengyu" w:date="2019-05-28T12:43:00Z">
                <w:pPr>
                  <w:jc w:val="center"/>
                </w:pPr>
              </w:pPrChange>
            </w:pPr>
          </w:p>
          <w:p w14:paraId="46EF087A" w14:textId="58AE62DA" w:rsidR="006C1B9E" w:rsidDel="00F1263F" w:rsidRDefault="006C1B9E" w:rsidP="00F1263F">
            <w:pPr>
              <w:pStyle w:val="ParagraphNumbering"/>
              <w:ind w:left="0" w:firstLine="0"/>
              <w:rPr>
                <w:del w:id="1415" w:author="Huang, Chengyu" w:date="2019-05-28T12:43:00Z"/>
                <w:rFonts w:cs="Segoe UI"/>
                <w:noProof/>
                <w:color w:val="000000" w:themeColor="text1"/>
                <w:szCs w:val="21"/>
              </w:rPr>
              <w:pPrChange w:id="1416" w:author="Huang, Chengyu" w:date="2019-05-28T12:43:00Z">
                <w:pPr>
                  <w:jc w:val="center"/>
                </w:pPr>
              </w:pPrChange>
            </w:pPr>
          </w:p>
          <w:p w14:paraId="28C0C683" w14:textId="35132D1F" w:rsidR="006C1B9E" w:rsidDel="00F1263F" w:rsidRDefault="006C1B9E" w:rsidP="00F1263F">
            <w:pPr>
              <w:pStyle w:val="ParagraphNumbering"/>
              <w:ind w:left="0" w:firstLine="0"/>
              <w:rPr>
                <w:del w:id="1417" w:author="Huang, Chengyu" w:date="2019-05-28T12:43:00Z"/>
                <w:rFonts w:cs="Segoe UI"/>
                <w:noProof/>
                <w:color w:val="000000" w:themeColor="text1"/>
                <w:szCs w:val="21"/>
              </w:rPr>
              <w:pPrChange w:id="1418" w:author="Huang, Chengyu" w:date="2019-05-28T12:43:00Z">
                <w:pPr>
                  <w:jc w:val="center"/>
                </w:pPr>
              </w:pPrChange>
            </w:pPr>
          </w:p>
          <w:p w14:paraId="5B503908" w14:textId="3BB6D5A1" w:rsidR="006C1B9E" w:rsidDel="00F1263F" w:rsidRDefault="006C1B9E" w:rsidP="00F1263F">
            <w:pPr>
              <w:pStyle w:val="ParagraphNumbering"/>
              <w:ind w:left="0" w:firstLine="0"/>
              <w:rPr>
                <w:del w:id="1419" w:author="Huang, Chengyu" w:date="2019-05-28T12:43:00Z"/>
                <w:rFonts w:cs="Segoe UI"/>
                <w:noProof/>
                <w:color w:val="000000" w:themeColor="text1"/>
                <w:szCs w:val="21"/>
              </w:rPr>
              <w:pPrChange w:id="1420" w:author="Huang, Chengyu" w:date="2019-05-28T12:43:00Z">
                <w:pPr>
                  <w:jc w:val="center"/>
                </w:pPr>
              </w:pPrChange>
            </w:pPr>
          </w:p>
          <w:p w14:paraId="05325004" w14:textId="702E5362" w:rsidR="006C1B9E" w:rsidDel="00F1263F" w:rsidRDefault="006C1B9E" w:rsidP="00F1263F">
            <w:pPr>
              <w:pStyle w:val="ParagraphNumbering"/>
              <w:ind w:left="0" w:firstLine="0"/>
              <w:rPr>
                <w:del w:id="1421" w:author="Huang, Chengyu" w:date="2019-05-28T12:43:00Z"/>
                <w:rFonts w:cs="Segoe UI"/>
                <w:noProof/>
                <w:color w:val="000000" w:themeColor="text1"/>
                <w:szCs w:val="21"/>
              </w:rPr>
              <w:pPrChange w:id="1422" w:author="Huang, Chengyu" w:date="2019-05-28T12:43:00Z">
                <w:pPr>
                  <w:jc w:val="center"/>
                </w:pPr>
              </w:pPrChange>
            </w:pPr>
          </w:p>
          <w:p w14:paraId="38A51ACE" w14:textId="3C41C4E6" w:rsidR="006C1B9E" w:rsidDel="00F1263F" w:rsidRDefault="006C1B9E" w:rsidP="00F1263F">
            <w:pPr>
              <w:pStyle w:val="ParagraphNumbering"/>
              <w:ind w:left="0" w:firstLine="0"/>
              <w:rPr>
                <w:del w:id="1423" w:author="Huang, Chengyu" w:date="2019-05-28T12:43:00Z"/>
                <w:rFonts w:cs="Segoe UI"/>
                <w:noProof/>
                <w:color w:val="000000" w:themeColor="text1"/>
                <w:szCs w:val="21"/>
              </w:rPr>
              <w:pPrChange w:id="1424" w:author="Huang, Chengyu" w:date="2019-05-28T12:43:00Z">
                <w:pPr>
                  <w:jc w:val="center"/>
                </w:pPr>
              </w:pPrChange>
            </w:pPr>
          </w:p>
          <w:p w14:paraId="0D3F2640" w14:textId="5DC0A032" w:rsidR="004D2F5F" w:rsidDel="00F1263F" w:rsidRDefault="006C1B9E" w:rsidP="00F1263F">
            <w:pPr>
              <w:pStyle w:val="ParagraphNumbering"/>
              <w:ind w:left="0" w:firstLine="0"/>
              <w:rPr>
                <w:del w:id="1425" w:author="Huang, Chengyu" w:date="2019-05-28T12:43:00Z"/>
                <w:rFonts w:cs="Segoe UI"/>
                <w:noProof/>
                <w:color w:val="000000" w:themeColor="text1"/>
                <w:szCs w:val="21"/>
              </w:rPr>
              <w:pPrChange w:id="1426" w:author="Huang, Chengyu" w:date="2019-05-28T12:43:00Z">
                <w:pPr>
                  <w:jc w:val="center"/>
                </w:pPr>
              </w:pPrChange>
            </w:pPr>
            <w:del w:id="1427" w:author="Huang, Chengyu" w:date="2019-05-28T12:43:00Z">
              <w:r w:rsidRPr="006C1B9E" w:rsidDel="00F1263F">
                <w:rPr>
                  <w:rFonts w:cs="Segoe UI"/>
                  <w:noProof/>
                  <w:color w:val="000000" w:themeColor="text1"/>
                  <w:szCs w:val="21"/>
                </w:rPr>
                <w:drawing>
                  <wp:inline distT="0" distB="0" distL="0" distR="0" wp14:anchorId="42AA18E3" wp14:editId="7B9E42EB">
                    <wp:extent cx="5905500" cy="7162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7162800"/>
                            </a:xfrm>
                            <a:prstGeom prst="rect">
                              <a:avLst/>
                            </a:prstGeom>
                            <a:noFill/>
                            <a:ln>
                              <a:noFill/>
                            </a:ln>
                          </pic:spPr>
                        </pic:pic>
                      </a:graphicData>
                    </a:graphic>
                  </wp:inline>
                </w:drawing>
              </w:r>
            </w:del>
          </w:p>
          <w:p w14:paraId="7C0AD695" w14:textId="2CDDE1FF" w:rsidR="00423E8F" w:rsidDel="00F1263F" w:rsidRDefault="00423E8F" w:rsidP="00F1263F">
            <w:pPr>
              <w:pStyle w:val="ParagraphNumbering"/>
              <w:ind w:left="0" w:firstLine="0"/>
              <w:rPr>
                <w:del w:id="1428" w:author="Huang, Chengyu" w:date="2019-05-28T12:43:00Z"/>
                <w:rFonts w:cs="Segoe UI"/>
                <w:color w:val="000000" w:themeColor="text1"/>
                <w:sz w:val="18"/>
                <w:szCs w:val="18"/>
              </w:rPr>
              <w:pPrChange w:id="1429" w:author="Huang, Chengyu" w:date="2019-05-28T12:43:00Z">
                <w:pPr/>
              </w:pPrChange>
            </w:pPr>
            <w:del w:id="1430" w:author="Huang, Chengyu" w:date="2019-05-28T12:43:00Z">
              <w:r w:rsidRPr="006C0498" w:rsidDel="00F1263F">
                <w:rPr>
                  <w:rFonts w:cs="Segoe UI"/>
                  <w:color w:val="000000" w:themeColor="text1"/>
                  <w:sz w:val="18"/>
                  <w:szCs w:val="18"/>
                </w:rPr>
                <w:delText>Sources: Bloomberg and IMF staff calculations.</w:delText>
              </w:r>
            </w:del>
          </w:p>
          <w:p w14:paraId="28924C6B" w14:textId="77E8E3CD" w:rsidR="006C0498" w:rsidRPr="006C0498" w:rsidDel="00F1263F" w:rsidRDefault="006C0498" w:rsidP="00F1263F">
            <w:pPr>
              <w:pStyle w:val="ParagraphNumbering"/>
              <w:ind w:left="0" w:firstLine="0"/>
              <w:rPr>
                <w:del w:id="1431" w:author="Huang, Chengyu" w:date="2019-05-28T12:43:00Z"/>
                <w:rFonts w:cs="Segoe UI"/>
                <w:color w:val="000000" w:themeColor="text1"/>
                <w:sz w:val="18"/>
                <w:szCs w:val="18"/>
              </w:rPr>
              <w:pPrChange w:id="1432" w:author="Huang, Chengyu" w:date="2019-05-28T12:43:00Z">
                <w:pPr/>
              </w:pPrChange>
            </w:pPr>
            <w:del w:id="1433" w:author="Huang, Chengyu" w:date="2019-05-28T12:43:00Z">
              <w:r w:rsidRPr="006C0498" w:rsidDel="00F1263F">
                <w:rPr>
                  <w:rFonts w:cs="Segoe UI"/>
                  <w:color w:val="000000" w:themeColor="text1"/>
                  <w:sz w:val="18"/>
                  <w:szCs w:val="18"/>
                </w:rPr>
                <w:delText xml:space="preserve">1/ Avg. means average of the 12 months and the corresponding banks in each group. </w:delText>
              </w:r>
            </w:del>
          </w:p>
          <w:p w14:paraId="17FEB9D2" w14:textId="2D43B5C8" w:rsidR="006C0498" w:rsidRPr="0075274C" w:rsidDel="00F1263F" w:rsidRDefault="006C0498" w:rsidP="00F1263F">
            <w:pPr>
              <w:pStyle w:val="ParagraphNumbering"/>
              <w:ind w:left="0" w:firstLine="0"/>
              <w:rPr>
                <w:del w:id="1434" w:author="Huang, Chengyu" w:date="2019-05-28T12:43:00Z"/>
                <w:rFonts w:cs="Segoe UI"/>
                <w:color w:val="000000" w:themeColor="text1"/>
                <w:szCs w:val="21"/>
              </w:rPr>
              <w:pPrChange w:id="1435" w:author="Huang, Chengyu" w:date="2019-05-28T12:43:00Z">
                <w:pPr/>
              </w:pPrChange>
            </w:pPr>
            <w:del w:id="1436" w:author="Huang, Chengyu" w:date="2019-05-28T12:43:00Z">
              <w:r w:rsidRPr="006C0498" w:rsidDel="00F1263F">
                <w:rPr>
                  <w:rFonts w:cs="Segoe UI"/>
                  <w:color w:val="000000" w:themeColor="text1"/>
                  <w:sz w:val="18"/>
                  <w:szCs w:val="18"/>
                </w:rPr>
                <w:delText xml:space="preserve">2/ The values for 2018 correspond to </w:delText>
              </w:r>
              <w:r w:rsidR="00C41CDC" w:rsidDel="00F1263F">
                <w:rPr>
                  <w:rFonts w:cs="Segoe UI"/>
                  <w:color w:val="000000" w:themeColor="text1"/>
                  <w:sz w:val="18"/>
                  <w:szCs w:val="18"/>
                </w:rPr>
                <w:delText xml:space="preserve">the average of </w:delText>
              </w:r>
              <w:r w:rsidRPr="006C0498" w:rsidDel="00F1263F">
                <w:rPr>
                  <w:rFonts w:cs="Segoe UI"/>
                  <w:color w:val="000000" w:themeColor="text1"/>
                  <w:sz w:val="18"/>
                  <w:szCs w:val="18"/>
                </w:rPr>
                <w:delText>January</w:delText>
              </w:r>
              <w:r w:rsidR="00C41CDC" w:rsidDel="00F1263F">
                <w:rPr>
                  <w:rFonts w:cs="Segoe UI"/>
                  <w:color w:val="000000" w:themeColor="text1"/>
                  <w:sz w:val="18"/>
                  <w:szCs w:val="18"/>
                </w:rPr>
                <w:delText xml:space="preserve"> to May</w:delText>
              </w:r>
              <w:r w:rsidR="007B583B" w:rsidDel="00F1263F">
                <w:rPr>
                  <w:rFonts w:cs="Segoe UI"/>
                  <w:color w:val="000000" w:themeColor="text1"/>
                  <w:sz w:val="18"/>
                  <w:szCs w:val="18"/>
                </w:rPr>
                <w:delText>.</w:delText>
              </w:r>
            </w:del>
          </w:p>
        </w:tc>
      </w:tr>
    </w:tbl>
    <w:p w14:paraId="7992DE2D" w14:textId="639F0398" w:rsidR="004D2F5F" w:rsidDel="00F1263F" w:rsidRDefault="004D2F5F" w:rsidP="00F1263F">
      <w:pPr>
        <w:pStyle w:val="ParagraphNumbering"/>
        <w:ind w:left="0" w:firstLine="0"/>
        <w:rPr>
          <w:del w:id="1437" w:author="Huang, Chengyu" w:date="2019-05-28T12:43:00Z"/>
        </w:rPr>
        <w:pPrChange w:id="1438" w:author="Huang, Chengyu" w:date="2019-05-28T12:43:00Z">
          <w:pPr/>
        </w:pPrChange>
      </w:pPr>
    </w:p>
    <w:p w14:paraId="3D67361F" w14:textId="6659DA00" w:rsidR="00423E8F" w:rsidDel="00F1263F" w:rsidRDefault="00423E8F" w:rsidP="00F1263F">
      <w:pPr>
        <w:pStyle w:val="ParagraphNumbering"/>
        <w:ind w:left="0" w:firstLine="0"/>
        <w:rPr>
          <w:del w:id="1439" w:author="Huang, Chengyu" w:date="2019-05-28T12:43:00Z"/>
        </w:rPr>
        <w:pPrChange w:id="1440" w:author="Huang, Chengyu" w:date="2019-05-28T12:43:00Z">
          <w:pPr/>
        </w:pPrChange>
      </w:pP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Change w:id="1441" w:author="Ochoa, Javier" w:date="2018-06-08T15:24:00Z">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PrChange>
      </w:tblPr>
      <w:tblGrid>
        <w:gridCol w:w="9314"/>
        <w:tblGridChange w:id="1442">
          <w:tblGrid>
            <w:gridCol w:w="9314"/>
          </w:tblGrid>
        </w:tblGridChange>
      </w:tblGrid>
      <w:tr w:rsidR="00423E8F" w:rsidRPr="0075274C" w:rsidDel="00F1263F" w14:paraId="39EE59FC" w14:textId="10E4A448" w:rsidTr="00490272">
        <w:trPr>
          <w:trHeight w:val="11928"/>
          <w:jc w:val="center"/>
          <w:del w:id="1443" w:author="Huang, Chengyu" w:date="2019-05-28T12:43:00Z"/>
          <w:trPrChange w:id="1444" w:author="Ochoa, Javier" w:date="2018-06-08T15:24:00Z">
            <w:trPr>
              <w:trHeight w:val="278"/>
              <w:jc w:val="center"/>
            </w:trPr>
          </w:trPrChange>
        </w:trPr>
        <w:tc>
          <w:tcPr>
            <w:tcW w:w="9314" w:type="dxa"/>
            <w:shd w:val="clear" w:color="auto" w:fill="auto"/>
            <w:vAlign w:val="center"/>
            <w:tcPrChange w:id="1445" w:author="Ochoa, Javier" w:date="2018-06-08T15:24:00Z">
              <w:tcPr>
                <w:tcW w:w="9314" w:type="dxa"/>
                <w:shd w:val="clear" w:color="auto" w:fill="auto"/>
                <w:vAlign w:val="center"/>
              </w:tcPr>
            </w:tcPrChange>
          </w:tcPr>
          <w:p w14:paraId="0CD207F2" w14:textId="3196A985" w:rsidR="00C80C0E" w:rsidDel="00F1263F" w:rsidRDefault="00423E8F" w:rsidP="00F1263F">
            <w:pPr>
              <w:pStyle w:val="ParagraphNumbering"/>
              <w:ind w:left="0" w:firstLine="0"/>
              <w:rPr>
                <w:del w:id="1446" w:author="Huang, Chengyu" w:date="2019-05-28T12:43:00Z"/>
                <w:rFonts w:cs="Segoe UI"/>
                <w:b/>
                <w:noProof/>
                <w:color w:val="4B82AD"/>
                <w:szCs w:val="21"/>
              </w:rPr>
              <w:pPrChange w:id="1447" w:author="Huang, Chengyu" w:date="2019-05-28T12:43:00Z">
                <w:pPr>
                  <w:spacing w:line="240" w:lineRule="auto"/>
                  <w:jc w:val="center"/>
                </w:pPr>
              </w:pPrChange>
            </w:pPr>
            <w:del w:id="1448" w:author="Huang, Chengyu" w:date="2019-05-28T12:43:00Z">
              <w:r w:rsidDel="00F1263F">
                <w:rPr>
                  <w:b/>
                  <w:color w:val="4B82AF"/>
                </w:rPr>
                <w:fldChar w:fldCharType="begin"/>
              </w:r>
              <w:r w:rsidDel="00F1263F">
                <w:rPr>
                  <w:b/>
                  <w:color w:val="4B82AF"/>
                </w:rPr>
                <w:delInstrText xml:space="preserve"> TC "</w:delInstrText>
              </w:r>
              <w:bookmarkStart w:id="1449" w:name="_Toc516147914"/>
              <w:bookmarkStart w:id="1450" w:name="_Toc516218332"/>
              <w:bookmarkStart w:id="1451" w:name="_Toc512008956"/>
              <w:r w:rsidDel="00F1263F">
                <w:rPr>
                  <w:color w:val="4B82AF"/>
                </w:rPr>
                <w:delInstrText>7</w:delInstrText>
              </w:r>
              <w:r w:rsidRPr="00314CAD" w:rsidDel="00F1263F">
                <w:rPr>
                  <w:color w:val="4B82AF"/>
                </w:rPr>
                <w:delInstrText>. Stronger Capital Market Performance and Rising Interest Rates</w:delInstrText>
              </w:r>
              <w:bookmarkEnd w:id="1449"/>
              <w:bookmarkEnd w:id="1450"/>
              <w:bookmarkEnd w:id="1451"/>
              <w:r w:rsidDel="00F1263F">
                <w:rPr>
                  <w:b/>
                  <w:color w:val="4B82AF"/>
                </w:rPr>
                <w:delInstrText xml:space="preserve">"\f C </w:delInstrText>
              </w:r>
              <w:r w:rsidDel="00F1263F">
                <w:rPr>
                  <w:b/>
                  <w:color w:val="4B82AF"/>
                </w:rPr>
                <w:fldChar w:fldCharType="end"/>
              </w:r>
              <w:r w:rsidRPr="009D3388" w:rsidDel="00F1263F">
                <w:rPr>
                  <w:b/>
                  <w:color w:val="4B82AF"/>
                </w:rPr>
                <w:delText>Fi</w:delText>
              </w:r>
              <w:r w:rsidDel="00F1263F">
                <w:rPr>
                  <w:b/>
                  <w:color w:val="4B82AF"/>
                </w:rPr>
                <w:delText xml:space="preserve">gure 7. Canada: </w:delText>
              </w:r>
              <w:r w:rsidRPr="000761E4" w:rsidDel="00F1263F">
                <w:rPr>
                  <w:b/>
                  <w:bCs/>
                  <w:color w:val="4B82AF"/>
                </w:rPr>
                <w:delText>Stronger Capital Market Performance and Rising Interest Rates</w:delText>
              </w:r>
            </w:del>
          </w:p>
          <w:p w14:paraId="1326F002" w14:textId="7BF21E51" w:rsidR="006C1B9E" w:rsidDel="00F1263F" w:rsidRDefault="006C1B9E" w:rsidP="00F1263F">
            <w:pPr>
              <w:pStyle w:val="ParagraphNumbering"/>
              <w:ind w:left="0" w:firstLine="0"/>
              <w:rPr>
                <w:del w:id="1452" w:author="Huang, Chengyu" w:date="2019-05-28T12:43:00Z"/>
                <w:rFonts w:cs="Segoe UI"/>
                <w:b/>
                <w:noProof/>
                <w:color w:val="4B82AD"/>
                <w:szCs w:val="21"/>
              </w:rPr>
              <w:pPrChange w:id="1453" w:author="Huang, Chengyu" w:date="2019-05-28T12:43:00Z">
                <w:pPr>
                  <w:jc w:val="center"/>
                </w:pPr>
              </w:pPrChange>
            </w:pPr>
          </w:p>
          <w:p w14:paraId="69832E22" w14:textId="128202D0" w:rsidR="006C1B9E" w:rsidDel="00F1263F" w:rsidRDefault="006C1B9E" w:rsidP="00F1263F">
            <w:pPr>
              <w:pStyle w:val="ParagraphNumbering"/>
              <w:ind w:left="0" w:firstLine="0"/>
              <w:rPr>
                <w:del w:id="1454" w:author="Huang, Chengyu" w:date="2019-05-28T12:43:00Z"/>
                <w:rFonts w:cs="Segoe UI"/>
                <w:b/>
                <w:noProof/>
                <w:color w:val="4B82AD"/>
                <w:szCs w:val="21"/>
              </w:rPr>
              <w:pPrChange w:id="1455" w:author="Huang, Chengyu" w:date="2019-05-28T12:43:00Z">
                <w:pPr>
                  <w:jc w:val="center"/>
                </w:pPr>
              </w:pPrChange>
            </w:pPr>
          </w:p>
          <w:p w14:paraId="4C4D61A8" w14:textId="20B2A2EE" w:rsidR="006C1B9E" w:rsidDel="00F1263F" w:rsidRDefault="006C1B9E" w:rsidP="00F1263F">
            <w:pPr>
              <w:pStyle w:val="ParagraphNumbering"/>
              <w:ind w:left="0" w:firstLine="0"/>
              <w:rPr>
                <w:del w:id="1456" w:author="Huang, Chengyu" w:date="2019-05-28T12:43:00Z"/>
                <w:rFonts w:cs="Segoe UI"/>
                <w:b/>
                <w:noProof/>
                <w:color w:val="4B82AD"/>
                <w:szCs w:val="21"/>
              </w:rPr>
              <w:pPrChange w:id="1457" w:author="Huang, Chengyu" w:date="2019-05-28T12:43:00Z">
                <w:pPr>
                  <w:jc w:val="center"/>
                </w:pPr>
              </w:pPrChange>
            </w:pPr>
          </w:p>
          <w:p w14:paraId="5C7F65E9" w14:textId="0021553D" w:rsidR="006C1B9E" w:rsidDel="00F1263F" w:rsidRDefault="006C1B9E" w:rsidP="00F1263F">
            <w:pPr>
              <w:pStyle w:val="ParagraphNumbering"/>
              <w:ind w:left="0" w:firstLine="0"/>
              <w:rPr>
                <w:del w:id="1458" w:author="Huang, Chengyu" w:date="2019-05-28T12:43:00Z"/>
                <w:rFonts w:cs="Segoe UI"/>
                <w:b/>
                <w:noProof/>
                <w:color w:val="4B82AD"/>
                <w:szCs w:val="21"/>
              </w:rPr>
              <w:pPrChange w:id="1459" w:author="Huang, Chengyu" w:date="2019-05-28T12:43:00Z">
                <w:pPr>
                  <w:jc w:val="center"/>
                </w:pPr>
              </w:pPrChange>
            </w:pPr>
          </w:p>
          <w:p w14:paraId="11B3F424" w14:textId="19CFB14C" w:rsidR="006C1B9E" w:rsidDel="00F1263F" w:rsidRDefault="006C1B9E" w:rsidP="00F1263F">
            <w:pPr>
              <w:pStyle w:val="ParagraphNumbering"/>
              <w:ind w:left="0" w:firstLine="0"/>
              <w:rPr>
                <w:del w:id="1460" w:author="Huang, Chengyu" w:date="2019-05-28T12:43:00Z"/>
                <w:rFonts w:cs="Segoe UI"/>
                <w:b/>
                <w:noProof/>
                <w:color w:val="4B82AD"/>
                <w:szCs w:val="21"/>
              </w:rPr>
              <w:pPrChange w:id="1461" w:author="Huang, Chengyu" w:date="2019-05-28T12:43:00Z">
                <w:pPr>
                  <w:jc w:val="center"/>
                </w:pPr>
              </w:pPrChange>
            </w:pPr>
          </w:p>
          <w:p w14:paraId="2E2F2E5E" w14:textId="4FD16390" w:rsidR="006C1B9E" w:rsidDel="00F1263F" w:rsidRDefault="006C1B9E" w:rsidP="00F1263F">
            <w:pPr>
              <w:pStyle w:val="ParagraphNumbering"/>
              <w:ind w:left="0" w:firstLine="0"/>
              <w:rPr>
                <w:del w:id="1462" w:author="Huang, Chengyu" w:date="2019-05-28T12:43:00Z"/>
                <w:rFonts w:cs="Segoe UI"/>
                <w:b/>
                <w:noProof/>
                <w:color w:val="4B82AD"/>
                <w:szCs w:val="21"/>
              </w:rPr>
              <w:pPrChange w:id="1463" w:author="Huang, Chengyu" w:date="2019-05-28T12:43:00Z">
                <w:pPr>
                  <w:jc w:val="center"/>
                </w:pPr>
              </w:pPrChange>
            </w:pPr>
          </w:p>
          <w:p w14:paraId="5C30E529" w14:textId="2EE560F0" w:rsidR="006C1B9E" w:rsidDel="00F1263F" w:rsidRDefault="006C1B9E" w:rsidP="00F1263F">
            <w:pPr>
              <w:pStyle w:val="ParagraphNumbering"/>
              <w:ind w:left="0" w:firstLine="0"/>
              <w:rPr>
                <w:del w:id="1464" w:author="Huang, Chengyu" w:date="2019-05-28T12:43:00Z"/>
                <w:rFonts w:cs="Segoe UI"/>
                <w:b/>
                <w:noProof/>
                <w:color w:val="4B82AD"/>
                <w:szCs w:val="21"/>
              </w:rPr>
              <w:pPrChange w:id="1465" w:author="Huang, Chengyu" w:date="2019-05-28T12:43:00Z">
                <w:pPr>
                  <w:jc w:val="center"/>
                </w:pPr>
              </w:pPrChange>
            </w:pPr>
          </w:p>
          <w:p w14:paraId="4E9E9DEC" w14:textId="30C4AA22" w:rsidR="006C1B9E" w:rsidDel="00F1263F" w:rsidRDefault="006C1B9E" w:rsidP="00F1263F">
            <w:pPr>
              <w:pStyle w:val="ParagraphNumbering"/>
              <w:ind w:left="0" w:firstLine="0"/>
              <w:rPr>
                <w:del w:id="1466" w:author="Huang, Chengyu" w:date="2019-05-28T12:43:00Z"/>
                <w:rFonts w:cs="Segoe UI"/>
                <w:b/>
                <w:noProof/>
                <w:color w:val="4B82AD"/>
                <w:szCs w:val="21"/>
              </w:rPr>
              <w:pPrChange w:id="1467" w:author="Huang, Chengyu" w:date="2019-05-28T12:43:00Z">
                <w:pPr>
                  <w:jc w:val="center"/>
                </w:pPr>
              </w:pPrChange>
            </w:pPr>
          </w:p>
          <w:p w14:paraId="13383215" w14:textId="03BFB71E" w:rsidR="006C1B9E" w:rsidDel="00F1263F" w:rsidRDefault="006C1B9E" w:rsidP="00F1263F">
            <w:pPr>
              <w:pStyle w:val="ParagraphNumbering"/>
              <w:ind w:left="0" w:firstLine="0"/>
              <w:rPr>
                <w:del w:id="1468" w:author="Huang, Chengyu" w:date="2019-05-28T12:43:00Z"/>
                <w:rFonts w:cs="Segoe UI"/>
                <w:b/>
                <w:noProof/>
                <w:color w:val="4B82AD"/>
                <w:szCs w:val="21"/>
              </w:rPr>
              <w:pPrChange w:id="1469" w:author="Huang, Chengyu" w:date="2019-05-28T12:43:00Z">
                <w:pPr>
                  <w:jc w:val="center"/>
                </w:pPr>
              </w:pPrChange>
            </w:pPr>
          </w:p>
          <w:p w14:paraId="61F77BEE" w14:textId="6CE0A86D" w:rsidR="006C1B9E" w:rsidDel="00F1263F" w:rsidRDefault="006C1B9E" w:rsidP="00F1263F">
            <w:pPr>
              <w:pStyle w:val="ParagraphNumbering"/>
              <w:ind w:left="0" w:firstLine="0"/>
              <w:rPr>
                <w:del w:id="1470" w:author="Huang, Chengyu" w:date="2019-05-28T12:43:00Z"/>
                <w:rFonts w:cs="Segoe UI"/>
                <w:b/>
                <w:noProof/>
                <w:color w:val="4B82AD"/>
                <w:szCs w:val="21"/>
              </w:rPr>
              <w:pPrChange w:id="1471" w:author="Huang, Chengyu" w:date="2019-05-28T12:43:00Z">
                <w:pPr>
                  <w:jc w:val="center"/>
                </w:pPr>
              </w:pPrChange>
            </w:pPr>
          </w:p>
          <w:p w14:paraId="7903467F" w14:textId="01AA5616" w:rsidR="006C1B9E" w:rsidDel="00F1263F" w:rsidRDefault="006C1B9E" w:rsidP="00F1263F">
            <w:pPr>
              <w:pStyle w:val="ParagraphNumbering"/>
              <w:ind w:left="0" w:firstLine="0"/>
              <w:rPr>
                <w:del w:id="1472" w:author="Huang, Chengyu" w:date="2019-05-28T12:43:00Z"/>
                <w:rFonts w:cs="Segoe UI"/>
                <w:b/>
                <w:noProof/>
                <w:color w:val="4B82AD"/>
                <w:szCs w:val="21"/>
              </w:rPr>
              <w:pPrChange w:id="1473" w:author="Huang, Chengyu" w:date="2019-05-28T12:43:00Z">
                <w:pPr>
                  <w:jc w:val="center"/>
                </w:pPr>
              </w:pPrChange>
            </w:pPr>
          </w:p>
          <w:p w14:paraId="5BA8B890" w14:textId="7EB54076" w:rsidR="006C1B9E" w:rsidDel="00F1263F" w:rsidRDefault="006C1B9E" w:rsidP="00F1263F">
            <w:pPr>
              <w:pStyle w:val="ParagraphNumbering"/>
              <w:ind w:left="0" w:firstLine="0"/>
              <w:rPr>
                <w:del w:id="1474" w:author="Huang, Chengyu" w:date="2019-05-28T12:43:00Z"/>
                <w:rFonts w:cs="Segoe UI"/>
                <w:b/>
                <w:noProof/>
                <w:color w:val="4B82AD"/>
                <w:szCs w:val="21"/>
              </w:rPr>
              <w:pPrChange w:id="1475" w:author="Huang, Chengyu" w:date="2019-05-28T12:43:00Z">
                <w:pPr>
                  <w:jc w:val="center"/>
                </w:pPr>
              </w:pPrChange>
            </w:pPr>
          </w:p>
          <w:p w14:paraId="49127CFE" w14:textId="0A76F119" w:rsidR="006C1B9E" w:rsidDel="00F1263F" w:rsidRDefault="006C1B9E" w:rsidP="00F1263F">
            <w:pPr>
              <w:pStyle w:val="ParagraphNumbering"/>
              <w:ind w:left="0" w:firstLine="0"/>
              <w:rPr>
                <w:del w:id="1476" w:author="Huang, Chengyu" w:date="2019-05-28T12:43:00Z"/>
                <w:rFonts w:cs="Segoe UI"/>
                <w:b/>
                <w:noProof/>
                <w:color w:val="4B82AD"/>
                <w:szCs w:val="21"/>
              </w:rPr>
              <w:pPrChange w:id="1477" w:author="Huang, Chengyu" w:date="2019-05-28T12:43:00Z">
                <w:pPr>
                  <w:jc w:val="center"/>
                </w:pPr>
              </w:pPrChange>
            </w:pPr>
          </w:p>
          <w:p w14:paraId="0DFF6FFA" w14:textId="100BFF43" w:rsidR="006C1B9E" w:rsidDel="00F1263F" w:rsidRDefault="006C1B9E" w:rsidP="00F1263F">
            <w:pPr>
              <w:pStyle w:val="ParagraphNumbering"/>
              <w:ind w:left="0" w:firstLine="0"/>
              <w:rPr>
                <w:del w:id="1478" w:author="Huang, Chengyu" w:date="2019-05-28T12:43:00Z"/>
                <w:rFonts w:cs="Segoe UI"/>
                <w:b/>
                <w:noProof/>
                <w:color w:val="4B82AD"/>
                <w:szCs w:val="21"/>
              </w:rPr>
              <w:pPrChange w:id="1479" w:author="Huang, Chengyu" w:date="2019-05-28T12:43:00Z">
                <w:pPr>
                  <w:jc w:val="center"/>
                </w:pPr>
              </w:pPrChange>
            </w:pPr>
          </w:p>
          <w:p w14:paraId="2116B99C" w14:textId="374C6324" w:rsidR="006C1B9E" w:rsidDel="00F1263F" w:rsidRDefault="006C1B9E" w:rsidP="00F1263F">
            <w:pPr>
              <w:pStyle w:val="ParagraphNumbering"/>
              <w:ind w:left="0" w:firstLine="0"/>
              <w:rPr>
                <w:del w:id="1480" w:author="Huang, Chengyu" w:date="2019-05-28T12:43:00Z"/>
                <w:rFonts w:cs="Segoe UI"/>
                <w:b/>
                <w:noProof/>
                <w:color w:val="4B82AD"/>
                <w:szCs w:val="21"/>
              </w:rPr>
              <w:pPrChange w:id="1481" w:author="Huang, Chengyu" w:date="2019-05-28T12:43:00Z">
                <w:pPr>
                  <w:jc w:val="center"/>
                </w:pPr>
              </w:pPrChange>
            </w:pPr>
          </w:p>
          <w:p w14:paraId="125541CF" w14:textId="08841F98" w:rsidR="006C1B9E" w:rsidDel="00F1263F" w:rsidRDefault="006C1B9E" w:rsidP="00F1263F">
            <w:pPr>
              <w:pStyle w:val="ParagraphNumbering"/>
              <w:ind w:left="0" w:firstLine="0"/>
              <w:rPr>
                <w:del w:id="1482" w:author="Huang, Chengyu" w:date="2019-05-28T12:43:00Z"/>
                <w:rFonts w:cs="Segoe UI"/>
                <w:b/>
                <w:noProof/>
                <w:color w:val="4B82AD"/>
                <w:szCs w:val="21"/>
              </w:rPr>
              <w:pPrChange w:id="1483" w:author="Huang, Chengyu" w:date="2019-05-28T12:43:00Z">
                <w:pPr>
                  <w:jc w:val="center"/>
                </w:pPr>
              </w:pPrChange>
            </w:pPr>
          </w:p>
          <w:p w14:paraId="415CACAD" w14:textId="4FBCB095" w:rsidR="006C1B9E" w:rsidDel="00F1263F" w:rsidRDefault="006C1B9E" w:rsidP="00F1263F">
            <w:pPr>
              <w:pStyle w:val="ParagraphNumbering"/>
              <w:ind w:left="0" w:firstLine="0"/>
              <w:rPr>
                <w:del w:id="1484" w:author="Huang, Chengyu" w:date="2019-05-28T12:43:00Z"/>
                <w:rFonts w:cs="Segoe UI"/>
                <w:b/>
                <w:noProof/>
                <w:color w:val="4B82AD"/>
                <w:szCs w:val="21"/>
              </w:rPr>
              <w:pPrChange w:id="1485" w:author="Huang, Chengyu" w:date="2019-05-28T12:43:00Z">
                <w:pPr>
                  <w:jc w:val="center"/>
                </w:pPr>
              </w:pPrChange>
            </w:pPr>
          </w:p>
          <w:p w14:paraId="1B063571" w14:textId="14CF1DF9" w:rsidR="006C1B9E" w:rsidDel="00F1263F" w:rsidRDefault="006C1B9E" w:rsidP="00F1263F">
            <w:pPr>
              <w:pStyle w:val="ParagraphNumbering"/>
              <w:ind w:left="0" w:firstLine="0"/>
              <w:rPr>
                <w:del w:id="1486" w:author="Huang, Chengyu" w:date="2019-05-28T12:43:00Z"/>
                <w:rFonts w:cs="Segoe UI"/>
                <w:b/>
                <w:noProof/>
                <w:color w:val="4B82AD"/>
                <w:szCs w:val="21"/>
              </w:rPr>
              <w:pPrChange w:id="1487" w:author="Huang, Chengyu" w:date="2019-05-28T12:43:00Z">
                <w:pPr>
                  <w:jc w:val="center"/>
                </w:pPr>
              </w:pPrChange>
            </w:pPr>
          </w:p>
          <w:p w14:paraId="48A45783" w14:textId="68BD84C3" w:rsidR="006C1B9E" w:rsidDel="00F1263F" w:rsidRDefault="006C1B9E" w:rsidP="00F1263F">
            <w:pPr>
              <w:pStyle w:val="ParagraphNumbering"/>
              <w:ind w:left="0" w:firstLine="0"/>
              <w:rPr>
                <w:del w:id="1488" w:author="Huang, Chengyu" w:date="2019-05-28T12:43:00Z"/>
                <w:rFonts w:cs="Segoe UI"/>
                <w:b/>
                <w:noProof/>
                <w:color w:val="4B82AD"/>
                <w:szCs w:val="21"/>
              </w:rPr>
              <w:pPrChange w:id="1489" w:author="Huang, Chengyu" w:date="2019-05-28T12:43:00Z">
                <w:pPr>
                  <w:jc w:val="center"/>
                </w:pPr>
              </w:pPrChange>
            </w:pPr>
          </w:p>
          <w:p w14:paraId="277362C6" w14:textId="499B2C98" w:rsidR="006C1B9E" w:rsidDel="00F1263F" w:rsidRDefault="006C1B9E" w:rsidP="00F1263F">
            <w:pPr>
              <w:pStyle w:val="ParagraphNumbering"/>
              <w:ind w:left="0" w:firstLine="0"/>
              <w:rPr>
                <w:del w:id="1490" w:author="Huang, Chengyu" w:date="2019-05-28T12:43:00Z"/>
                <w:rFonts w:cs="Segoe UI"/>
                <w:b/>
                <w:noProof/>
                <w:color w:val="4B82AD"/>
                <w:szCs w:val="21"/>
              </w:rPr>
              <w:pPrChange w:id="1491" w:author="Huang, Chengyu" w:date="2019-05-28T12:43:00Z">
                <w:pPr>
                  <w:jc w:val="center"/>
                </w:pPr>
              </w:pPrChange>
            </w:pPr>
          </w:p>
          <w:p w14:paraId="1CDA8E27" w14:textId="610A9171" w:rsidR="006C1B9E" w:rsidDel="00F1263F" w:rsidRDefault="006C1B9E" w:rsidP="00F1263F">
            <w:pPr>
              <w:pStyle w:val="ParagraphNumbering"/>
              <w:ind w:left="0" w:firstLine="0"/>
              <w:rPr>
                <w:del w:id="1492" w:author="Huang, Chengyu" w:date="2019-05-28T12:43:00Z"/>
                <w:rFonts w:cs="Segoe UI"/>
                <w:b/>
                <w:noProof/>
                <w:color w:val="4B82AD"/>
                <w:szCs w:val="21"/>
              </w:rPr>
              <w:pPrChange w:id="1493" w:author="Huang, Chengyu" w:date="2019-05-28T12:43:00Z">
                <w:pPr>
                  <w:jc w:val="center"/>
                </w:pPr>
              </w:pPrChange>
            </w:pPr>
          </w:p>
          <w:p w14:paraId="213D20E3" w14:textId="6D7A8E2A" w:rsidR="006C1B9E" w:rsidDel="00F1263F" w:rsidRDefault="006C1B9E" w:rsidP="00F1263F">
            <w:pPr>
              <w:pStyle w:val="ParagraphNumbering"/>
              <w:ind w:left="0" w:firstLine="0"/>
              <w:rPr>
                <w:del w:id="1494" w:author="Huang, Chengyu" w:date="2019-05-28T12:43:00Z"/>
                <w:rFonts w:cs="Segoe UI"/>
                <w:b/>
                <w:noProof/>
                <w:color w:val="4B82AD"/>
                <w:szCs w:val="21"/>
              </w:rPr>
              <w:pPrChange w:id="1495" w:author="Huang, Chengyu" w:date="2019-05-28T12:43:00Z">
                <w:pPr>
                  <w:jc w:val="center"/>
                </w:pPr>
              </w:pPrChange>
            </w:pPr>
          </w:p>
          <w:p w14:paraId="06169186" w14:textId="11ACD39A" w:rsidR="006C1B9E" w:rsidDel="00F1263F" w:rsidRDefault="006C1B9E" w:rsidP="00F1263F">
            <w:pPr>
              <w:pStyle w:val="ParagraphNumbering"/>
              <w:ind w:left="0" w:firstLine="0"/>
              <w:rPr>
                <w:del w:id="1496" w:author="Huang, Chengyu" w:date="2019-05-28T12:43:00Z"/>
                <w:rFonts w:cs="Segoe UI"/>
                <w:b/>
                <w:noProof/>
                <w:color w:val="4B82AD"/>
                <w:szCs w:val="21"/>
              </w:rPr>
              <w:pPrChange w:id="1497" w:author="Huang, Chengyu" w:date="2019-05-28T12:43:00Z">
                <w:pPr>
                  <w:jc w:val="center"/>
                </w:pPr>
              </w:pPrChange>
            </w:pPr>
          </w:p>
          <w:p w14:paraId="3EA94817" w14:textId="2E3E759E" w:rsidR="006C1B9E" w:rsidDel="00F1263F" w:rsidRDefault="006C1B9E" w:rsidP="00F1263F">
            <w:pPr>
              <w:pStyle w:val="ParagraphNumbering"/>
              <w:ind w:left="0" w:firstLine="0"/>
              <w:rPr>
                <w:del w:id="1498" w:author="Huang, Chengyu" w:date="2019-05-28T12:43:00Z"/>
                <w:rFonts w:cs="Segoe UI"/>
                <w:b/>
                <w:noProof/>
                <w:color w:val="4B82AD"/>
                <w:szCs w:val="21"/>
              </w:rPr>
              <w:pPrChange w:id="1499" w:author="Huang, Chengyu" w:date="2019-05-28T12:43:00Z">
                <w:pPr>
                  <w:jc w:val="center"/>
                </w:pPr>
              </w:pPrChange>
            </w:pPr>
          </w:p>
          <w:p w14:paraId="78DAE2C2" w14:textId="2D32EA7E" w:rsidR="006C1B9E" w:rsidDel="00F1263F" w:rsidRDefault="006C1B9E" w:rsidP="00F1263F">
            <w:pPr>
              <w:pStyle w:val="ParagraphNumbering"/>
              <w:ind w:left="0" w:firstLine="0"/>
              <w:rPr>
                <w:del w:id="1500" w:author="Huang, Chengyu" w:date="2019-05-28T12:43:00Z"/>
                <w:rFonts w:cs="Segoe UI"/>
                <w:b/>
                <w:noProof/>
                <w:color w:val="4B82AD"/>
                <w:szCs w:val="21"/>
              </w:rPr>
              <w:pPrChange w:id="1501" w:author="Huang, Chengyu" w:date="2019-05-28T12:43:00Z">
                <w:pPr>
                  <w:jc w:val="center"/>
                </w:pPr>
              </w:pPrChange>
            </w:pPr>
          </w:p>
          <w:p w14:paraId="4301F2EB" w14:textId="155AB12D" w:rsidR="006C1B9E" w:rsidDel="00F1263F" w:rsidRDefault="006C1B9E" w:rsidP="00F1263F">
            <w:pPr>
              <w:pStyle w:val="ParagraphNumbering"/>
              <w:ind w:left="0" w:firstLine="0"/>
              <w:rPr>
                <w:del w:id="1502" w:author="Huang, Chengyu" w:date="2019-05-28T12:43:00Z"/>
                <w:rFonts w:cs="Segoe UI"/>
                <w:b/>
                <w:noProof/>
                <w:color w:val="4B82AD"/>
                <w:szCs w:val="21"/>
              </w:rPr>
              <w:pPrChange w:id="1503" w:author="Huang, Chengyu" w:date="2019-05-28T12:43:00Z">
                <w:pPr>
                  <w:jc w:val="center"/>
                </w:pPr>
              </w:pPrChange>
            </w:pPr>
          </w:p>
          <w:p w14:paraId="333AFA2A" w14:textId="534BD72D" w:rsidR="006C1B9E" w:rsidDel="00F1263F" w:rsidRDefault="006C1B9E" w:rsidP="00F1263F">
            <w:pPr>
              <w:pStyle w:val="ParagraphNumbering"/>
              <w:ind w:left="0" w:firstLine="0"/>
              <w:rPr>
                <w:del w:id="1504" w:author="Huang, Chengyu" w:date="2019-05-28T12:43:00Z"/>
                <w:rFonts w:cs="Segoe UI"/>
                <w:b/>
                <w:noProof/>
                <w:color w:val="4B82AD"/>
                <w:szCs w:val="21"/>
              </w:rPr>
              <w:pPrChange w:id="1505" w:author="Huang, Chengyu" w:date="2019-05-28T12:43:00Z">
                <w:pPr>
                  <w:jc w:val="center"/>
                </w:pPr>
              </w:pPrChange>
            </w:pPr>
          </w:p>
          <w:p w14:paraId="2BE25911" w14:textId="1F8AAC4C" w:rsidR="006C1B9E" w:rsidDel="00F1263F" w:rsidRDefault="006C1B9E" w:rsidP="00F1263F">
            <w:pPr>
              <w:pStyle w:val="ParagraphNumbering"/>
              <w:ind w:left="0" w:firstLine="0"/>
              <w:rPr>
                <w:del w:id="1506" w:author="Huang, Chengyu" w:date="2019-05-28T12:43:00Z"/>
                <w:rFonts w:cs="Segoe UI"/>
                <w:b/>
                <w:noProof/>
                <w:color w:val="4B82AD"/>
                <w:szCs w:val="21"/>
              </w:rPr>
              <w:pPrChange w:id="1507" w:author="Huang, Chengyu" w:date="2019-05-28T12:43:00Z">
                <w:pPr>
                  <w:jc w:val="center"/>
                </w:pPr>
              </w:pPrChange>
            </w:pPr>
          </w:p>
          <w:p w14:paraId="19F7F02F" w14:textId="26009602" w:rsidR="006C1B9E" w:rsidDel="00F1263F" w:rsidRDefault="006C1B9E" w:rsidP="00F1263F">
            <w:pPr>
              <w:pStyle w:val="ParagraphNumbering"/>
              <w:ind w:left="0" w:firstLine="0"/>
              <w:rPr>
                <w:del w:id="1508" w:author="Huang, Chengyu" w:date="2019-05-28T12:43:00Z"/>
                <w:rFonts w:cs="Segoe UI"/>
                <w:b/>
                <w:noProof/>
                <w:color w:val="4B82AD"/>
                <w:szCs w:val="21"/>
              </w:rPr>
              <w:pPrChange w:id="1509" w:author="Huang, Chengyu" w:date="2019-05-28T12:43:00Z">
                <w:pPr>
                  <w:jc w:val="center"/>
                </w:pPr>
              </w:pPrChange>
            </w:pPr>
          </w:p>
          <w:p w14:paraId="1C4CDDAF" w14:textId="7F879F9E" w:rsidR="006C1B9E" w:rsidDel="00F1263F" w:rsidRDefault="006C1B9E" w:rsidP="00F1263F">
            <w:pPr>
              <w:pStyle w:val="ParagraphNumbering"/>
              <w:ind w:left="0" w:firstLine="0"/>
              <w:rPr>
                <w:del w:id="1510" w:author="Huang, Chengyu" w:date="2019-05-28T12:43:00Z"/>
                <w:rFonts w:cs="Segoe UI"/>
                <w:b/>
                <w:noProof/>
                <w:color w:val="4B82AD"/>
                <w:szCs w:val="21"/>
              </w:rPr>
              <w:pPrChange w:id="1511" w:author="Huang, Chengyu" w:date="2019-05-28T12:43:00Z">
                <w:pPr>
                  <w:jc w:val="center"/>
                </w:pPr>
              </w:pPrChange>
            </w:pPr>
          </w:p>
          <w:p w14:paraId="72571773" w14:textId="110368E3" w:rsidR="006C1B9E" w:rsidDel="00F1263F" w:rsidRDefault="006C1B9E" w:rsidP="00F1263F">
            <w:pPr>
              <w:pStyle w:val="ParagraphNumbering"/>
              <w:ind w:left="0" w:firstLine="0"/>
              <w:rPr>
                <w:del w:id="1512" w:author="Huang, Chengyu" w:date="2019-05-28T12:43:00Z"/>
                <w:rFonts w:cs="Segoe UI"/>
                <w:b/>
                <w:noProof/>
                <w:color w:val="4B82AD"/>
                <w:szCs w:val="21"/>
              </w:rPr>
              <w:pPrChange w:id="1513" w:author="Huang, Chengyu" w:date="2019-05-28T12:43:00Z">
                <w:pPr>
                  <w:jc w:val="center"/>
                </w:pPr>
              </w:pPrChange>
            </w:pPr>
          </w:p>
          <w:p w14:paraId="080B6D02" w14:textId="4ADB82F0" w:rsidR="006C1B9E" w:rsidDel="00F1263F" w:rsidRDefault="006C1B9E" w:rsidP="00F1263F">
            <w:pPr>
              <w:pStyle w:val="ParagraphNumbering"/>
              <w:ind w:left="0" w:firstLine="0"/>
              <w:rPr>
                <w:del w:id="1514" w:author="Huang, Chengyu" w:date="2019-05-28T12:43:00Z"/>
                <w:rFonts w:cs="Segoe UI"/>
                <w:b/>
                <w:noProof/>
                <w:color w:val="4B82AD"/>
                <w:szCs w:val="21"/>
              </w:rPr>
              <w:pPrChange w:id="1515" w:author="Huang, Chengyu" w:date="2019-05-28T12:43:00Z">
                <w:pPr>
                  <w:jc w:val="center"/>
                </w:pPr>
              </w:pPrChange>
            </w:pPr>
          </w:p>
          <w:p w14:paraId="7799C500" w14:textId="623B0D0C" w:rsidR="006C1B9E" w:rsidDel="00F1263F" w:rsidRDefault="006C1B9E" w:rsidP="00F1263F">
            <w:pPr>
              <w:pStyle w:val="ParagraphNumbering"/>
              <w:ind w:left="0" w:firstLine="0"/>
              <w:rPr>
                <w:del w:id="1516" w:author="Huang, Chengyu" w:date="2019-05-28T12:43:00Z"/>
                <w:rFonts w:cs="Segoe UI"/>
                <w:b/>
                <w:noProof/>
                <w:color w:val="4B82AD"/>
                <w:szCs w:val="21"/>
              </w:rPr>
              <w:pPrChange w:id="1517" w:author="Huang, Chengyu" w:date="2019-05-28T12:43:00Z">
                <w:pPr>
                  <w:jc w:val="center"/>
                </w:pPr>
              </w:pPrChange>
            </w:pPr>
          </w:p>
          <w:p w14:paraId="51E8F430" w14:textId="0E7079BA" w:rsidR="006C1B9E" w:rsidDel="00F1263F" w:rsidRDefault="006C1B9E" w:rsidP="00F1263F">
            <w:pPr>
              <w:pStyle w:val="ParagraphNumbering"/>
              <w:ind w:left="0" w:firstLine="0"/>
              <w:rPr>
                <w:del w:id="1518" w:author="Huang, Chengyu" w:date="2019-05-28T12:43:00Z"/>
                <w:rFonts w:cs="Segoe UI"/>
                <w:b/>
                <w:noProof/>
                <w:color w:val="4B82AD"/>
                <w:szCs w:val="21"/>
              </w:rPr>
              <w:pPrChange w:id="1519" w:author="Huang, Chengyu" w:date="2019-05-28T12:43:00Z">
                <w:pPr>
                  <w:jc w:val="center"/>
                </w:pPr>
              </w:pPrChange>
            </w:pPr>
          </w:p>
          <w:p w14:paraId="33E9F13F" w14:textId="0BFA8B6C" w:rsidR="006C1B9E" w:rsidDel="00F1263F" w:rsidRDefault="006C1B9E" w:rsidP="00F1263F">
            <w:pPr>
              <w:pStyle w:val="ParagraphNumbering"/>
              <w:ind w:left="0" w:firstLine="0"/>
              <w:rPr>
                <w:del w:id="1520" w:author="Huang, Chengyu" w:date="2019-05-28T12:43:00Z"/>
                <w:rFonts w:cs="Segoe UI"/>
                <w:b/>
                <w:noProof/>
                <w:color w:val="4B82AD"/>
                <w:szCs w:val="21"/>
              </w:rPr>
              <w:pPrChange w:id="1521" w:author="Huang, Chengyu" w:date="2019-05-28T12:43:00Z">
                <w:pPr>
                  <w:jc w:val="center"/>
                </w:pPr>
              </w:pPrChange>
            </w:pPr>
          </w:p>
          <w:p w14:paraId="2A23155C" w14:textId="25C36037" w:rsidR="006C1B9E" w:rsidDel="00F1263F" w:rsidRDefault="006C1B9E" w:rsidP="00F1263F">
            <w:pPr>
              <w:pStyle w:val="ParagraphNumbering"/>
              <w:ind w:left="0" w:firstLine="0"/>
              <w:rPr>
                <w:del w:id="1522" w:author="Huang, Chengyu" w:date="2019-05-28T12:43:00Z"/>
                <w:rFonts w:cs="Segoe UI"/>
                <w:b/>
                <w:noProof/>
                <w:color w:val="4B82AD"/>
                <w:szCs w:val="21"/>
              </w:rPr>
              <w:pPrChange w:id="1523" w:author="Huang, Chengyu" w:date="2019-05-28T12:43:00Z">
                <w:pPr>
                  <w:jc w:val="center"/>
                </w:pPr>
              </w:pPrChange>
            </w:pPr>
          </w:p>
          <w:p w14:paraId="688E225B" w14:textId="534ED760" w:rsidR="006C1B9E" w:rsidDel="00F1263F" w:rsidRDefault="006C1B9E" w:rsidP="00F1263F">
            <w:pPr>
              <w:pStyle w:val="ParagraphNumbering"/>
              <w:ind w:left="0" w:firstLine="0"/>
              <w:rPr>
                <w:del w:id="1524" w:author="Huang, Chengyu" w:date="2019-05-28T12:43:00Z"/>
                <w:rFonts w:cs="Segoe UI"/>
                <w:b/>
                <w:noProof/>
                <w:color w:val="4B82AD"/>
                <w:szCs w:val="21"/>
              </w:rPr>
              <w:pPrChange w:id="1525" w:author="Huang, Chengyu" w:date="2019-05-28T12:43:00Z">
                <w:pPr>
                  <w:jc w:val="center"/>
                </w:pPr>
              </w:pPrChange>
            </w:pPr>
          </w:p>
          <w:p w14:paraId="3B934259" w14:textId="44F5F7CB" w:rsidR="00C80C0E" w:rsidDel="00F1263F" w:rsidRDefault="006C1B9E" w:rsidP="00F1263F">
            <w:pPr>
              <w:pStyle w:val="ParagraphNumbering"/>
              <w:ind w:left="0" w:firstLine="0"/>
              <w:rPr>
                <w:del w:id="1526" w:author="Huang, Chengyu" w:date="2019-05-28T12:43:00Z"/>
                <w:rFonts w:cs="Segoe UI"/>
                <w:b/>
                <w:noProof/>
                <w:color w:val="4B82AD"/>
                <w:szCs w:val="21"/>
              </w:rPr>
              <w:pPrChange w:id="1527" w:author="Huang, Chengyu" w:date="2019-05-28T12:43:00Z">
                <w:pPr>
                  <w:jc w:val="center"/>
                </w:pPr>
              </w:pPrChange>
            </w:pPr>
            <w:del w:id="1528" w:author="Huang, Chengyu" w:date="2019-05-28T12:43:00Z">
              <w:r w:rsidRPr="006C1B9E" w:rsidDel="00F1263F">
                <w:rPr>
                  <w:rFonts w:cs="Segoe UI"/>
                  <w:b/>
                  <w:noProof/>
                  <w:color w:val="4B82AD"/>
                  <w:szCs w:val="21"/>
                </w:rPr>
                <w:drawing>
                  <wp:inline distT="0" distB="0" distL="0" distR="0" wp14:anchorId="760232DA" wp14:editId="0ACBAF4E">
                    <wp:extent cx="5781675" cy="7067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1675" cy="7067550"/>
                            </a:xfrm>
                            <a:prstGeom prst="rect">
                              <a:avLst/>
                            </a:prstGeom>
                            <a:noFill/>
                            <a:ln>
                              <a:noFill/>
                            </a:ln>
                          </pic:spPr>
                        </pic:pic>
                      </a:graphicData>
                    </a:graphic>
                  </wp:inline>
                </w:drawing>
              </w:r>
            </w:del>
          </w:p>
          <w:p w14:paraId="221D3507" w14:textId="69EF9F0B" w:rsidR="00D7751E" w:rsidDel="00F1263F" w:rsidRDefault="00D7751E" w:rsidP="00F1263F">
            <w:pPr>
              <w:pStyle w:val="ParagraphNumbering"/>
              <w:ind w:left="0" w:firstLine="0"/>
              <w:rPr>
                <w:del w:id="1529" w:author="Huang, Chengyu" w:date="2019-05-28T12:43:00Z"/>
                <w:rFonts w:cs="Segoe UI"/>
                <w:noProof/>
                <w:sz w:val="18"/>
                <w:szCs w:val="18"/>
              </w:rPr>
              <w:pPrChange w:id="1530" w:author="Huang, Chengyu" w:date="2019-05-28T12:43:00Z">
                <w:pPr/>
              </w:pPrChange>
            </w:pPr>
            <w:del w:id="1531" w:author="Huang, Chengyu" w:date="2019-05-28T12:43:00Z">
              <w:r w:rsidRPr="00C80C0E" w:rsidDel="00F1263F">
                <w:rPr>
                  <w:rFonts w:cs="Segoe UI"/>
                  <w:noProof/>
                  <w:sz w:val="18"/>
                  <w:szCs w:val="18"/>
                </w:rPr>
                <w:delText>Source: Haver Analytics, Statistics Canada, Bank of Canada, Bloomberg, and IMF Staff estimates.</w:delText>
              </w:r>
            </w:del>
          </w:p>
          <w:p w14:paraId="3B940E1E" w14:textId="371DE4F0" w:rsidR="00423E8F" w:rsidRPr="00D7751E" w:rsidDel="00F1263F" w:rsidRDefault="00C80C0E" w:rsidP="00F1263F">
            <w:pPr>
              <w:pStyle w:val="ParagraphNumbering"/>
              <w:ind w:left="0" w:firstLine="0"/>
              <w:rPr>
                <w:del w:id="1532" w:author="Huang, Chengyu" w:date="2019-05-28T12:43:00Z"/>
                <w:sz w:val="18"/>
                <w:rPrChange w:id="1533" w:author="Ochoa, Javier" w:date="2018-06-08T15:24:00Z">
                  <w:rPr>
                    <w:del w:id="1534" w:author="Huang, Chengyu" w:date="2019-05-28T12:43:00Z"/>
                    <w:b/>
                    <w:color w:val="4B82AD"/>
                  </w:rPr>
                </w:rPrChange>
              </w:rPr>
              <w:pPrChange w:id="1535" w:author="Huang, Chengyu" w:date="2019-05-28T12:43:00Z">
                <w:pPr>
                  <w:spacing w:line="240" w:lineRule="auto"/>
                </w:pPr>
              </w:pPrChange>
            </w:pPr>
            <w:del w:id="1536" w:author="Huang, Chengyu" w:date="2019-05-28T12:43:00Z">
              <w:r w:rsidRPr="00C80C0E" w:rsidDel="00F1263F">
                <w:rPr>
                  <w:rFonts w:cs="Segoe UI"/>
                  <w:noProof/>
                  <w:sz w:val="18"/>
                  <w:szCs w:val="18"/>
                </w:rPr>
                <w:delText>1/</w:delText>
              </w:r>
              <w:r w:rsidR="009A2A1C" w:rsidDel="00F1263F">
                <w:rPr>
                  <w:rFonts w:cs="Segoe UI"/>
                  <w:noProof/>
                  <w:sz w:val="18"/>
                  <w:szCs w:val="18"/>
                </w:rPr>
                <w:delText xml:space="preserve"> </w:delText>
              </w:r>
              <w:r w:rsidRPr="00C80C0E" w:rsidDel="00F1263F">
                <w:rPr>
                  <w:rFonts w:cs="Segoe UI"/>
                  <w:noProof/>
                  <w:sz w:val="18"/>
                  <w:szCs w:val="18"/>
                </w:rPr>
                <w:delText>The corporate yields correspond to the ICE BofA Merrill Lynch Canada Corporate Bonds index</w:delText>
              </w:r>
              <w:r w:rsidR="00D7751E" w:rsidDel="00F1263F">
                <w:rPr>
                  <w:rFonts w:cs="Segoe UI"/>
                  <w:noProof/>
                  <w:sz w:val="18"/>
                  <w:szCs w:val="18"/>
                </w:rPr>
                <w:delText>.</w:delText>
              </w:r>
            </w:del>
          </w:p>
        </w:tc>
      </w:tr>
    </w:tbl>
    <w:p w14:paraId="30DC35BA" w14:textId="2E7F1082" w:rsidR="008E33DC" w:rsidDel="00F1263F" w:rsidRDefault="008E33DC" w:rsidP="00F1263F">
      <w:pPr>
        <w:pStyle w:val="ParagraphNumbering"/>
        <w:ind w:left="0" w:firstLine="0"/>
        <w:rPr>
          <w:del w:id="1537" w:author="Huang, Chengyu" w:date="2019-05-28T12:43:00Z"/>
        </w:rPr>
        <w:pPrChange w:id="1538" w:author="Huang, Chengyu" w:date="2019-05-28T12:43:00Z">
          <w:pPr/>
        </w:pPrChange>
      </w:pPr>
    </w:p>
    <w:p w14:paraId="23C1AB43" w14:textId="5BA92776" w:rsidR="000F7F41" w:rsidDel="00F1263F" w:rsidRDefault="000F7F41" w:rsidP="00F1263F">
      <w:pPr>
        <w:pStyle w:val="ParagraphNumbering"/>
        <w:ind w:left="0" w:firstLine="0"/>
        <w:rPr>
          <w:del w:id="1539" w:author="Huang, Chengyu" w:date="2019-05-28T12:43:00Z"/>
          <w:rPrChange w:id="1540" w:author="Ochoa, Javier" w:date="2018-06-08T15:24:00Z">
            <w:rPr>
              <w:del w:id="1541" w:author="Huang, Chengyu" w:date="2019-05-28T12:43:00Z"/>
              <w:b/>
              <w:color w:val="4B82AF"/>
            </w:rPr>
          </w:rPrChange>
        </w:rPr>
        <w:pPrChange w:id="1542" w:author="Huang, Chengyu" w:date="2019-05-28T12:43:00Z">
          <w:pPr/>
        </w:pPrChange>
      </w:pPr>
    </w:p>
    <w:tbl>
      <w:tblPr>
        <w:tblStyle w:val="TableGrid"/>
        <w:tblW w:w="9625" w:type="dxa"/>
        <w:jc w:val="center"/>
        <w:tblBorders>
          <w:insideH w:val="none" w:sz="0" w:space="0" w:color="auto"/>
          <w:insideV w:val="none" w:sz="0" w:space="0" w:color="auto"/>
        </w:tblBorders>
        <w:tblLayout w:type="fixed"/>
        <w:tblLook w:val="04A0" w:firstRow="1" w:lastRow="0" w:firstColumn="1" w:lastColumn="0" w:noHBand="0" w:noVBand="1"/>
        <w:tblPrChange w:id="1543" w:author="Ochoa, Javier" w:date="2018-06-08T15:24:00Z">
          <w:tblPr>
            <w:tblW w:w="931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tblBorders>
            <w:shd w:val="clear" w:color="auto" w:fill="DBE5F1" w:themeFill="accent1" w:themeFillTint="33"/>
            <w:tblLayout w:type="fixed"/>
            <w:tblLook w:val="04A0" w:firstRow="1" w:lastRow="0" w:firstColumn="1" w:lastColumn="0" w:noHBand="0" w:noVBand="1"/>
          </w:tblPr>
        </w:tblPrChange>
      </w:tblPr>
      <w:tblGrid>
        <w:gridCol w:w="4518"/>
        <w:gridCol w:w="270"/>
        <w:gridCol w:w="4837"/>
        <w:tblGridChange w:id="1544">
          <w:tblGrid>
            <w:gridCol w:w="4518"/>
            <w:gridCol w:w="270"/>
            <w:gridCol w:w="4526"/>
            <w:gridCol w:w="311"/>
          </w:tblGrid>
        </w:tblGridChange>
      </w:tblGrid>
      <w:tr w:rsidR="008E33DC" w:rsidRPr="005018B9" w:rsidDel="00F1263F" w14:paraId="400F6E30" w14:textId="1452B94C" w:rsidTr="008E33DC">
        <w:trPr>
          <w:trHeight w:val="278"/>
          <w:jc w:val="center"/>
          <w:del w:id="1545" w:author="Huang, Chengyu" w:date="2019-05-28T12:43:00Z"/>
          <w:trPrChange w:id="1546" w:author="Ochoa, Javier" w:date="2018-06-08T15:24:00Z">
            <w:trPr>
              <w:gridAfter w:val="0"/>
              <w:trHeight w:val="458"/>
              <w:jc w:val="center"/>
            </w:trPr>
          </w:trPrChange>
        </w:trPr>
        <w:tc>
          <w:tcPr>
            <w:tcW w:w="9625" w:type="dxa"/>
            <w:gridSpan w:val="3"/>
            <w:shd w:val="clear" w:color="auto" w:fill="auto"/>
            <w:vAlign w:val="center"/>
            <w:tcPrChange w:id="1547" w:author="Ochoa, Javier" w:date="2018-06-08T15:24:00Z">
              <w:tcPr>
                <w:tcW w:w="9314" w:type="dxa"/>
                <w:gridSpan w:val="3"/>
                <w:shd w:val="clear" w:color="auto" w:fill="auto"/>
                <w:vAlign w:val="center"/>
              </w:tcPr>
            </w:tcPrChange>
          </w:tcPr>
          <w:p w14:paraId="1092B309" w14:textId="488171C6" w:rsidR="008E33DC" w:rsidDel="00F1263F" w:rsidRDefault="008E33DC" w:rsidP="00F1263F">
            <w:pPr>
              <w:pStyle w:val="ParagraphNumbering"/>
              <w:ind w:left="0" w:firstLine="0"/>
              <w:rPr>
                <w:del w:id="1548" w:author="Huang, Chengyu" w:date="2019-05-28T12:43:00Z"/>
                <w:b/>
                <w:color w:val="4B82AF"/>
              </w:rPr>
              <w:pPrChange w:id="1549" w:author="Huang, Chengyu" w:date="2019-05-28T12:43:00Z">
                <w:pPr>
                  <w:spacing w:line="240" w:lineRule="auto"/>
                  <w:jc w:val="center"/>
                </w:pPr>
              </w:pPrChange>
            </w:pPr>
            <w:del w:id="1550" w:author="Huang, Chengyu" w:date="2019-05-28T12:43:00Z">
              <w:r w:rsidDel="00F1263F">
                <w:rPr>
                  <w:b/>
                  <w:color w:val="4B82AD"/>
                  <w:rPrChange w:id="1551" w:author="Ochoa, Javier" w:date="2018-06-08T15:24:00Z">
                    <w:rPr/>
                  </w:rPrChange>
                </w:rPr>
                <w:fldChar w:fldCharType="begin"/>
              </w:r>
              <w:r w:rsidDel="00F1263F">
                <w:rPr>
                  <w:b/>
                  <w:color w:val="4B82AD"/>
                  <w:rPrChange w:id="1552" w:author="Ochoa, Javier" w:date="2018-06-08T15:24:00Z">
                    <w:rPr/>
                  </w:rPrChange>
                </w:rPr>
                <w:delInstrText xml:space="preserve"> TC "</w:delInstrText>
              </w:r>
              <w:bookmarkStart w:id="1553" w:name="_Toc516147915"/>
              <w:bookmarkStart w:id="1554" w:name="_Toc516218333"/>
              <w:bookmarkStart w:id="1555" w:name="_Toc512008957"/>
              <w:r w:rsidRPr="008E33DC" w:rsidDel="00F1263F">
                <w:rPr>
                  <w:color w:val="4B82AD"/>
                  <w:rPrChange w:id="1556" w:author="Ochoa, Javier" w:date="2018-06-08T15:24:00Z">
                    <w:rPr/>
                  </w:rPrChange>
                </w:rPr>
                <w:delInstrText>8. Balance Sheet Composition, December 2017</w:delInstrText>
              </w:r>
              <w:bookmarkEnd w:id="1553"/>
              <w:bookmarkEnd w:id="1554"/>
              <w:bookmarkEnd w:id="1555"/>
              <w:r w:rsidDel="00F1263F">
                <w:rPr>
                  <w:b/>
                  <w:color w:val="4B82AD"/>
                  <w:rPrChange w:id="1557" w:author="Ochoa, Javier" w:date="2018-06-08T15:24:00Z">
                    <w:rPr/>
                  </w:rPrChange>
                </w:rPr>
                <w:delInstrText xml:space="preserve">"\f C </w:delInstrText>
              </w:r>
              <w:r w:rsidDel="00F1263F">
                <w:rPr>
                  <w:b/>
                  <w:color w:val="4B82AD"/>
                  <w:rPrChange w:id="1558" w:author="Ochoa, Javier" w:date="2018-06-08T15:24:00Z">
                    <w:rPr/>
                  </w:rPrChange>
                </w:rPr>
                <w:fldChar w:fldCharType="end"/>
              </w:r>
              <w:r w:rsidRPr="005C0F79" w:rsidDel="00F1263F">
                <w:rPr>
                  <w:rFonts w:eastAsia="Segoe UI" w:cs="Arial"/>
                  <w:b/>
                  <w:bCs/>
                  <w:iCs/>
                  <w:color w:val="4B82AD"/>
                  <w:szCs w:val="21"/>
                </w:rPr>
                <w:delText xml:space="preserve">Figure </w:delText>
              </w:r>
              <w:r w:rsidDel="00F1263F">
                <w:rPr>
                  <w:rFonts w:eastAsia="Segoe UI" w:cs="Arial"/>
                  <w:b/>
                  <w:bCs/>
                  <w:iCs/>
                  <w:color w:val="4B82AD"/>
                  <w:szCs w:val="21"/>
                </w:rPr>
                <w:delText>8</w:delText>
              </w:r>
              <w:r w:rsidRPr="005C0F79" w:rsidDel="00F1263F">
                <w:rPr>
                  <w:rFonts w:eastAsia="Segoe UI" w:cs="Arial"/>
                  <w:b/>
                  <w:bCs/>
                  <w:iCs/>
                  <w:color w:val="4B82AD"/>
                  <w:szCs w:val="21"/>
                </w:rPr>
                <w:delText xml:space="preserve">. </w:delText>
              </w:r>
              <w:r w:rsidDel="00F1263F">
                <w:rPr>
                  <w:rFonts w:eastAsia="Segoe UI" w:cs="Arial"/>
                  <w:b/>
                  <w:bCs/>
                  <w:iCs/>
                  <w:color w:val="4B82AD"/>
                  <w:szCs w:val="21"/>
                </w:rPr>
                <w:delText xml:space="preserve">Canada: </w:delText>
              </w:r>
              <w:r w:rsidRPr="003B76F5" w:rsidDel="00F1263F">
                <w:rPr>
                  <w:b/>
                  <w:color w:val="4B82AF"/>
                </w:rPr>
                <w:delText xml:space="preserve">Balance </w:delText>
              </w:r>
              <w:r w:rsidDel="00F1263F">
                <w:rPr>
                  <w:b/>
                  <w:color w:val="4B82AF"/>
                </w:rPr>
                <w:delText>S</w:delText>
              </w:r>
              <w:r w:rsidRPr="003B76F5" w:rsidDel="00F1263F">
                <w:rPr>
                  <w:b/>
                  <w:color w:val="4B82AF"/>
                </w:rPr>
                <w:delText xml:space="preserve">heet </w:delText>
              </w:r>
              <w:r w:rsidDel="00F1263F">
                <w:rPr>
                  <w:b/>
                  <w:color w:val="4B82AF"/>
                </w:rPr>
                <w:delText>Composition, December 2017</w:delText>
              </w:r>
            </w:del>
          </w:p>
          <w:p w14:paraId="2D0F53D2" w14:textId="28F684D5" w:rsidR="008E33DC" w:rsidRPr="00BE1029" w:rsidDel="00F1263F" w:rsidRDefault="008E33DC" w:rsidP="00F1263F">
            <w:pPr>
              <w:pStyle w:val="ParagraphNumbering"/>
              <w:ind w:left="0" w:firstLine="0"/>
              <w:rPr>
                <w:del w:id="1559" w:author="Huang, Chengyu" w:date="2019-05-28T12:43:00Z"/>
                <w:rFonts w:cs="Segoe UI"/>
                <w:b/>
                <w:color w:val="4B82AD"/>
                <w:szCs w:val="21"/>
              </w:rPr>
              <w:pPrChange w:id="1560" w:author="Huang, Chengyu" w:date="2019-05-28T12:43:00Z">
                <w:pPr>
                  <w:spacing w:line="240" w:lineRule="auto"/>
                  <w:jc w:val="center"/>
                </w:pPr>
              </w:pPrChange>
            </w:pPr>
          </w:p>
        </w:tc>
      </w:tr>
      <w:tr w:rsidR="008E33DC" w:rsidRPr="0016447E" w:rsidDel="00F1263F" w14:paraId="7C7A9B90" w14:textId="672221FE" w:rsidTr="008E33DC">
        <w:trPr>
          <w:jc w:val="center"/>
          <w:del w:id="1561" w:author="Huang, Chengyu" w:date="2019-05-28T12:43:00Z"/>
        </w:trPr>
        <w:tc>
          <w:tcPr>
            <w:tcW w:w="4518" w:type="dxa"/>
            <w:shd w:val="clear" w:color="auto" w:fill="auto"/>
          </w:tcPr>
          <w:p w14:paraId="73BF2C36" w14:textId="4810020A" w:rsidR="008E33DC" w:rsidRPr="0016447E" w:rsidDel="00F1263F" w:rsidRDefault="008E33DC" w:rsidP="00F1263F">
            <w:pPr>
              <w:pStyle w:val="ParagraphNumbering"/>
              <w:ind w:left="0" w:firstLine="0"/>
              <w:rPr>
                <w:del w:id="1562" w:author="Huang, Chengyu" w:date="2019-05-28T12:43:00Z"/>
                <w:rFonts w:cs="Segoe UI"/>
                <w:i/>
                <w:color w:val="000000" w:themeColor="text1"/>
              </w:rPr>
              <w:pPrChange w:id="1563" w:author="Huang, Chengyu" w:date="2019-05-28T12:43:00Z">
                <w:pPr>
                  <w:spacing w:line="240" w:lineRule="auto"/>
                  <w:jc w:val="center"/>
                </w:pPr>
              </w:pPrChange>
            </w:pPr>
            <w:del w:id="1564" w:author="Huang, Chengyu" w:date="2019-05-28T12:43:00Z">
              <w:r w:rsidRPr="00ED0EC9" w:rsidDel="00F1263F">
                <w:rPr>
                  <w:noProof/>
                </w:rPr>
                <w:drawing>
                  <wp:inline distT="0" distB="0" distL="0" distR="0" wp14:anchorId="62446F16" wp14:editId="3408169C">
                    <wp:extent cx="2759075" cy="172466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9075" cy="1724660"/>
                            </a:xfrm>
                            <a:prstGeom prst="rect">
                              <a:avLst/>
                            </a:prstGeom>
                            <a:noFill/>
                            <a:ln>
                              <a:noFill/>
                            </a:ln>
                          </pic:spPr>
                        </pic:pic>
                      </a:graphicData>
                    </a:graphic>
                  </wp:inline>
                </w:drawing>
              </w:r>
            </w:del>
          </w:p>
        </w:tc>
        <w:tc>
          <w:tcPr>
            <w:tcW w:w="270" w:type="dxa"/>
            <w:shd w:val="clear" w:color="auto" w:fill="auto"/>
          </w:tcPr>
          <w:p w14:paraId="081015EC" w14:textId="292B1725" w:rsidR="008E33DC" w:rsidRPr="0016447E" w:rsidDel="00F1263F" w:rsidRDefault="008E33DC" w:rsidP="00F1263F">
            <w:pPr>
              <w:pStyle w:val="ParagraphNumbering"/>
              <w:ind w:left="0" w:firstLine="0"/>
              <w:rPr>
                <w:del w:id="1565" w:author="Huang, Chengyu" w:date="2019-05-28T12:43:00Z"/>
                <w:rFonts w:cs="Segoe UI"/>
                <w:i/>
                <w:color w:val="000000" w:themeColor="text1"/>
                <w:sz w:val="14"/>
                <w:szCs w:val="14"/>
              </w:rPr>
              <w:pPrChange w:id="1566" w:author="Huang, Chengyu" w:date="2019-05-28T12:43:00Z">
                <w:pPr/>
              </w:pPrChange>
            </w:pPr>
          </w:p>
        </w:tc>
        <w:tc>
          <w:tcPr>
            <w:tcW w:w="4837" w:type="dxa"/>
            <w:shd w:val="clear" w:color="auto" w:fill="auto"/>
          </w:tcPr>
          <w:p w14:paraId="4389DD0D" w14:textId="72205576" w:rsidR="008E33DC" w:rsidDel="00F1263F" w:rsidRDefault="008E33DC" w:rsidP="00F1263F">
            <w:pPr>
              <w:pStyle w:val="ParagraphNumbering"/>
              <w:ind w:left="0" w:firstLine="0"/>
              <w:rPr>
                <w:del w:id="1567" w:author="Huang, Chengyu" w:date="2019-05-28T12:43:00Z"/>
                <w:rFonts w:cs="Segoe UI"/>
                <w:i/>
                <w:color w:val="000000" w:themeColor="text1"/>
                <w:sz w:val="14"/>
                <w:szCs w:val="14"/>
              </w:rPr>
              <w:pPrChange w:id="1568" w:author="Huang, Chengyu" w:date="2019-05-28T12:43:00Z">
                <w:pPr>
                  <w:spacing w:line="240" w:lineRule="auto"/>
                  <w:jc w:val="center"/>
                </w:pPr>
              </w:pPrChange>
            </w:pPr>
            <w:del w:id="1569" w:author="Huang, Chengyu" w:date="2019-05-28T12:43:00Z">
              <w:r w:rsidRPr="00ED0EC9" w:rsidDel="00F1263F">
                <w:rPr>
                  <w:noProof/>
                </w:rPr>
                <w:drawing>
                  <wp:inline distT="0" distB="0" distL="0" distR="0" wp14:anchorId="5A76FB3F" wp14:editId="18780081">
                    <wp:extent cx="2822575"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22575" cy="2057400"/>
                            </a:xfrm>
                            <a:prstGeom prst="rect">
                              <a:avLst/>
                            </a:prstGeom>
                            <a:noFill/>
                          </pic:spPr>
                        </pic:pic>
                      </a:graphicData>
                    </a:graphic>
                  </wp:inline>
                </w:drawing>
              </w:r>
            </w:del>
          </w:p>
          <w:p w14:paraId="6C25AD6A" w14:textId="5D7B8820" w:rsidR="008E33DC" w:rsidRPr="0016447E" w:rsidDel="00F1263F" w:rsidRDefault="008E33DC" w:rsidP="00F1263F">
            <w:pPr>
              <w:pStyle w:val="ParagraphNumbering"/>
              <w:ind w:left="0" w:firstLine="0"/>
              <w:rPr>
                <w:del w:id="1570" w:author="Huang, Chengyu" w:date="2019-05-28T12:43:00Z"/>
                <w:rFonts w:cs="Segoe UI"/>
                <w:i/>
                <w:color w:val="000000" w:themeColor="text1"/>
                <w:sz w:val="14"/>
                <w:szCs w:val="14"/>
              </w:rPr>
              <w:pPrChange w:id="1571" w:author="Huang, Chengyu" w:date="2019-05-28T12:43:00Z">
                <w:pPr>
                  <w:spacing w:line="240" w:lineRule="auto"/>
                  <w:jc w:val="center"/>
                </w:pPr>
              </w:pPrChange>
            </w:pPr>
          </w:p>
        </w:tc>
      </w:tr>
      <w:tr w:rsidR="008E33DC" w:rsidRPr="0016447E" w:rsidDel="00F1263F" w14:paraId="5CAB135B" w14:textId="4AEFF24A" w:rsidTr="008E33DC">
        <w:trPr>
          <w:jc w:val="center"/>
          <w:del w:id="1572" w:author="Huang, Chengyu" w:date="2019-05-28T12:43:00Z"/>
        </w:trPr>
        <w:tc>
          <w:tcPr>
            <w:tcW w:w="4518" w:type="dxa"/>
            <w:shd w:val="clear" w:color="auto" w:fill="auto"/>
          </w:tcPr>
          <w:p w14:paraId="45BF0451" w14:textId="750A7F44" w:rsidR="008E33DC" w:rsidRPr="0016447E" w:rsidDel="00F1263F" w:rsidRDefault="008E33DC" w:rsidP="00F1263F">
            <w:pPr>
              <w:pStyle w:val="ParagraphNumbering"/>
              <w:ind w:left="0" w:firstLine="0"/>
              <w:rPr>
                <w:del w:id="1573" w:author="Huang, Chengyu" w:date="2019-05-28T12:43:00Z"/>
                <w:rFonts w:cs="Segoe UI"/>
                <w:i/>
                <w:color w:val="000000" w:themeColor="text1"/>
                <w:sz w:val="14"/>
                <w:szCs w:val="14"/>
              </w:rPr>
              <w:pPrChange w:id="1574" w:author="Huang, Chengyu" w:date="2019-05-28T12:43:00Z">
                <w:pPr>
                  <w:spacing w:line="240" w:lineRule="auto"/>
                  <w:jc w:val="center"/>
                </w:pPr>
              </w:pPrChange>
            </w:pPr>
            <w:del w:id="1575" w:author="Huang, Chengyu" w:date="2019-05-28T12:43:00Z">
              <w:r w:rsidRPr="0034240D" w:rsidDel="00F1263F">
                <w:rPr>
                  <w:noProof/>
                  <w:sz w:val="18"/>
                  <w:szCs w:val="18"/>
                </w:rPr>
                <w:drawing>
                  <wp:inline distT="0" distB="0" distL="0" distR="0" wp14:anchorId="236A510B" wp14:editId="0BF430E8">
                    <wp:extent cx="2788153" cy="1863305"/>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8153" cy="1863305"/>
                            </a:xfrm>
                            <a:prstGeom prst="rect">
                              <a:avLst/>
                            </a:prstGeom>
                            <a:noFill/>
                            <a:ln>
                              <a:noFill/>
                            </a:ln>
                          </pic:spPr>
                        </pic:pic>
                      </a:graphicData>
                    </a:graphic>
                  </wp:inline>
                </w:drawing>
              </w:r>
            </w:del>
          </w:p>
        </w:tc>
        <w:tc>
          <w:tcPr>
            <w:tcW w:w="270" w:type="dxa"/>
            <w:shd w:val="clear" w:color="auto" w:fill="auto"/>
          </w:tcPr>
          <w:p w14:paraId="4C156BB8" w14:textId="2EC14885" w:rsidR="008E33DC" w:rsidRPr="0016447E" w:rsidDel="00F1263F" w:rsidRDefault="008E33DC" w:rsidP="00F1263F">
            <w:pPr>
              <w:pStyle w:val="ParagraphNumbering"/>
              <w:ind w:left="0" w:firstLine="0"/>
              <w:rPr>
                <w:del w:id="1576" w:author="Huang, Chengyu" w:date="2019-05-28T12:43:00Z"/>
                <w:rFonts w:cs="Segoe UI"/>
                <w:i/>
                <w:color w:val="000000" w:themeColor="text1"/>
                <w:sz w:val="14"/>
                <w:szCs w:val="14"/>
              </w:rPr>
              <w:pPrChange w:id="1577" w:author="Huang, Chengyu" w:date="2019-05-28T12:43:00Z">
                <w:pPr/>
              </w:pPrChange>
            </w:pPr>
          </w:p>
        </w:tc>
        <w:tc>
          <w:tcPr>
            <w:tcW w:w="4837" w:type="dxa"/>
            <w:shd w:val="clear" w:color="auto" w:fill="auto"/>
          </w:tcPr>
          <w:p w14:paraId="6E0D58BC" w14:textId="5DFA6BDC" w:rsidR="008E33DC" w:rsidDel="00F1263F" w:rsidRDefault="008E33DC" w:rsidP="00F1263F">
            <w:pPr>
              <w:pStyle w:val="ParagraphNumbering"/>
              <w:ind w:left="0" w:firstLine="0"/>
              <w:rPr>
                <w:del w:id="1578" w:author="Huang, Chengyu" w:date="2019-05-28T12:43:00Z"/>
                <w:rFonts w:cs="Segoe UI"/>
                <w:i/>
                <w:color w:val="000000" w:themeColor="text1"/>
                <w:sz w:val="14"/>
                <w:szCs w:val="14"/>
              </w:rPr>
              <w:pPrChange w:id="1579" w:author="Huang, Chengyu" w:date="2019-05-28T12:43:00Z">
                <w:pPr>
                  <w:spacing w:line="240" w:lineRule="auto"/>
                  <w:jc w:val="center"/>
                </w:pPr>
              </w:pPrChange>
            </w:pPr>
            <w:del w:id="1580" w:author="Huang, Chengyu" w:date="2019-05-28T12:43:00Z">
              <w:r w:rsidRPr="00ED0EC9" w:rsidDel="00F1263F">
                <w:rPr>
                  <w:noProof/>
                </w:rPr>
                <w:drawing>
                  <wp:inline distT="0" distB="0" distL="0" distR="0" wp14:anchorId="49BB5E7D" wp14:editId="0C9E58DF">
                    <wp:extent cx="2787650" cy="2010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87650" cy="2010410"/>
                            </a:xfrm>
                            <a:prstGeom prst="rect">
                              <a:avLst/>
                            </a:prstGeom>
                            <a:noFill/>
                          </pic:spPr>
                        </pic:pic>
                      </a:graphicData>
                    </a:graphic>
                  </wp:inline>
                </w:drawing>
              </w:r>
            </w:del>
          </w:p>
          <w:p w14:paraId="6CD258F1" w14:textId="6B08C810" w:rsidR="008E33DC" w:rsidRPr="0016447E" w:rsidDel="00F1263F" w:rsidRDefault="008E33DC" w:rsidP="00F1263F">
            <w:pPr>
              <w:pStyle w:val="ParagraphNumbering"/>
              <w:ind w:left="0" w:firstLine="0"/>
              <w:rPr>
                <w:del w:id="1581" w:author="Huang, Chengyu" w:date="2019-05-28T12:43:00Z"/>
                <w:rFonts w:cs="Segoe UI"/>
                <w:i/>
                <w:color w:val="000000" w:themeColor="text1"/>
                <w:sz w:val="14"/>
                <w:szCs w:val="14"/>
              </w:rPr>
              <w:pPrChange w:id="1582" w:author="Huang, Chengyu" w:date="2019-05-28T12:43:00Z">
                <w:pPr>
                  <w:spacing w:line="240" w:lineRule="auto"/>
                  <w:jc w:val="center"/>
                </w:pPr>
              </w:pPrChange>
            </w:pPr>
          </w:p>
        </w:tc>
      </w:tr>
      <w:tr w:rsidR="008E33DC" w:rsidRPr="0016447E" w:rsidDel="00F1263F" w14:paraId="2CD0A817" w14:textId="5D4098DB" w:rsidTr="008E33DC">
        <w:trPr>
          <w:trHeight w:val="3222"/>
          <w:jc w:val="center"/>
          <w:del w:id="1583" w:author="Huang, Chengyu" w:date="2019-05-28T12:43:00Z"/>
          <w:trPrChange w:id="1584" w:author="Ochoa, Javier" w:date="2018-06-08T15:24:00Z">
            <w:trPr>
              <w:gridAfter w:val="0"/>
              <w:trHeight w:val="10215"/>
              <w:jc w:val="center"/>
            </w:trPr>
          </w:trPrChange>
        </w:trPr>
        <w:tc>
          <w:tcPr>
            <w:tcW w:w="9625" w:type="dxa"/>
            <w:gridSpan w:val="3"/>
            <w:shd w:val="clear" w:color="auto" w:fill="auto"/>
            <w:tcPrChange w:id="1585" w:author="Ochoa, Javier" w:date="2018-06-08T15:24:00Z">
              <w:tcPr>
                <w:tcW w:w="9314" w:type="dxa"/>
                <w:gridSpan w:val="3"/>
                <w:shd w:val="clear" w:color="auto" w:fill="auto"/>
              </w:tcPr>
            </w:tcPrChange>
          </w:tcPr>
          <w:p w14:paraId="3F4013A5" w14:textId="7CDC24CA" w:rsidR="008E33DC" w:rsidDel="00F1263F" w:rsidRDefault="008E33DC" w:rsidP="00F1263F">
            <w:pPr>
              <w:pStyle w:val="ParagraphNumbering"/>
              <w:ind w:left="0" w:firstLine="0"/>
              <w:rPr>
                <w:del w:id="1586" w:author="Huang, Chengyu" w:date="2019-05-28T12:43:00Z"/>
                <w:rFonts w:cs="Segoe UI"/>
                <w:i/>
                <w:color w:val="000000" w:themeColor="text1"/>
                <w:sz w:val="14"/>
                <w:szCs w:val="14"/>
              </w:rPr>
              <w:pPrChange w:id="1587" w:author="Huang, Chengyu" w:date="2019-05-28T12:43:00Z">
                <w:pPr>
                  <w:spacing w:line="240" w:lineRule="auto"/>
                  <w:jc w:val="center"/>
                </w:pPr>
              </w:pPrChange>
            </w:pPr>
            <w:del w:id="1588" w:author="Huang, Chengyu" w:date="2019-05-28T12:43:00Z">
              <w:r w:rsidRPr="00ED0EC9" w:rsidDel="00F1263F">
                <w:rPr>
                  <w:noProof/>
                </w:rPr>
                <w:drawing>
                  <wp:inline distT="0" distB="0" distL="0" distR="0" wp14:anchorId="6D6A7CA8" wp14:editId="4C7C0F23">
                    <wp:extent cx="2804795" cy="1932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04795" cy="1932940"/>
                            </a:xfrm>
                            <a:prstGeom prst="rect">
                              <a:avLst/>
                            </a:prstGeom>
                            <a:noFill/>
                          </pic:spPr>
                        </pic:pic>
                      </a:graphicData>
                    </a:graphic>
                  </wp:inline>
                </w:drawing>
              </w:r>
            </w:del>
          </w:p>
          <w:p w14:paraId="7EB57C5B" w14:textId="247C4CC6" w:rsidR="008E33DC" w:rsidDel="00F1263F" w:rsidRDefault="008E33DC" w:rsidP="00F1263F">
            <w:pPr>
              <w:pStyle w:val="ParagraphNumbering"/>
              <w:ind w:left="0" w:firstLine="0"/>
              <w:rPr>
                <w:del w:id="1589" w:author="Huang, Chengyu" w:date="2019-05-28T12:43:00Z"/>
                <w:i/>
                <w:color w:val="000000" w:themeColor="text1"/>
                <w:sz w:val="14"/>
                <w:rPrChange w:id="1590" w:author="Ochoa, Javier" w:date="2018-06-08T15:24:00Z">
                  <w:rPr>
                    <w:del w:id="1591" w:author="Huang, Chengyu" w:date="2019-05-28T12:43:00Z"/>
                    <w:sz w:val="18"/>
                  </w:rPr>
                </w:rPrChange>
              </w:rPr>
              <w:pPrChange w:id="1592" w:author="Huang, Chengyu" w:date="2019-05-28T12:43:00Z">
                <w:pPr>
                  <w:pStyle w:val="BoxText"/>
                  <w:spacing w:line="360" w:lineRule="auto"/>
                </w:pPr>
              </w:pPrChange>
            </w:pPr>
          </w:p>
          <w:p w14:paraId="225187BA" w14:textId="657BE658" w:rsidR="008E33DC" w:rsidRPr="0016447E" w:rsidDel="00F1263F" w:rsidRDefault="008E33DC" w:rsidP="00F1263F">
            <w:pPr>
              <w:pStyle w:val="ParagraphNumbering"/>
              <w:ind w:left="0" w:firstLine="0"/>
              <w:rPr>
                <w:del w:id="1593" w:author="Huang, Chengyu" w:date="2019-05-28T12:43:00Z"/>
                <w:i/>
                <w:color w:val="000000" w:themeColor="text1"/>
                <w:sz w:val="14"/>
                <w:rPrChange w:id="1594" w:author="Ochoa, Javier" w:date="2018-06-08T15:24:00Z">
                  <w:rPr>
                    <w:del w:id="1595" w:author="Huang, Chengyu" w:date="2019-05-28T12:43:00Z"/>
                    <w:sz w:val="18"/>
                  </w:rPr>
                </w:rPrChange>
              </w:rPr>
              <w:pPrChange w:id="1596" w:author="Huang, Chengyu" w:date="2019-05-28T12:43:00Z">
                <w:pPr>
                  <w:pStyle w:val="BoxText"/>
                  <w:spacing w:line="360" w:lineRule="auto"/>
                </w:pPr>
              </w:pPrChange>
            </w:pPr>
            <w:del w:id="1597" w:author="Huang, Chengyu" w:date="2019-05-28T12:43:00Z">
              <w:r w:rsidRPr="00B00A2F" w:rsidDel="00F1263F">
                <w:rPr>
                  <w:sz w:val="18"/>
                  <w:szCs w:val="18"/>
                </w:rPr>
                <w:delText>Source: OSFI and IMF staff estimates.</w:delText>
              </w:r>
            </w:del>
          </w:p>
        </w:tc>
      </w:tr>
    </w:tbl>
    <w:p w14:paraId="5BCD32B3" w14:textId="1234F010" w:rsidR="008E33DC" w:rsidDel="00F1263F" w:rsidRDefault="008E33DC" w:rsidP="00F1263F">
      <w:pPr>
        <w:pStyle w:val="ParagraphNumbering"/>
        <w:ind w:left="0" w:firstLine="0"/>
        <w:rPr>
          <w:del w:id="1598" w:author="Huang, Chengyu" w:date="2019-05-28T12:43:00Z"/>
        </w:rPr>
        <w:pPrChange w:id="1599" w:author="Huang, Chengyu" w:date="2019-05-28T12:43:00Z">
          <w:pPr/>
        </w:pPrChange>
      </w:pPr>
    </w:p>
    <w:p w14:paraId="5EBA281E" w14:textId="20D34D7C" w:rsidR="003D3B98" w:rsidDel="00F1263F" w:rsidRDefault="003D3B98" w:rsidP="00F1263F">
      <w:pPr>
        <w:pStyle w:val="ParagraphNumbering"/>
        <w:ind w:left="0" w:firstLine="0"/>
        <w:rPr>
          <w:del w:id="1600" w:author="Huang, Chengyu" w:date="2019-05-28T12:43:00Z"/>
          <w:b/>
        </w:rPr>
        <w:pPrChange w:id="1601" w:author="Huang, Chengyu" w:date="2019-05-28T12:43:00Z">
          <w:pPr>
            <w:spacing w:line="240" w:lineRule="auto"/>
            <w:jc w:val="center"/>
          </w:pPr>
        </w:pPrChange>
      </w:pPr>
      <w:del w:id="1602" w:author="Huang, Chengyu" w:date="2019-05-28T12:43:00Z">
        <w:r w:rsidDel="00F1263F">
          <w:rPr>
            <w:b/>
          </w:rPr>
          <w:br w:type="page"/>
        </w:r>
      </w:del>
    </w:p>
    <w:tbl>
      <w:tblPr>
        <w:tblStyle w:val="TableGrid"/>
        <w:tblW w:w="9518" w:type="dxa"/>
        <w:tblBorders>
          <w:top w:val="single" w:sz="6" w:space="0" w:color="000000" w:themeColor="text1"/>
          <w:left w:val="single" w:sz="6" w:space="0" w:color="000000" w:themeColor="text1"/>
          <w:bottom w:val="single" w:sz="6" w:space="0" w:color="000000" w:themeColor="text1"/>
          <w:right w:val="single" w:sz="6" w:space="0" w:color="000000" w:themeColor="text1"/>
          <w:insideH w:val="none" w:sz="0" w:space="0" w:color="auto"/>
          <w:insideV w:val="none" w:sz="0" w:space="0" w:color="auto"/>
        </w:tblBorders>
        <w:tblLook w:val="04A0" w:firstRow="1" w:lastRow="0" w:firstColumn="1" w:lastColumn="0" w:noHBand="0" w:noVBand="1"/>
        <w:tblPrChange w:id="1603" w:author="Ochoa, Javier" w:date="2018-06-08T15:24:00Z">
          <w:tblPr>
            <w:tblStyle w:val="TableGrid"/>
            <w:tblW w:w="9314" w:type="dxa"/>
            <w:tblBorders>
              <w:top w:val="single" w:sz="6" w:space="0" w:color="000000" w:themeColor="text1"/>
              <w:left w:val="single" w:sz="6" w:space="0" w:color="000000" w:themeColor="text1"/>
              <w:bottom w:val="single" w:sz="6" w:space="0" w:color="000000" w:themeColor="text1"/>
              <w:right w:val="single" w:sz="6" w:space="0" w:color="000000" w:themeColor="text1"/>
              <w:insideH w:val="none" w:sz="0" w:space="0" w:color="auto"/>
              <w:insideV w:val="none" w:sz="0" w:space="0" w:color="auto"/>
            </w:tblBorders>
            <w:tblLook w:val="04A0" w:firstRow="1" w:lastRow="0" w:firstColumn="1" w:lastColumn="0" w:noHBand="0" w:noVBand="1"/>
          </w:tblPr>
        </w:tblPrChange>
      </w:tblPr>
      <w:tblGrid>
        <w:gridCol w:w="9518"/>
        <w:tblGridChange w:id="1604">
          <w:tblGrid>
            <w:gridCol w:w="9518"/>
          </w:tblGrid>
        </w:tblGridChange>
      </w:tblGrid>
      <w:tr w:rsidR="00314CAD" w:rsidRPr="004173BD" w:rsidDel="00F1263F" w14:paraId="0D1E9AC1" w14:textId="3B9DA867" w:rsidTr="008E33DC">
        <w:trPr>
          <w:trHeight w:val="10965"/>
          <w:del w:id="1605" w:author="Huang, Chengyu" w:date="2019-05-28T12:43:00Z"/>
          <w:trPrChange w:id="1606" w:author="Ochoa, Javier" w:date="2018-06-08T15:24:00Z">
            <w:trPr>
              <w:trHeight w:val="368"/>
            </w:trPr>
          </w:trPrChange>
        </w:trPr>
        <w:tc>
          <w:tcPr>
            <w:tcW w:w="9518" w:type="dxa"/>
            <w:shd w:val="clear" w:color="auto" w:fill="auto"/>
            <w:vAlign w:val="center"/>
            <w:tcPrChange w:id="1607" w:author="Ochoa, Javier" w:date="2018-06-08T15:24:00Z">
              <w:tcPr>
                <w:tcW w:w="9286" w:type="dxa"/>
                <w:shd w:val="clear" w:color="auto" w:fill="auto"/>
                <w:vAlign w:val="center"/>
              </w:tcPr>
            </w:tcPrChange>
          </w:tcPr>
          <w:p w14:paraId="35E2FADC" w14:textId="06F0288B" w:rsidR="00162A6A" w:rsidDel="00F1263F" w:rsidRDefault="00712ECD" w:rsidP="00F1263F">
            <w:pPr>
              <w:pStyle w:val="ParagraphNumbering"/>
              <w:ind w:left="0" w:firstLine="0"/>
              <w:rPr>
                <w:del w:id="1608" w:author="Huang, Chengyu" w:date="2019-05-28T12:43:00Z"/>
                <w:rFonts w:cs="Segoe UI"/>
                <w:b/>
                <w:noProof/>
                <w:color w:val="4B82AD"/>
                <w:szCs w:val="21"/>
              </w:rPr>
              <w:pPrChange w:id="1609" w:author="Huang, Chengyu" w:date="2019-05-28T12:43:00Z">
                <w:pPr>
                  <w:spacing w:line="240" w:lineRule="auto"/>
                  <w:jc w:val="center"/>
                </w:pPr>
              </w:pPrChange>
            </w:pPr>
            <w:del w:id="1610" w:author="Huang, Chengyu" w:date="2019-05-28T12:43:00Z">
              <w:r w:rsidDel="00F1263F">
                <w:br w:type="page"/>
              </w:r>
              <w:r w:rsidR="00314CAD" w:rsidDel="00F1263F">
                <w:rPr>
                  <w:rFonts w:cs="Segoe UI"/>
                  <w:b/>
                  <w:bCs/>
                  <w:color w:val="4B82AD"/>
                  <w:szCs w:val="21"/>
                </w:rPr>
                <w:fldChar w:fldCharType="begin"/>
              </w:r>
              <w:r w:rsidR="00314CAD" w:rsidDel="00F1263F">
                <w:rPr>
                  <w:rFonts w:cs="Segoe UI"/>
                  <w:b/>
                  <w:bCs/>
                  <w:color w:val="4B82AD"/>
                  <w:szCs w:val="21"/>
                </w:rPr>
                <w:delInstrText xml:space="preserve"> TC "</w:delInstrText>
              </w:r>
              <w:bookmarkStart w:id="1611" w:name="_Toc516147916"/>
              <w:bookmarkStart w:id="1612" w:name="_Toc516218334"/>
              <w:bookmarkStart w:id="1613" w:name="_Toc512008958"/>
              <w:r w:rsidR="00314CAD" w:rsidRPr="00314CAD" w:rsidDel="00F1263F">
                <w:rPr>
                  <w:rFonts w:cs="Segoe UI"/>
                  <w:bCs/>
                  <w:color w:val="4B82AD"/>
                  <w:szCs w:val="21"/>
                </w:rPr>
                <w:delInstrText>9. Productivity Growth and Business Investment</w:delInstrText>
              </w:r>
              <w:bookmarkEnd w:id="1611"/>
              <w:bookmarkEnd w:id="1612"/>
              <w:bookmarkEnd w:id="1613"/>
              <w:r w:rsidR="00314CAD" w:rsidRPr="00314CAD" w:rsidDel="00F1263F">
                <w:rPr>
                  <w:rFonts w:cs="Segoe UI"/>
                  <w:bCs/>
                  <w:color w:val="4B82AD"/>
                  <w:szCs w:val="21"/>
                </w:rPr>
                <w:delInstrText xml:space="preserve"> </w:delInstrText>
              </w:r>
              <w:r w:rsidR="00314CAD" w:rsidDel="00F1263F">
                <w:rPr>
                  <w:rFonts w:cs="Segoe UI"/>
                  <w:b/>
                  <w:bCs/>
                  <w:color w:val="4B82AD"/>
                  <w:szCs w:val="21"/>
                </w:rPr>
                <w:delInstrText xml:space="preserve">"\f C </w:delInstrText>
              </w:r>
              <w:r w:rsidR="00314CAD" w:rsidDel="00F1263F">
                <w:rPr>
                  <w:rFonts w:cs="Segoe UI"/>
                  <w:b/>
                  <w:bCs/>
                  <w:color w:val="4B82AD"/>
                  <w:szCs w:val="21"/>
                </w:rPr>
                <w:fldChar w:fldCharType="end"/>
              </w:r>
              <w:r w:rsidR="00314CAD" w:rsidRPr="00367C92" w:rsidDel="00F1263F">
                <w:rPr>
                  <w:rFonts w:cs="Segoe UI"/>
                  <w:b/>
                  <w:bCs/>
                  <w:color w:val="4B82AD"/>
                  <w:szCs w:val="21"/>
                </w:rPr>
                <w:delText xml:space="preserve">Figure </w:delText>
              </w:r>
              <w:r w:rsidR="00314CAD" w:rsidDel="00F1263F">
                <w:rPr>
                  <w:rFonts w:cs="Segoe UI"/>
                  <w:b/>
                  <w:bCs/>
                  <w:color w:val="4B82AD"/>
                  <w:szCs w:val="21"/>
                </w:rPr>
                <w:delText>9</w:delText>
              </w:r>
              <w:r w:rsidR="00314CAD" w:rsidRPr="009937DD" w:rsidDel="00F1263F">
                <w:rPr>
                  <w:b/>
                  <w:color w:val="4B82AF"/>
                </w:rPr>
                <w:delText xml:space="preserve">. </w:delText>
              </w:r>
              <w:r w:rsidR="00314CAD" w:rsidDel="00F1263F">
                <w:rPr>
                  <w:b/>
                  <w:color w:val="4B82AF"/>
                </w:rPr>
                <w:delText>Canada: Productivity Growth and Business Investment</w:delText>
              </w:r>
              <w:r w:rsidR="00314CAD" w:rsidDel="00F1263F">
                <w:rPr>
                  <w:rFonts w:cs="Segoe UI"/>
                  <w:b/>
                  <w:noProof/>
                  <w:color w:val="4B82AD"/>
                  <w:szCs w:val="21"/>
                </w:rPr>
                <w:delText xml:space="preserve"> </w:delText>
              </w:r>
            </w:del>
          </w:p>
          <w:p w14:paraId="787ADC75" w14:textId="46501F1B" w:rsidR="00162A6A" w:rsidDel="00F1263F" w:rsidRDefault="00162A6A" w:rsidP="00F1263F">
            <w:pPr>
              <w:pStyle w:val="ParagraphNumbering"/>
              <w:ind w:left="0" w:firstLine="0"/>
              <w:rPr>
                <w:del w:id="1614" w:author="Huang, Chengyu" w:date="2019-05-28T12:43:00Z"/>
                <w:rFonts w:cs="Segoe UI"/>
                <w:b/>
                <w:noProof/>
                <w:color w:val="4B82AD"/>
                <w:szCs w:val="21"/>
              </w:rPr>
              <w:pPrChange w:id="1615" w:author="Huang, Chengyu" w:date="2019-05-28T12:43:00Z">
                <w:pPr>
                  <w:jc w:val="center"/>
                </w:pPr>
              </w:pPrChange>
            </w:pPr>
          </w:p>
          <w:p w14:paraId="3A647F1A" w14:textId="0AC63B02" w:rsidR="00162A6A" w:rsidDel="00F1263F" w:rsidRDefault="00162A6A" w:rsidP="00F1263F">
            <w:pPr>
              <w:pStyle w:val="ParagraphNumbering"/>
              <w:ind w:left="0" w:firstLine="0"/>
              <w:rPr>
                <w:del w:id="1616" w:author="Huang, Chengyu" w:date="2019-05-28T12:43:00Z"/>
                <w:rFonts w:cs="Segoe UI"/>
                <w:b/>
                <w:noProof/>
                <w:color w:val="4B82AD"/>
                <w:szCs w:val="21"/>
              </w:rPr>
              <w:pPrChange w:id="1617" w:author="Huang, Chengyu" w:date="2019-05-28T12:43:00Z">
                <w:pPr>
                  <w:jc w:val="center"/>
                </w:pPr>
              </w:pPrChange>
            </w:pPr>
          </w:p>
          <w:p w14:paraId="7AB9216B" w14:textId="71D27A4A" w:rsidR="00162A6A" w:rsidDel="00F1263F" w:rsidRDefault="00162A6A" w:rsidP="00F1263F">
            <w:pPr>
              <w:pStyle w:val="ParagraphNumbering"/>
              <w:ind w:left="0" w:firstLine="0"/>
              <w:rPr>
                <w:del w:id="1618" w:author="Huang, Chengyu" w:date="2019-05-28T12:43:00Z"/>
                <w:rFonts w:cs="Segoe UI"/>
                <w:b/>
                <w:noProof/>
                <w:color w:val="4B82AD"/>
                <w:szCs w:val="21"/>
              </w:rPr>
              <w:pPrChange w:id="1619" w:author="Huang, Chengyu" w:date="2019-05-28T12:43:00Z">
                <w:pPr>
                  <w:jc w:val="center"/>
                </w:pPr>
              </w:pPrChange>
            </w:pPr>
          </w:p>
          <w:p w14:paraId="5CB665A9" w14:textId="32AA5C6C" w:rsidR="00162A6A" w:rsidDel="00F1263F" w:rsidRDefault="00162A6A" w:rsidP="00F1263F">
            <w:pPr>
              <w:pStyle w:val="ParagraphNumbering"/>
              <w:ind w:left="0" w:firstLine="0"/>
              <w:rPr>
                <w:del w:id="1620" w:author="Huang, Chengyu" w:date="2019-05-28T12:43:00Z"/>
                <w:rFonts w:cs="Segoe UI"/>
                <w:b/>
                <w:noProof/>
                <w:color w:val="4B82AD"/>
                <w:szCs w:val="21"/>
              </w:rPr>
              <w:pPrChange w:id="1621" w:author="Huang, Chengyu" w:date="2019-05-28T12:43:00Z">
                <w:pPr>
                  <w:jc w:val="center"/>
                </w:pPr>
              </w:pPrChange>
            </w:pPr>
          </w:p>
          <w:p w14:paraId="47DD37C5" w14:textId="4CA878AB" w:rsidR="00162A6A" w:rsidDel="00F1263F" w:rsidRDefault="00162A6A" w:rsidP="00F1263F">
            <w:pPr>
              <w:pStyle w:val="ParagraphNumbering"/>
              <w:ind w:left="0" w:firstLine="0"/>
              <w:rPr>
                <w:del w:id="1622" w:author="Huang, Chengyu" w:date="2019-05-28T12:43:00Z"/>
                <w:rFonts w:cs="Segoe UI"/>
                <w:b/>
                <w:noProof/>
                <w:color w:val="4B82AD"/>
                <w:szCs w:val="21"/>
              </w:rPr>
              <w:pPrChange w:id="1623" w:author="Huang, Chengyu" w:date="2019-05-28T12:43:00Z">
                <w:pPr>
                  <w:jc w:val="center"/>
                </w:pPr>
              </w:pPrChange>
            </w:pPr>
          </w:p>
          <w:p w14:paraId="37D10A23" w14:textId="762A255D" w:rsidR="00162A6A" w:rsidDel="00F1263F" w:rsidRDefault="00162A6A" w:rsidP="00F1263F">
            <w:pPr>
              <w:pStyle w:val="ParagraphNumbering"/>
              <w:ind w:left="0" w:firstLine="0"/>
              <w:rPr>
                <w:del w:id="1624" w:author="Huang, Chengyu" w:date="2019-05-28T12:43:00Z"/>
                <w:rFonts w:cs="Segoe UI"/>
                <w:b/>
                <w:noProof/>
                <w:color w:val="4B82AD"/>
                <w:szCs w:val="21"/>
              </w:rPr>
              <w:pPrChange w:id="1625" w:author="Huang, Chengyu" w:date="2019-05-28T12:43:00Z">
                <w:pPr>
                  <w:jc w:val="center"/>
                </w:pPr>
              </w:pPrChange>
            </w:pPr>
          </w:p>
          <w:p w14:paraId="0D642AAF" w14:textId="49E85A8B" w:rsidR="00162A6A" w:rsidDel="00F1263F" w:rsidRDefault="00162A6A" w:rsidP="00F1263F">
            <w:pPr>
              <w:pStyle w:val="ParagraphNumbering"/>
              <w:ind w:left="0" w:firstLine="0"/>
              <w:rPr>
                <w:del w:id="1626" w:author="Huang, Chengyu" w:date="2019-05-28T12:43:00Z"/>
                <w:rFonts w:cs="Segoe UI"/>
                <w:b/>
                <w:noProof/>
                <w:color w:val="4B82AD"/>
                <w:szCs w:val="21"/>
              </w:rPr>
              <w:pPrChange w:id="1627" w:author="Huang, Chengyu" w:date="2019-05-28T12:43:00Z">
                <w:pPr>
                  <w:jc w:val="center"/>
                </w:pPr>
              </w:pPrChange>
            </w:pPr>
          </w:p>
          <w:p w14:paraId="06DD3327" w14:textId="71E666C7" w:rsidR="00162A6A" w:rsidDel="00F1263F" w:rsidRDefault="00162A6A" w:rsidP="00F1263F">
            <w:pPr>
              <w:pStyle w:val="ParagraphNumbering"/>
              <w:ind w:left="0" w:firstLine="0"/>
              <w:rPr>
                <w:del w:id="1628" w:author="Huang, Chengyu" w:date="2019-05-28T12:43:00Z"/>
                <w:rFonts w:cs="Segoe UI"/>
                <w:b/>
                <w:noProof/>
                <w:color w:val="4B82AD"/>
                <w:szCs w:val="21"/>
              </w:rPr>
              <w:pPrChange w:id="1629" w:author="Huang, Chengyu" w:date="2019-05-28T12:43:00Z">
                <w:pPr>
                  <w:jc w:val="center"/>
                </w:pPr>
              </w:pPrChange>
            </w:pPr>
          </w:p>
          <w:p w14:paraId="1E38ECE2" w14:textId="2F01C9CB" w:rsidR="00162A6A" w:rsidDel="00F1263F" w:rsidRDefault="00162A6A" w:rsidP="00F1263F">
            <w:pPr>
              <w:pStyle w:val="ParagraphNumbering"/>
              <w:ind w:left="0" w:firstLine="0"/>
              <w:rPr>
                <w:del w:id="1630" w:author="Huang, Chengyu" w:date="2019-05-28T12:43:00Z"/>
                <w:rFonts w:cs="Segoe UI"/>
                <w:b/>
                <w:noProof/>
                <w:color w:val="4B82AD"/>
                <w:szCs w:val="21"/>
              </w:rPr>
              <w:pPrChange w:id="1631" w:author="Huang, Chengyu" w:date="2019-05-28T12:43:00Z">
                <w:pPr>
                  <w:jc w:val="center"/>
                </w:pPr>
              </w:pPrChange>
            </w:pPr>
          </w:p>
          <w:p w14:paraId="1B52B55B" w14:textId="72A740FE" w:rsidR="00162A6A" w:rsidDel="00F1263F" w:rsidRDefault="00162A6A" w:rsidP="00F1263F">
            <w:pPr>
              <w:pStyle w:val="ParagraphNumbering"/>
              <w:ind w:left="0" w:firstLine="0"/>
              <w:rPr>
                <w:del w:id="1632" w:author="Huang, Chengyu" w:date="2019-05-28T12:43:00Z"/>
                <w:rFonts w:cs="Segoe UI"/>
                <w:b/>
                <w:noProof/>
                <w:color w:val="4B82AD"/>
                <w:szCs w:val="21"/>
              </w:rPr>
              <w:pPrChange w:id="1633" w:author="Huang, Chengyu" w:date="2019-05-28T12:43:00Z">
                <w:pPr>
                  <w:jc w:val="center"/>
                </w:pPr>
              </w:pPrChange>
            </w:pPr>
          </w:p>
          <w:p w14:paraId="5D8B7077" w14:textId="15753EB8" w:rsidR="00162A6A" w:rsidDel="00F1263F" w:rsidRDefault="00162A6A" w:rsidP="00F1263F">
            <w:pPr>
              <w:pStyle w:val="ParagraphNumbering"/>
              <w:ind w:left="0" w:firstLine="0"/>
              <w:rPr>
                <w:del w:id="1634" w:author="Huang, Chengyu" w:date="2019-05-28T12:43:00Z"/>
                <w:rFonts w:cs="Segoe UI"/>
                <w:b/>
                <w:noProof/>
                <w:color w:val="4B82AD"/>
                <w:szCs w:val="21"/>
              </w:rPr>
              <w:pPrChange w:id="1635" w:author="Huang, Chengyu" w:date="2019-05-28T12:43:00Z">
                <w:pPr>
                  <w:jc w:val="center"/>
                </w:pPr>
              </w:pPrChange>
            </w:pPr>
          </w:p>
          <w:p w14:paraId="41A53B3F" w14:textId="4DF3E8CB" w:rsidR="00162A6A" w:rsidDel="00F1263F" w:rsidRDefault="00162A6A" w:rsidP="00F1263F">
            <w:pPr>
              <w:pStyle w:val="ParagraphNumbering"/>
              <w:ind w:left="0" w:firstLine="0"/>
              <w:rPr>
                <w:del w:id="1636" w:author="Huang, Chengyu" w:date="2019-05-28T12:43:00Z"/>
                <w:rFonts w:cs="Segoe UI"/>
                <w:b/>
                <w:noProof/>
                <w:color w:val="4B82AD"/>
                <w:szCs w:val="21"/>
              </w:rPr>
              <w:pPrChange w:id="1637" w:author="Huang, Chengyu" w:date="2019-05-28T12:43:00Z">
                <w:pPr>
                  <w:jc w:val="center"/>
                </w:pPr>
              </w:pPrChange>
            </w:pPr>
          </w:p>
          <w:p w14:paraId="60F4810F" w14:textId="21368652" w:rsidR="00162A6A" w:rsidDel="00F1263F" w:rsidRDefault="00162A6A" w:rsidP="00F1263F">
            <w:pPr>
              <w:pStyle w:val="ParagraphNumbering"/>
              <w:ind w:left="0" w:firstLine="0"/>
              <w:rPr>
                <w:del w:id="1638" w:author="Huang, Chengyu" w:date="2019-05-28T12:43:00Z"/>
                <w:rFonts w:cs="Segoe UI"/>
                <w:b/>
                <w:noProof/>
                <w:color w:val="4B82AD"/>
                <w:szCs w:val="21"/>
              </w:rPr>
              <w:pPrChange w:id="1639" w:author="Huang, Chengyu" w:date="2019-05-28T12:43:00Z">
                <w:pPr>
                  <w:jc w:val="center"/>
                </w:pPr>
              </w:pPrChange>
            </w:pPr>
          </w:p>
          <w:p w14:paraId="34D63FF7" w14:textId="43CBB1B5" w:rsidR="00162A6A" w:rsidDel="00F1263F" w:rsidRDefault="00162A6A" w:rsidP="00F1263F">
            <w:pPr>
              <w:pStyle w:val="ParagraphNumbering"/>
              <w:ind w:left="0" w:firstLine="0"/>
              <w:rPr>
                <w:del w:id="1640" w:author="Huang, Chengyu" w:date="2019-05-28T12:43:00Z"/>
                <w:rFonts w:cs="Segoe UI"/>
                <w:b/>
                <w:noProof/>
                <w:color w:val="4B82AD"/>
                <w:szCs w:val="21"/>
              </w:rPr>
              <w:pPrChange w:id="1641" w:author="Huang, Chengyu" w:date="2019-05-28T12:43:00Z">
                <w:pPr>
                  <w:jc w:val="center"/>
                </w:pPr>
              </w:pPrChange>
            </w:pPr>
          </w:p>
          <w:p w14:paraId="4969A1F4" w14:textId="786D5640" w:rsidR="00162A6A" w:rsidDel="00F1263F" w:rsidRDefault="00162A6A" w:rsidP="00F1263F">
            <w:pPr>
              <w:pStyle w:val="ParagraphNumbering"/>
              <w:ind w:left="0" w:firstLine="0"/>
              <w:rPr>
                <w:del w:id="1642" w:author="Huang, Chengyu" w:date="2019-05-28T12:43:00Z"/>
                <w:rFonts w:cs="Segoe UI"/>
                <w:b/>
                <w:noProof/>
                <w:color w:val="4B82AD"/>
                <w:szCs w:val="21"/>
              </w:rPr>
              <w:pPrChange w:id="1643" w:author="Huang, Chengyu" w:date="2019-05-28T12:43:00Z">
                <w:pPr>
                  <w:jc w:val="center"/>
                </w:pPr>
              </w:pPrChange>
            </w:pPr>
          </w:p>
          <w:p w14:paraId="4B4A8010" w14:textId="1592CBDD" w:rsidR="00162A6A" w:rsidDel="00F1263F" w:rsidRDefault="00162A6A" w:rsidP="00F1263F">
            <w:pPr>
              <w:pStyle w:val="ParagraphNumbering"/>
              <w:ind w:left="0" w:firstLine="0"/>
              <w:rPr>
                <w:del w:id="1644" w:author="Huang, Chengyu" w:date="2019-05-28T12:43:00Z"/>
                <w:rFonts w:cs="Segoe UI"/>
                <w:b/>
                <w:noProof/>
                <w:color w:val="4B82AD"/>
                <w:szCs w:val="21"/>
              </w:rPr>
              <w:pPrChange w:id="1645" w:author="Huang, Chengyu" w:date="2019-05-28T12:43:00Z">
                <w:pPr>
                  <w:jc w:val="center"/>
                </w:pPr>
              </w:pPrChange>
            </w:pPr>
          </w:p>
          <w:p w14:paraId="07B1D825" w14:textId="3BA3A571" w:rsidR="00162A6A" w:rsidDel="00F1263F" w:rsidRDefault="00162A6A" w:rsidP="00F1263F">
            <w:pPr>
              <w:pStyle w:val="ParagraphNumbering"/>
              <w:ind w:left="0" w:firstLine="0"/>
              <w:rPr>
                <w:del w:id="1646" w:author="Huang, Chengyu" w:date="2019-05-28T12:43:00Z"/>
                <w:rFonts w:cs="Segoe UI"/>
                <w:b/>
                <w:noProof/>
                <w:color w:val="4B82AD"/>
                <w:szCs w:val="21"/>
              </w:rPr>
              <w:pPrChange w:id="1647" w:author="Huang, Chengyu" w:date="2019-05-28T12:43:00Z">
                <w:pPr>
                  <w:jc w:val="center"/>
                </w:pPr>
              </w:pPrChange>
            </w:pPr>
          </w:p>
          <w:p w14:paraId="354CD52C" w14:textId="100EB6D2" w:rsidR="00162A6A" w:rsidDel="00F1263F" w:rsidRDefault="00162A6A" w:rsidP="00F1263F">
            <w:pPr>
              <w:pStyle w:val="ParagraphNumbering"/>
              <w:ind w:left="0" w:firstLine="0"/>
              <w:rPr>
                <w:del w:id="1648" w:author="Huang, Chengyu" w:date="2019-05-28T12:43:00Z"/>
                <w:rFonts w:cs="Segoe UI"/>
                <w:b/>
                <w:noProof/>
                <w:color w:val="4B82AD"/>
                <w:szCs w:val="21"/>
              </w:rPr>
              <w:pPrChange w:id="1649" w:author="Huang, Chengyu" w:date="2019-05-28T12:43:00Z">
                <w:pPr>
                  <w:jc w:val="center"/>
                </w:pPr>
              </w:pPrChange>
            </w:pPr>
          </w:p>
          <w:p w14:paraId="47B7B1AF" w14:textId="1F8856CE" w:rsidR="00162A6A" w:rsidDel="00F1263F" w:rsidRDefault="00162A6A" w:rsidP="00F1263F">
            <w:pPr>
              <w:pStyle w:val="ParagraphNumbering"/>
              <w:ind w:left="0" w:firstLine="0"/>
              <w:rPr>
                <w:del w:id="1650" w:author="Huang, Chengyu" w:date="2019-05-28T12:43:00Z"/>
                <w:rFonts w:cs="Segoe UI"/>
                <w:b/>
                <w:noProof/>
                <w:color w:val="4B82AD"/>
                <w:szCs w:val="21"/>
              </w:rPr>
              <w:pPrChange w:id="1651" w:author="Huang, Chengyu" w:date="2019-05-28T12:43:00Z">
                <w:pPr>
                  <w:jc w:val="center"/>
                </w:pPr>
              </w:pPrChange>
            </w:pPr>
          </w:p>
          <w:p w14:paraId="508D7197" w14:textId="4C76DF5F" w:rsidR="00162A6A" w:rsidDel="00F1263F" w:rsidRDefault="00162A6A" w:rsidP="00F1263F">
            <w:pPr>
              <w:pStyle w:val="ParagraphNumbering"/>
              <w:ind w:left="0" w:firstLine="0"/>
              <w:rPr>
                <w:del w:id="1652" w:author="Huang, Chengyu" w:date="2019-05-28T12:43:00Z"/>
                <w:rFonts w:cs="Segoe UI"/>
                <w:b/>
                <w:noProof/>
                <w:color w:val="4B82AD"/>
                <w:szCs w:val="21"/>
              </w:rPr>
              <w:pPrChange w:id="1653" w:author="Huang, Chengyu" w:date="2019-05-28T12:43:00Z">
                <w:pPr>
                  <w:jc w:val="center"/>
                </w:pPr>
              </w:pPrChange>
            </w:pPr>
          </w:p>
          <w:p w14:paraId="4C046F34" w14:textId="076424BE" w:rsidR="00162A6A" w:rsidDel="00F1263F" w:rsidRDefault="00162A6A" w:rsidP="00F1263F">
            <w:pPr>
              <w:pStyle w:val="ParagraphNumbering"/>
              <w:ind w:left="0" w:firstLine="0"/>
              <w:rPr>
                <w:del w:id="1654" w:author="Huang, Chengyu" w:date="2019-05-28T12:43:00Z"/>
                <w:rFonts w:cs="Segoe UI"/>
                <w:b/>
                <w:noProof/>
                <w:color w:val="4B82AD"/>
                <w:szCs w:val="21"/>
              </w:rPr>
              <w:pPrChange w:id="1655" w:author="Huang, Chengyu" w:date="2019-05-28T12:43:00Z">
                <w:pPr>
                  <w:jc w:val="center"/>
                </w:pPr>
              </w:pPrChange>
            </w:pPr>
          </w:p>
          <w:p w14:paraId="4A2AB9CD" w14:textId="27E24FB6" w:rsidR="00162A6A" w:rsidDel="00F1263F" w:rsidRDefault="00162A6A" w:rsidP="00F1263F">
            <w:pPr>
              <w:pStyle w:val="ParagraphNumbering"/>
              <w:ind w:left="0" w:firstLine="0"/>
              <w:rPr>
                <w:del w:id="1656" w:author="Huang, Chengyu" w:date="2019-05-28T12:43:00Z"/>
                <w:rFonts w:cs="Segoe UI"/>
                <w:b/>
                <w:noProof/>
                <w:color w:val="4B82AD"/>
                <w:szCs w:val="21"/>
              </w:rPr>
              <w:pPrChange w:id="1657" w:author="Huang, Chengyu" w:date="2019-05-28T12:43:00Z">
                <w:pPr>
                  <w:jc w:val="center"/>
                </w:pPr>
              </w:pPrChange>
            </w:pPr>
          </w:p>
          <w:p w14:paraId="59313CEA" w14:textId="3018C5EC" w:rsidR="00162A6A" w:rsidDel="00F1263F" w:rsidRDefault="00162A6A" w:rsidP="00F1263F">
            <w:pPr>
              <w:pStyle w:val="ParagraphNumbering"/>
              <w:ind w:left="0" w:firstLine="0"/>
              <w:rPr>
                <w:del w:id="1658" w:author="Huang, Chengyu" w:date="2019-05-28T12:43:00Z"/>
                <w:rFonts w:cs="Segoe UI"/>
                <w:b/>
                <w:noProof/>
                <w:color w:val="4B82AD"/>
                <w:szCs w:val="21"/>
              </w:rPr>
              <w:pPrChange w:id="1659" w:author="Huang, Chengyu" w:date="2019-05-28T12:43:00Z">
                <w:pPr>
                  <w:jc w:val="center"/>
                </w:pPr>
              </w:pPrChange>
            </w:pPr>
          </w:p>
          <w:p w14:paraId="309485AD" w14:textId="416DA92E" w:rsidR="00162A6A" w:rsidDel="00F1263F" w:rsidRDefault="00162A6A" w:rsidP="00F1263F">
            <w:pPr>
              <w:pStyle w:val="ParagraphNumbering"/>
              <w:ind w:left="0" w:firstLine="0"/>
              <w:rPr>
                <w:del w:id="1660" w:author="Huang, Chengyu" w:date="2019-05-28T12:43:00Z"/>
                <w:rFonts w:cs="Segoe UI"/>
                <w:b/>
                <w:noProof/>
                <w:color w:val="4B82AD"/>
                <w:szCs w:val="21"/>
              </w:rPr>
              <w:pPrChange w:id="1661" w:author="Huang, Chengyu" w:date="2019-05-28T12:43:00Z">
                <w:pPr>
                  <w:jc w:val="center"/>
                </w:pPr>
              </w:pPrChange>
            </w:pPr>
          </w:p>
          <w:p w14:paraId="130B3123" w14:textId="27001743" w:rsidR="00162A6A" w:rsidDel="00F1263F" w:rsidRDefault="00162A6A" w:rsidP="00F1263F">
            <w:pPr>
              <w:pStyle w:val="ParagraphNumbering"/>
              <w:ind w:left="0" w:firstLine="0"/>
              <w:rPr>
                <w:del w:id="1662" w:author="Huang, Chengyu" w:date="2019-05-28T12:43:00Z"/>
                <w:rFonts w:cs="Segoe UI"/>
                <w:b/>
                <w:noProof/>
                <w:color w:val="4B82AD"/>
                <w:szCs w:val="21"/>
              </w:rPr>
              <w:pPrChange w:id="1663" w:author="Huang, Chengyu" w:date="2019-05-28T12:43:00Z">
                <w:pPr>
                  <w:jc w:val="center"/>
                </w:pPr>
              </w:pPrChange>
            </w:pPr>
          </w:p>
          <w:p w14:paraId="2F2BB3ED" w14:textId="49893F1B" w:rsidR="00162A6A" w:rsidDel="00F1263F" w:rsidRDefault="00162A6A" w:rsidP="00F1263F">
            <w:pPr>
              <w:pStyle w:val="ParagraphNumbering"/>
              <w:ind w:left="0" w:firstLine="0"/>
              <w:rPr>
                <w:del w:id="1664" w:author="Huang, Chengyu" w:date="2019-05-28T12:43:00Z"/>
                <w:rFonts w:cs="Segoe UI"/>
                <w:b/>
                <w:noProof/>
                <w:color w:val="4B82AD"/>
                <w:szCs w:val="21"/>
              </w:rPr>
              <w:pPrChange w:id="1665" w:author="Huang, Chengyu" w:date="2019-05-28T12:43:00Z">
                <w:pPr>
                  <w:jc w:val="center"/>
                </w:pPr>
              </w:pPrChange>
            </w:pPr>
          </w:p>
          <w:p w14:paraId="4E908D55" w14:textId="3146B983" w:rsidR="00162A6A" w:rsidDel="00F1263F" w:rsidRDefault="00162A6A" w:rsidP="00F1263F">
            <w:pPr>
              <w:pStyle w:val="ParagraphNumbering"/>
              <w:ind w:left="0" w:firstLine="0"/>
              <w:rPr>
                <w:del w:id="1666" w:author="Huang, Chengyu" w:date="2019-05-28T12:43:00Z"/>
                <w:rFonts w:cs="Segoe UI"/>
                <w:b/>
                <w:noProof/>
                <w:color w:val="4B82AD"/>
                <w:szCs w:val="21"/>
              </w:rPr>
              <w:pPrChange w:id="1667" w:author="Huang, Chengyu" w:date="2019-05-28T12:43:00Z">
                <w:pPr>
                  <w:jc w:val="center"/>
                </w:pPr>
              </w:pPrChange>
            </w:pPr>
          </w:p>
          <w:p w14:paraId="498DFB3C" w14:textId="0147B41B" w:rsidR="00162A6A" w:rsidDel="00F1263F" w:rsidRDefault="00162A6A" w:rsidP="00F1263F">
            <w:pPr>
              <w:pStyle w:val="ParagraphNumbering"/>
              <w:ind w:left="0" w:firstLine="0"/>
              <w:rPr>
                <w:del w:id="1668" w:author="Huang, Chengyu" w:date="2019-05-28T12:43:00Z"/>
                <w:rFonts w:cs="Segoe UI"/>
                <w:b/>
                <w:noProof/>
                <w:color w:val="4B82AD"/>
                <w:szCs w:val="21"/>
              </w:rPr>
              <w:pPrChange w:id="1669" w:author="Huang, Chengyu" w:date="2019-05-28T12:43:00Z">
                <w:pPr>
                  <w:jc w:val="center"/>
                </w:pPr>
              </w:pPrChange>
            </w:pPr>
          </w:p>
          <w:p w14:paraId="31596B4E" w14:textId="36D5174C" w:rsidR="00162A6A" w:rsidDel="00F1263F" w:rsidRDefault="00162A6A" w:rsidP="00F1263F">
            <w:pPr>
              <w:pStyle w:val="ParagraphNumbering"/>
              <w:ind w:left="0" w:firstLine="0"/>
              <w:rPr>
                <w:del w:id="1670" w:author="Huang, Chengyu" w:date="2019-05-28T12:43:00Z"/>
                <w:rFonts w:cs="Segoe UI"/>
                <w:b/>
                <w:noProof/>
                <w:color w:val="4B82AD"/>
                <w:szCs w:val="21"/>
              </w:rPr>
              <w:pPrChange w:id="1671" w:author="Huang, Chengyu" w:date="2019-05-28T12:43:00Z">
                <w:pPr>
                  <w:jc w:val="center"/>
                </w:pPr>
              </w:pPrChange>
            </w:pPr>
          </w:p>
          <w:p w14:paraId="15815AF7" w14:textId="27EB8DE3" w:rsidR="00162A6A" w:rsidDel="00F1263F" w:rsidRDefault="00162A6A" w:rsidP="00F1263F">
            <w:pPr>
              <w:pStyle w:val="ParagraphNumbering"/>
              <w:ind w:left="0" w:firstLine="0"/>
              <w:rPr>
                <w:del w:id="1672" w:author="Huang, Chengyu" w:date="2019-05-28T12:43:00Z"/>
                <w:rFonts w:cs="Segoe UI"/>
                <w:b/>
                <w:noProof/>
                <w:color w:val="4B82AD"/>
                <w:szCs w:val="21"/>
              </w:rPr>
              <w:pPrChange w:id="1673" w:author="Huang, Chengyu" w:date="2019-05-28T12:43:00Z">
                <w:pPr>
                  <w:jc w:val="center"/>
                </w:pPr>
              </w:pPrChange>
            </w:pPr>
          </w:p>
          <w:p w14:paraId="3EAB1F6E" w14:textId="12AF0327" w:rsidR="00162A6A" w:rsidDel="00F1263F" w:rsidRDefault="00162A6A" w:rsidP="00F1263F">
            <w:pPr>
              <w:pStyle w:val="ParagraphNumbering"/>
              <w:ind w:left="0" w:firstLine="0"/>
              <w:rPr>
                <w:del w:id="1674" w:author="Huang, Chengyu" w:date="2019-05-28T12:43:00Z"/>
                <w:rFonts w:cs="Segoe UI"/>
                <w:b/>
                <w:noProof/>
                <w:color w:val="4B82AD"/>
                <w:szCs w:val="21"/>
              </w:rPr>
              <w:pPrChange w:id="1675" w:author="Huang, Chengyu" w:date="2019-05-28T12:43:00Z">
                <w:pPr>
                  <w:jc w:val="center"/>
                </w:pPr>
              </w:pPrChange>
            </w:pPr>
          </w:p>
          <w:p w14:paraId="76BFEF10" w14:textId="5F189FCB" w:rsidR="00162A6A" w:rsidDel="00F1263F" w:rsidRDefault="00162A6A" w:rsidP="00F1263F">
            <w:pPr>
              <w:pStyle w:val="ParagraphNumbering"/>
              <w:ind w:left="0" w:firstLine="0"/>
              <w:rPr>
                <w:del w:id="1676" w:author="Huang, Chengyu" w:date="2019-05-28T12:43:00Z"/>
                <w:rFonts w:cs="Segoe UI"/>
                <w:b/>
                <w:noProof/>
                <w:color w:val="4B82AD"/>
                <w:szCs w:val="21"/>
              </w:rPr>
              <w:pPrChange w:id="1677" w:author="Huang, Chengyu" w:date="2019-05-28T12:43:00Z">
                <w:pPr>
                  <w:jc w:val="center"/>
                </w:pPr>
              </w:pPrChange>
            </w:pPr>
          </w:p>
          <w:p w14:paraId="2EB66ED6" w14:textId="4EB72A87" w:rsidR="00162A6A" w:rsidDel="00F1263F" w:rsidRDefault="00162A6A" w:rsidP="00F1263F">
            <w:pPr>
              <w:pStyle w:val="ParagraphNumbering"/>
              <w:ind w:left="0" w:firstLine="0"/>
              <w:rPr>
                <w:del w:id="1678" w:author="Huang, Chengyu" w:date="2019-05-28T12:43:00Z"/>
                <w:rFonts w:cs="Segoe UI"/>
                <w:b/>
                <w:noProof/>
                <w:color w:val="4B82AD"/>
                <w:szCs w:val="21"/>
              </w:rPr>
              <w:pPrChange w:id="1679" w:author="Huang, Chengyu" w:date="2019-05-28T12:43:00Z">
                <w:pPr>
                  <w:jc w:val="center"/>
                </w:pPr>
              </w:pPrChange>
            </w:pPr>
          </w:p>
          <w:p w14:paraId="4AF223A8" w14:textId="63E75994" w:rsidR="00162A6A" w:rsidDel="00F1263F" w:rsidRDefault="00162A6A" w:rsidP="00F1263F">
            <w:pPr>
              <w:pStyle w:val="ParagraphNumbering"/>
              <w:ind w:left="0" w:firstLine="0"/>
              <w:rPr>
                <w:del w:id="1680" w:author="Huang, Chengyu" w:date="2019-05-28T12:43:00Z"/>
                <w:rFonts w:cs="Segoe UI"/>
                <w:b/>
                <w:noProof/>
                <w:color w:val="4B82AD"/>
                <w:szCs w:val="21"/>
              </w:rPr>
              <w:pPrChange w:id="1681" w:author="Huang, Chengyu" w:date="2019-05-28T12:43:00Z">
                <w:pPr>
                  <w:jc w:val="center"/>
                </w:pPr>
              </w:pPrChange>
            </w:pPr>
          </w:p>
          <w:p w14:paraId="7A32E240" w14:textId="7CFE1CA4" w:rsidR="00162A6A" w:rsidRPr="00D5650A" w:rsidDel="00F1263F" w:rsidRDefault="00162A6A" w:rsidP="00F1263F">
            <w:pPr>
              <w:pStyle w:val="ParagraphNumbering"/>
              <w:ind w:left="0" w:firstLine="0"/>
              <w:rPr>
                <w:del w:id="1682" w:author="Huang, Chengyu" w:date="2019-05-28T12:43:00Z"/>
                <w:rFonts w:cs="Segoe UI"/>
                <w:b/>
                <w:color w:val="4B82AD"/>
                <w:szCs w:val="21"/>
              </w:rPr>
              <w:pPrChange w:id="1683" w:author="Huang, Chengyu" w:date="2019-05-28T12:43:00Z">
                <w:pPr>
                  <w:jc w:val="center"/>
                </w:pPr>
              </w:pPrChange>
            </w:pPr>
            <w:del w:id="1684" w:author="Huang, Chengyu" w:date="2019-05-28T12:43:00Z">
              <w:r w:rsidRPr="00162A6A" w:rsidDel="00F1263F">
                <w:rPr>
                  <w:rFonts w:cs="Segoe UI"/>
                  <w:b/>
                  <w:noProof/>
                  <w:color w:val="4B82AD"/>
                  <w:szCs w:val="21"/>
                </w:rPr>
                <w:drawing>
                  <wp:inline distT="0" distB="0" distL="0" distR="0" wp14:anchorId="56826ACA" wp14:editId="170C6646">
                    <wp:extent cx="5906770" cy="6624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7307" cy="6636283"/>
                            </a:xfrm>
                            <a:prstGeom prst="rect">
                              <a:avLst/>
                            </a:prstGeom>
                            <a:noFill/>
                            <a:ln>
                              <a:noFill/>
                            </a:ln>
                          </pic:spPr>
                        </pic:pic>
                      </a:graphicData>
                    </a:graphic>
                  </wp:inline>
                </w:drawing>
              </w:r>
            </w:del>
          </w:p>
        </w:tc>
      </w:tr>
      <w:tr w:rsidR="00314CAD" w:rsidRPr="004173BD" w:rsidDel="00F1263F" w14:paraId="17BA7020" w14:textId="0C742219" w:rsidTr="008E33DC">
        <w:trPr>
          <w:trHeight w:val="90"/>
          <w:del w:id="1685" w:author="Huang, Chengyu" w:date="2019-05-28T12:43:00Z"/>
          <w:trPrChange w:id="1686" w:author="Ochoa, Javier" w:date="2018-06-08T15:24:00Z">
            <w:trPr>
              <w:trHeight w:val="90"/>
            </w:trPr>
          </w:trPrChange>
        </w:trPr>
        <w:tc>
          <w:tcPr>
            <w:tcW w:w="9518" w:type="dxa"/>
            <w:shd w:val="clear" w:color="auto" w:fill="auto"/>
            <w:tcPrChange w:id="1687" w:author="Ochoa, Javier" w:date="2018-06-08T15:24:00Z">
              <w:tcPr>
                <w:tcW w:w="9286" w:type="dxa"/>
                <w:shd w:val="clear" w:color="auto" w:fill="auto"/>
              </w:tcPr>
            </w:tcPrChange>
          </w:tcPr>
          <w:p w14:paraId="3F58F11B" w14:textId="33B09AE4" w:rsidR="00162A6A" w:rsidRPr="007F3889" w:rsidDel="00F1263F" w:rsidRDefault="00162A6A" w:rsidP="00F1263F">
            <w:pPr>
              <w:pStyle w:val="ParagraphNumbering"/>
              <w:ind w:left="0" w:firstLine="0"/>
              <w:rPr>
                <w:del w:id="1688" w:author="Huang, Chengyu" w:date="2019-05-28T12:43:00Z"/>
                <w:rFonts w:cs="Segoe UI"/>
                <w:sz w:val="18"/>
                <w:szCs w:val="18"/>
              </w:rPr>
              <w:pPrChange w:id="1689" w:author="Huang, Chengyu" w:date="2019-05-28T12:43:00Z">
                <w:pPr>
                  <w:spacing w:line="240" w:lineRule="auto"/>
                </w:pPr>
              </w:pPrChange>
            </w:pPr>
            <w:del w:id="1690" w:author="Huang, Chengyu" w:date="2019-05-28T12:43:00Z">
              <w:r w:rsidRPr="007F3889" w:rsidDel="00F1263F">
                <w:rPr>
                  <w:rFonts w:cs="Segoe UI"/>
                  <w:sz w:val="18"/>
                  <w:szCs w:val="18"/>
                </w:rPr>
                <w:delText xml:space="preserve">Source: Statistics Canada; Haver Analytics; Bank of Canada; OECD Statistics, IMF staff calculations and World Economic Forum. </w:delText>
              </w:r>
            </w:del>
          </w:p>
          <w:p w14:paraId="25C1AD3C" w14:textId="5809A0F5" w:rsidR="00162A6A" w:rsidRPr="007F3889" w:rsidDel="00F1263F" w:rsidRDefault="00162A6A" w:rsidP="00F1263F">
            <w:pPr>
              <w:pStyle w:val="ParagraphNumbering"/>
              <w:ind w:left="0" w:firstLine="0"/>
              <w:rPr>
                <w:del w:id="1691" w:author="Huang, Chengyu" w:date="2019-05-28T12:43:00Z"/>
                <w:rFonts w:cs="Segoe UI"/>
                <w:sz w:val="18"/>
                <w:szCs w:val="18"/>
              </w:rPr>
              <w:pPrChange w:id="1692" w:author="Huang, Chengyu" w:date="2019-05-28T12:43:00Z">
                <w:pPr>
                  <w:spacing w:line="240" w:lineRule="auto"/>
                </w:pPr>
              </w:pPrChange>
            </w:pPr>
            <w:del w:id="1693" w:author="Huang, Chengyu" w:date="2019-05-28T12:43:00Z">
              <w:r w:rsidRPr="007F3889" w:rsidDel="00F1263F">
                <w:rPr>
                  <w:rFonts w:cs="Segoe UI"/>
                  <w:sz w:val="18"/>
                  <w:szCs w:val="18"/>
                </w:rPr>
                <w:delText>1/ Business investment is defined as gross fixed capital formation, constant prices excluding residential investment.</w:delText>
              </w:r>
              <w:r w:rsidDel="00F1263F">
                <w:rPr>
                  <w:rFonts w:cs="Segoe UI"/>
                  <w:sz w:val="18"/>
                  <w:szCs w:val="18"/>
                </w:rPr>
                <w:delText xml:space="preserve"> </w:delText>
              </w:r>
              <w:r w:rsidRPr="007F3889" w:rsidDel="00F1263F">
                <w:rPr>
                  <w:rFonts w:cs="Segoe UI"/>
                  <w:sz w:val="18"/>
                  <w:szCs w:val="18"/>
                </w:rPr>
                <w:delText>2/ Sectoral shifts refer to changes in employment shares across sectors.</w:delText>
              </w:r>
            </w:del>
          </w:p>
          <w:p w14:paraId="0A69CBC1" w14:textId="11192383" w:rsidR="00314CAD" w:rsidRPr="004173BD" w:rsidDel="00F1263F" w:rsidRDefault="00162A6A" w:rsidP="00F1263F">
            <w:pPr>
              <w:pStyle w:val="ParagraphNumbering"/>
              <w:ind w:left="0" w:firstLine="0"/>
              <w:rPr>
                <w:del w:id="1694" w:author="Huang, Chengyu" w:date="2019-05-28T12:43:00Z"/>
                <w:rFonts w:cs="Segoe UI"/>
                <w:color w:val="000000" w:themeColor="text1"/>
              </w:rPr>
              <w:pPrChange w:id="1695" w:author="Huang, Chengyu" w:date="2019-05-28T12:43:00Z">
                <w:pPr/>
              </w:pPrChange>
            </w:pPr>
            <w:del w:id="1696" w:author="Huang, Chengyu" w:date="2019-05-28T12:43:00Z">
              <w:r w:rsidRPr="007F3889" w:rsidDel="00F1263F">
                <w:rPr>
                  <w:rFonts w:cs="Segoe UI"/>
                  <w:sz w:val="18"/>
                  <w:szCs w:val="18"/>
                </w:rPr>
                <w:delText xml:space="preserve">3/ Indicator calculated by the World Economic Forum as part of the Global Competitiveness Index, </w:delText>
              </w:r>
              <w:r w:rsidDel="00F1263F">
                <w:rPr>
                  <w:rFonts w:cs="Segoe UI"/>
                  <w:sz w:val="18"/>
                  <w:szCs w:val="18"/>
                </w:rPr>
                <w:delText>t</w:delText>
              </w:r>
              <w:r w:rsidRPr="007F3889" w:rsidDel="00F1263F">
                <w:rPr>
                  <w:rFonts w:cs="Segoe UI"/>
                  <w:sz w:val="18"/>
                  <w:szCs w:val="18"/>
                </w:rPr>
                <w:delText>he scale goes from 1 to 7</w:delText>
              </w:r>
              <w:r w:rsidR="00EC49C7" w:rsidDel="00F1263F">
                <w:rPr>
                  <w:rFonts w:cs="Segoe UI"/>
                  <w:sz w:val="18"/>
                  <w:szCs w:val="18"/>
                </w:rPr>
                <w:delText>,</w:delText>
              </w:r>
              <w:r w:rsidRPr="007F3889" w:rsidDel="00F1263F">
                <w:rPr>
                  <w:rFonts w:cs="Segoe UI"/>
                  <w:sz w:val="18"/>
                  <w:szCs w:val="18"/>
                </w:rPr>
                <w:delText xml:space="preserve"> 7 </w:delText>
              </w:r>
              <w:r w:rsidR="00EC49C7" w:rsidDel="00F1263F">
                <w:rPr>
                  <w:rFonts w:cs="Segoe UI"/>
                  <w:sz w:val="18"/>
                  <w:szCs w:val="18"/>
                </w:rPr>
                <w:delText xml:space="preserve">being </w:delText>
              </w:r>
              <w:r w:rsidRPr="007F3889" w:rsidDel="00F1263F">
                <w:rPr>
                  <w:rFonts w:cs="Segoe UI"/>
                  <w:sz w:val="18"/>
                  <w:szCs w:val="18"/>
                </w:rPr>
                <w:delText>the higher rate.</w:delText>
              </w:r>
            </w:del>
          </w:p>
        </w:tc>
      </w:tr>
    </w:tbl>
    <w:p w14:paraId="05AAEFC8" w14:textId="5E4CD3D3" w:rsidR="008E33DC" w:rsidDel="00F1263F" w:rsidRDefault="008E33DC" w:rsidP="00F1263F">
      <w:pPr>
        <w:pStyle w:val="ParagraphNumbering"/>
        <w:ind w:left="0" w:firstLine="0"/>
        <w:rPr>
          <w:del w:id="1697" w:author="Huang, Chengyu" w:date="2019-05-28T12:43:00Z"/>
        </w:rPr>
        <w:pPrChange w:id="1698" w:author="Huang, Chengyu" w:date="2019-05-28T12:43:00Z">
          <w:pPr/>
        </w:pPrChange>
      </w:pPr>
    </w:p>
    <w:tbl>
      <w:tblPr>
        <w:tblStyle w:val="TableGrid"/>
        <w:tblW w:w="9518"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ook w:val="04A0" w:firstRow="1" w:lastRow="0" w:firstColumn="1" w:lastColumn="0" w:noHBand="0" w:noVBand="1"/>
      </w:tblPr>
      <w:tblGrid>
        <w:gridCol w:w="9518"/>
        <w:tblGridChange w:id="1699">
          <w:tblGrid>
            <w:gridCol w:w="9518"/>
          </w:tblGrid>
        </w:tblGridChange>
      </w:tblGrid>
      <w:tr w:rsidR="0017631B" w:rsidRPr="0075274C" w:rsidDel="00F1263F" w14:paraId="1608B480" w14:textId="212D9475" w:rsidTr="008E33DC">
        <w:trPr>
          <w:trHeight w:val="498"/>
          <w:jc w:val="center"/>
          <w:del w:id="1700" w:author="Huang, Chengyu" w:date="2019-05-28T12:43:00Z"/>
        </w:trPr>
        <w:tc>
          <w:tcPr>
            <w:tcW w:w="9518" w:type="dxa"/>
            <w:shd w:val="clear" w:color="auto" w:fill="auto"/>
            <w:vAlign w:val="center"/>
          </w:tcPr>
          <w:p w14:paraId="2A1C1F7F" w14:textId="028CCF74" w:rsidR="0017631B" w:rsidDel="00F1263F" w:rsidRDefault="00426551" w:rsidP="00F1263F">
            <w:pPr>
              <w:pStyle w:val="ParagraphNumbering"/>
              <w:ind w:left="0" w:firstLine="0"/>
              <w:rPr>
                <w:del w:id="1701" w:author="Huang, Chengyu" w:date="2019-05-28T12:43:00Z"/>
                <w:rFonts w:cs="Segoe UI"/>
                <w:b/>
                <w:color w:val="4B82AD"/>
                <w:szCs w:val="21"/>
              </w:rPr>
              <w:pPrChange w:id="1702" w:author="Huang, Chengyu" w:date="2019-05-28T12:43:00Z">
                <w:pPr>
                  <w:spacing w:line="240" w:lineRule="auto"/>
                  <w:jc w:val="center"/>
                </w:pPr>
              </w:pPrChange>
            </w:pPr>
            <w:del w:id="1703"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704" w:name="_Toc516148776"/>
              <w:bookmarkStart w:id="1705" w:name="_Toc516222651"/>
              <w:r w:rsidRPr="00426551" w:rsidDel="00F1263F">
                <w:rPr>
                  <w:rFonts w:cs="Segoe UI"/>
                  <w:color w:val="4B82AD"/>
                  <w:szCs w:val="21"/>
                </w:rPr>
                <w:delInstrText>1. Selected Economic Indicators, 2014–19</w:delInstrText>
              </w:r>
              <w:bookmarkEnd w:id="1704"/>
              <w:bookmarkEnd w:id="1705"/>
              <w:r w:rsidDel="00F1263F">
                <w:rPr>
                  <w:rFonts w:cs="Segoe UI"/>
                  <w:b/>
                  <w:color w:val="4B82AD"/>
                  <w:szCs w:val="21"/>
                </w:rPr>
                <w:delInstrText xml:space="preserve">"\f B </w:delInstrText>
              </w:r>
              <w:r w:rsidDel="00F1263F">
                <w:rPr>
                  <w:rFonts w:cs="Segoe UI"/>
                  <w:b/>
                  <w:color w:val="4B82AD"/>
                  <w:szCs w:val="21"/>
                </w:rPr>
                <w:fldChar w:fldCharType="end"/>
              </w:r>
              <w:r w:rsidR="0017631B" w:rsidRPr="0017631B" w:rsidDel="00F1263F">
                <w:rPr>
                  <w:rFonts w:cs="Segoe UI"/>
                  <w:b/>
                  <w:color w:val="4B82AD"/>
                  <w:szCs w:val="21"/>
                </w:rPr>
                <w:delText>Table 1. Canada: Selected Economic Indicators, 2014–19</w:delText>
              </w:r>
            </w:del>
          </w:p>
          <w:p w14:paraId="1A0D948D" w14:textId="5BD8A48D" w:rsidR="004E376D" w:rsidRPr="00FE4C22" w:rsidDel="00F1263F" w:rsidRDefault="00EC27DB" w:rsidP="00F1263F">
            <w:pPr>
              <w:pStyle w:val="ParagraphNumbering"/>
              <w:ind w:left="0" w:firstLine="0"/>
              <w:rPr>
                <w:del w:id="1706" w:author="Huang, Chengyu" w:date="2019-05-28T12:43:00Z"/>
                <w:rFonts w:cs="Segoe UI"/>
                <w:b/>
                <w:noProof/>
                <w:color w:val="4B82AD"/>
                <w:szCs w:val="21"/>
              </w:rPr>
              <w:pPrChange w:id="1707" w:author="Huang, Chengyu" w:date="2019-05-28T12:43:00Z">
                <w:pPr>
                  <w:spacing w:line="240" w:lineRule="auto"/>
                  <w:jc w:val="center"/>
                </w:pPr>
              </w:pPrChange>
            </w:pPr>
            <w:del w:id="1708" w:author="Huang, Chengyu" w:date="2019-05-28T12:43:00Z">
              <w:r w:rsidRPr="00EC27DB" w:rsidDel="00F1263F">
                <w:rPr>
                  <w:rFonts w:cs="Segoe UI"/>
                  <w:b/>
                  <w:noProof/>
                  <w:color w:val="4B82AD"/>
                  <w:szCs w:val="21"/>
                </w:rPr>
                <w:drawing>
                  <wp:inline distT="0" distB="0" distL="0" distR="0" wp14:anchorId="1AA80469" wp14:editId="0E1B2B97">
                    <wp:extent cx="5900420" cy="710819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00420" cy="7108190"/>
                            </a:xfrm>
                            <a:prstGeom prst="rect">
                              <a:avLst/>
                            </a:prstGeom>
                            <a:noFill/>
                            <a:ln>
                              <a:noFill/>
                            </a:ln>
                          </pic:spPr>
                        </pic:pic>
                      </a:graphicData>
                    </a:graphic>
                  </wp:inline>
                </w:drawing>
              </w:r>
            </w:del>
          </w:p>
        </w:tc>
      </w:tr>
      <w:tr w:rsidR="0017631B" w:rsidRPr="0075274C" w:rsidDel="00F1263F" w14:paraId="37E90DDB" w14:textId="5CDC538D" w:rsidTr="008E33DC">
        <w:tblPrEx>
          <w:tblW w:w="9518"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PrExChange w:id="1709" w:author="Ochoa, Javier" w:date="2018-06-08T15:24:00Z">
            <w:tblPrEx>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PrEx>
          </w:tblPrExChange>
        </w:tblPrEx>
        <w:trPr>
          <w:trHeight w:val="65"/>
          <w:jc w:val="center"/>
          <w:del w:id="1710" w:author="Huang, Chengyu" w:date="2019-05-28T12:43:00Z"/>
          <w:trPrChange w:id="1711" w:author="Ochoa, Javier" w:date="2018-06-08T15:24:00Z">
            <w:trPr>
              <w:trHeight w:val="65"/>
              <w:jc w:val="center"/>
            </w:trPr>
          </w:trPrChange>
        </w:trPr>
        <w:tc>
          <w:tcPr>
            <w:tcW w:w="9518" w:type="dxa"/>
            <w:shd w:val="clear" w:color="auto" w:fill="auto"/>
            <w:vAlign w:val="center"/>
            <w:tcPrChange w:id="1712" w:author="Ochoa, Javier" w:date="2018-06-08T15:24:00Z">
              <w:tcPr>
                <w:tcW w:w="9314" w:type="dxa"/>
                <w:shd w:val="clear" w:color="auto" w:fill="auto"/>
                <w:vAlign w:val="center"/>
              </w:tcPr>
            </w:tcPrChange>
          </w:tcPr>
          <w:p w14:paraId="44E1DC43" w14:textId="15F67891" w:rsidR="0017631B" w:rsidDel="00F1263F" w:rsidRDefault="00D278B1" w:rsidP="00F1263F">
            <w:pPr>
              <w:pStyle w:val="ParagraphNumbering"/>
              <w:ind w:left="0" w:firstLine="0"/>
              <w:rPr>
                <w:del w:id="1713" w:author="Huang, Chengyu" w:date="2019-05-28T12:43:00Z"/>
                <w:rFonts w:eastAsia="Times New Roman" w:cs="Segoe UI"/>
                <w:color w:val="000000"/>
                <w:sz w:val="18"/>
                <w:szCs w:val="18"/>
              </w:rPr>
              <w:pPrChange w:id="1714" w:author="Huang, Chengyu" w:date="2019-05-28T12:43:00Z">
                <w:pPr/>
              </w:pPrChange>
            </w:pPr>
            <w:del w:id="1715" w:author="Huang, Chengyu" w:date="2019-05-28T12:43:00Z">
              <w:r w:rsidRPr="0017631B" w:rsidDel="00F1263F">
                <w:rPr>
                  <w:rFonts w:eastAsia="Times New Roman" w:cs="Segoe UI"/>
                  <w:color w:val="000000"/>
                  <w:sz w:val="18"/>
                  <w:szCs w:val="18"/>
                </w:rPr>
                <w:delText>Sources: Haver Analytics and Fund staff calculations</w:delText>
              </w:r>
            </w:del>
          </w:p>
          <w:p w14:paraId="07BD0A5E" w14:textId="5254FD33" w:rsidR="00D278B1" w:rsidDel="00F1263F" w:rsidRDefault="00D278B1" w:rsidP="00F1263F">
            <w:pPr>
              <w:pStyle w:val="ParagraphNumbering"/>
              <w:ind w:left="0" w:firstLine="0"/>
              <w:rPr>
                <w:del w:id="1716" w:author="Huang, Chengyu" w:date="2019-05-28T12:43:00Z"/>
                <w:rFonts w:eastAsia="Times New Roman" w:cs="Segoe UI"/>
                <w:color w:val="000000"/>
                <w:sz w:val="18"/>
                <w:szCs w:val="18"/>
              </w:rPr>
              <w:pPrChange w:id="1717" w:author="Huang, Chengyu" w:date="2019-05-28T12:43:00Z">
                <w:pPr/>
              </w:pPrChange>
            </w:pPr>
            <w:del w:id="1718" w:author="Huang, Chengyu" w:date="2019-05-28T12:43:00Z">
              <w:r w:rsidRPr="0017631B" w:rsidDel="00F1263F">
                <w:rPr>
                  <w:rFonts w:eastAsia="Times New Roman" w:cs="Segoe UI"/>
                  <w:color w:val="000000"/>
                  <w:sz w:val="18"/>
                  <w:szCs w:val="18"/>
                </w:rPr>
                <w:delText>1/ Percent of GDP.</w:delText>
              </w:r>
            </w:del>
          </w:p>
          <w:p w14:paraId="67014CB8" w14:textId="21F55C22" w:rsidR="00D278B1" w:rsidRPr="0075274C" w:rsidDel="00F1263F" w:rsidRDefault="00D278B1" w:rsidP="00F1263F">
            <w:pPr>
              <w:pStyle w:val="ParagraphNumbering"/>
              <w:ind w:left="0" w:firstLine="0"/>
              <w:rPr>
                <w:del w:id="1719" w:author="Huang, Chengyu" w:date="2019-05-28T12:43:00Z"/>
                <w:rFonts w:cs="Segoe UI"/>
                <w:color w:val="000000" w:themeColor="text1"/>
                <w:szCs w:val="21"/>
              </w:rPr>
              <w:pPrChange w:id="1720" w:author="Huang, Chengyu" w:date="2019-05-28T12:43:00Z">
                <w:pPr/>
              </w:pPrChange>
            </w:pPr>
            <w:del w:id="1721" w:author="Huang, Chengyu" w:date="2019-05-28T12:43:00Z">
              <w:r w:rsidRPr="0017631B" w:rsidDel="00F1263F">
                <w:rPr>
                  <w:rFonts w:eastAsia="Times New Roman" w:cs="Segoe UI"/>
                  <w:color w:val="000000"/>
                  <w:sz w:val="18"/>
                  <w:szCs w:val="18"/>
                </w:rPr>
                <w:delText>2/ In percent.</w:delText>
              </w:r>
            </w:del>
          </w:p>
        </w:tc>
      </w:tr>
    </w:tbl>
    <w:p w14:paraId="37C92631" w14:textId="00E4F1E0" w:rsidR="00C609AF" w:rsidDel="00F1263F" w:rsidRDefault="00C609AF" w:rsidP="00F1263F">
      <w:pPr>
        <w:pStyle w:val="ParagraphNumbering"/>
        <w:ind w:left="0" w:firstLine="0"/>
        <w:rPr>
          <w:del w:id="1722" w:author="Huang, Chengyu" w:date="2019-05-28T12:43:00Z"/>
        </w:rPr>
        <w:pPrChange w:id="1723" w:author="Huang, Chengyu" w:date="2019-05-28T12:43:00Z">
          <w:pPr/>
        </w:pPrChange>
      </w:pPr>
      <w:del w:id="1724" w:author="Huang, Chengyu" w:date="2019-05-28T12:43:00Z">
        <w:r w:rsidDel="00F1263F">
          <w:br w:type="page"/>
        </w:r>
      </w:del>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B75A7D" w:rsidRPr="0075274C" w:rsidDel="00F1263F" w14:paraId="07CB8336" w14:textId="11CEE330" w:rsidTr="00B75A7D">
        <w:trPr>
          <w:trHeight w:val="278"/>
          <w:jc w:val="center"/>
          <w:del w:id="1725" w:author="Huang, Chengyu" w:date="2019-05-28T12:43:00Z"/>
        </w:trPr>
        <w:tc>
          <w:tcPr>
            <w:tcW w:w="9314" w:type="dxa"/>
            <w:shd w:val="clear" w:color="auto" w:fill="auto"/>
            <w:vAlign w:val="center"/>
          </w:tcPr>
          <w:p w14:paraId="351CA97D" w14:textId="1DF8AF3B" w:rsidR="004E376D" w:rsidDel="00F1263F" w:rsidRDefault="00426551" w:rsidP="00F1263F">
            <w:pPr>
              <w:pStyle w:val="ParagraphNumbering"/>
              <w:ind w:left="0" w:firstLine="0"/>
              <w:rPr>
                <w:del w:id="1726" w:author="Huang, Chengyu" w:date="2019-05-28T12:43:00Z"/>
                <w:rFonts w:cs="Segoe UI"/>
                <w:b/>
                <w:noProof/>
                <w:color w:val="4B82AD"/>
                <w:szCs w:val="21"/>
              </w:rPr>
              <w:pPrChange w:id="1727" w:author="Huang, Chengyu" w:date="2019-05-28T12:43:00Z">
                <w:pPr>
                  <w:jc w:val="center"/>
                </w:pPr>
              </w:pPrChange>
            </w:pPr>
            <w:del w:id="1728"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729" w:name="_Toc516148777"/>
              <w:bookmarkStart w:id="1730" w:name="_Toc516222652"/>
              <w:bookmarkStart w:id="1731" w:name="_Toc512008960"/>
              <w:r w:rsidRPr="00426551" w:rsidDel="00F1263F">
                <w:rPr>
                  <w:rFonts w:cs="Segoe UI"/>
                  <w:color w:val="4B82AD"/>
                  <w:szCs w:val="21"/>
                </w:rPr>
                <w:delInstrText>2. Balance of Payments, 2016–23</w:delInstrText>
              </w:r>
              <w:bookmarkEnd w:id="1729"/>
              <w:bookmarkEnd w:id="1730"/>
              <w:bookmarkEnd w:id="1731"/>
              <w:r w:rsidDel="00F1263F">
                <w:rPr>
                  <w:rFonts w:cs="Segoe UI"/>
                  <w:b/>
                  <w:color w:val="4B82AD"/>
                  <w:szCs w:val="21"/>
                </w:rPr>
                <w:delInstrText xml:space="preserve">"\f B </w:delInstrText>
              </w:r>
              <w:r w:rsidDel="00F1263F">
                <w:rPr>
                  <w:rFonts w:cs="Segoe UI"/>
                  <w:b/>
                  <w:color w:val="4B82AD"/>
                  <w:szCs w:val="21"/>
                </w:rPr>
                <w:fldChar w:fldCharType="end"/>
              </w:r>
              <w:r w:rsidR="00B75A7D" w:rsidRPr="00B75A7D" w:rsidDel="00F1263F">
                <w:rPr>
                  <w:rFonts w:cs="Segoe UI"/>
                  <w:b/>
                  <w:color w:val="4B82AD"/>
                  <w:szCs w:val="21"/>
                </w:rPr>
                <w:delText>Table 2. Canada: Balance of Payments, 2016–23</w:delText>
              </w:r>
            </w:del>
          </w:p>
          <w:p w14:paraId="7B2071CB" w14:textId="68672F97" w:rsidR="006C19F0" w:rsidDel="00F1263F" w:rsidRDefault="006C19F0" w:rsidP="00F1263F">
            <w:pPr>
              <w:pStyle w:val="ParagraphNumbering"/>
              <w:ind w:left="0" w:firstLine="0"/>
              <w:rPr>
                <w:del w:id="1732" w:author="Huang, Chengyu" w:date="2019-05-28T12:43:00Z"/>
                <w:rFonts w:cs="Segoe UI"/>
                <w:b/>
                <w:noProof/>
                <w:color w:val="4B82AD"/>
                <w:szCs w:val="21"/>
              </w:rPr>
              <w:pPrChange w:id="1733" w:author="Huang, Chengyu" w:date="2019-05-28T12:43:00Z">
                <w:pPr>
                  <w:jc w:val="center"/>
                </w:pPr>
              </w:pPrChange>
            </w:pPr>
          </w:p>
          <w:p w14:paraId="223EED73" w14:textId="5999A6CB" w:rsidR="006C19F0" w:rsidDel="00F1263F" w:rsidRDefault="006C19F0" w:rsidP="00F1263F">
            <w:pPr>
              <w:pStyle w:val="ParagraphNumbering"/>
              <w:ind w:left="0" w:firstLine="0"/>
              <w:rPr>
                <w:del w:id="1734" w:author="Huang, Chengyu" w:date="2019-05-28T12:43:00Z"/>
                <w:rFonts w:cs="Segoe UI"/>
                <w:b/>
                <w:noProof/>
                <w:color w:val="4B82AD"/>
                <w:szCs w:val="21"/>
              </w:rPr>
              <w:pPrChange w:id="1735" w:author="Huang, Chengyu" w:date="2019-05-28T12:43:00Z">
                <w:pPr>
                  <w:jc w:val="center"/>
                </w:pPr>
              </w:pPrChange>
            </w:pPr>
          </w:p>
          <w:p w14:paraId="7D188F51" w14:textId="76A0AC02" w:rsidR="006C19F0" w:rsidDel="00F1263F" w:rsidRDefault="006C19F0" w:rsidP="00F1263F">
            <w:pPr>
              <w:pStyle w:val="ParagraphNumbering"/>
              <w:ind w:left="0" w:firstLine="0"/>
              <w:rPr>
                <w:del w:id="1736" w:author="Huang, Chengyu" w:date="2019-05-28T12:43:00Z"/>
                <w:rFonts w:cs="Segoe UI"/>
                <w:b/>
                <w:noProof/>
                <w:color w:val="4B82AD"/>
                <w:szCs w:val="21"/>
              </w:rPr>
              <w:pPrChange w:id="1737" w:author="Huang, Chengyu" w:date="2019-05-28T12:43:00Z">
                <w:pPr>
                  <w:jc w:val="center"/>
                </w:pPr>
              </w:pPrChange>
            </w:pPr>
          </w:p>
          <w:p w14:paraId="03F98F6D" w14:textId="0CF3C902" w:rsidR="006C19F0" w:rsidDel="00F1263F" w:rsidRDefault="006C19F0" w:rsidP="00F1263F">
            <w:pPr>
              <w:pStyle w:val="ParagraphNumbering"/>
              <w:ind w:left="0" w:firstLine="0"/>
              <w:rPr>
                <w:del w:id="1738" w:author="Huang, Chengyu" w:date="2019-05-28T12:43:00Z"/>
                <w:rFonts w:cs="Segoe UI"/>
                <w:b/>
                <w:noProof/>
                <w:color w:val="4B82AD"/>
                <w:szCs w:val="21"/>
              </w:rPr>
              <w:pPrChange w:id="1739" w:author="Huang, Chengyu" w:date="2019-05-28T12:43:00Z">
                <w:pPr>
                  <w:jc w:val="center"/>
                </w:pPr>
              </w:pPrChange>
            </w:pPr>
          </w:p>
          <w:p w14:paraId="7F660871" w14:textId="7F730400" w:rsidR="006C19F0" w:rsidDel="00F1263F" w:rsidRDefault="006C19F0" w:rsidP="00F1263F">
            <w:pPr>
              <w:pStyle w:val="ParagraphNumbering"/>
              <w:ind w:left="0" w:firstLine="0"/>
              <w:rPr>
                <w:del w:id="1740" w:author="Huang, Chengyu" w:date="2019-05-28T12:43:00Z"/>
                <w:rFonts w:cs="Segoe UI"/>
                <w:b/>
                <w:noProof/>
                <w:color w:val="4B82AD"/>
                <w:szCs w:val="21"/>
              </w:rPr>
              <w:pPrChange w:id="1741" w:author="Huang, Chengyu" w:date="2019-05-28T12:43:00Z">
                <w:pPr>
                  <w:jc w:val="center"/>
                </w:pPr>
              </w:pPrChange>
            </w:pPr>
          </w:p>
          <w:p w14:paraId="2F5E1863" w14:textId="7A6D6FA1" w:rsidR="006C19F0" w:rsidDel="00F1263F" w:rsidRDefault="006C19F0" w:rsidP="00F1263F">
            <w:pPr>
              <w:pStyle w:val="ParagraphNumbering"/>
              <w:ind w:left="0" w:firstLine="0"/>
              <w:rPr>
                <w:del w:id="1742" w:author="Huang, Chengyu" w:date="2019-05-28T12:43:00Z"/>
                <w:rFonts w:cs="Segoe UI"/>
                <w:b/>
                <w:noProof/>
                <w:color w:val="4B82AD"/>
                <w:szCs w:val="21"/>
              </w:rPr>
              <w:pPrChange w:id="1743" w:author="Huang, Chengyu" w:date="2019-05-28T12:43:00Z">
                <w:pPr>
                  <w:jc w:val="center"/>
                </w:pPr>
              </w:pPrChange>
            </w:pPr>
          </w:p>
          <w:p w14:paraId="74F94880" w14:textId="5360689A" w:rsidR="006C19F0" w:rsidDel="00F1263F" w:rsidRDefault="006C19F0" w:rsidP="00F1263F">
            <w:pPr>
              <w:pStyle w:val="ParagraphNumbering"/>
              <w:ind w:left="0" w:firstLine="0"/>
              <w:rPr>
                <w:del w:id="1744" w:author="Huang, Chengyu" w:date="2019-05-28T12:43:00Z"/>
                <w:rFonts w:cs="Segoe UI"/>
                <w:b/>
                <w:noProof/>
                <w:color w:val="4B82AD"/>
                <w:szCs w:val="21"/>
              </w:rPr>
              <w:pPrChange w:id="1745" w:author="Huang, Chengyu" w:date="2019-05-28T12:43:00Z">
                <w:pPr>
                  <w:jc w:val="center"/>
                </w:pPr>
              </w:pPrChange>
            </w:pPr>
          </w:p>
          <w:p w14:paraId="7C3C942A" w14:textId="3499B230" w:rsidR="006C19F0" w:rsidDel="00F1263F" w:rsidRDefault="006C19F0" w:rsidP="00F1263F">
            <w:pPr>
              <w:pStyle w:val="ParagraphNumbering"/>
              <w:ind w:left="0" w:firstLine="0"/>
              <w:rPr>
                <w:del w:id="1746" w:author="Huang, Chengyu" w:date="2019-05-28T12:43:00Z"/>
                <w:rFonts w:cs="Segoe UI"/>
                <w:b/>
                <w:noProof/>
                <w:color w:val="4B82AD"/>
                <w:szCs w:val="21"/>
              </w:rPr>
              <w:pPrChange w:id="1747" w:author="Huang, Chengyu" w:date="2019-05-28T12:43:00Z">
                <w:pPr>
                  <w:jc w:val="center"/>
                </w:pPr>
              </w:pPrChange>
            </w:pPr>
          </w:p>
          <w:p w14:paraId="7BDCBCEB" w14:textId="0755B7E7" w:rsidR="006C19F0" w:rsidDel="00F1263F" w:rsidRDefault="006C19F0" w:rsidP="00F1263F">
            <w:pPr>
              <w:pStyle w:val="ParagraphNumbering"/>
              <w:ind w:left="0" w:firstLine="0"/>
              <w:rPr>
                <w:del w:id="1748" w:author="Huang, Chengyu" w:date="2019-05-28T12:43:00Z"/>
                <w:rFonts w:cs="Segoe UI"/>
                <w:b/>
                <w:noProof/>
                <w:color w:val="4B82AD"/>
                <w:szCs w:val="21"/>
              </w:rPr>
              <w:pPrChange w:id="1749" w:author="Huang, Chengyu" w:date="2019-05-28T12:43:00Z">
                <w:pPr>
                  <w:jc w:val="center"/>
                </w:pPr>
              </w:pPrChange>
            </w:pPr>
          </w:p>
          <w:p w14:paraId="2F4387D1" w14:textId="7E7CD1EF" w:rsidR="006C19F0" w:rsidDel="00F1263F" w:rsidRDefault="006C19F0" w:rsidP="00F1263F">
            <w:pPr>
              <w:pStyle w:val="ParagraphNumbering"/>
              <w:ind w:left="0" w:firstLine="0"/>
              <w:rPr>
                <w:del w:id="1750" w:author="Huang, Chengyu" w:date="2019-05-28T12:43:00Z"/>
                <w:rFonts w:cs="Segoe UI"/>
                <w:b/>
                <w:noProof/>
                <w:color w:val="4B82AD"/>
                <w:szCs w:val="21"/>
              </w:rPr>
              <w:pPrChange w:id="1751" w:author="Huang, Chengyu" w:date="2019-05-28T12:43:00Z">
                <w:pPr>
                  <w:jc w:val="center"/>
                </w:pPr>
              </w:pPrChange>
            </w:pPr>
          </w:p>
          <w:p w14:paraId="6AB7F8B5" w14:textId="158EC6CC" w:rsidR="006C19F0" w:rsidDel="00F1263F" w:rsidRDefault="006C19F0" w:rsidP="00F1263F">
            <w:pPr>
              <w:pStyle w:val="ParagraphNumbering"/>
              <w:ind w:left="0" w:firstLine="0"/>
              <w:rPr>
                <w:del w:id="1752" w:author="Huang, Chengyu" w:date="2019-05-28T12:43:00Z"/>
                <w:rFonts w:cs="Segoe UI"/>
                <w:b/>
                <w:noProof/>
                <w:color w:val="4B82AD"/>
                <w:szCs w:val="21"/>
              </w:rPr>
              <w:pPrChange w:id="1753" w:author="Huang, Chengyu" w:date="2019-05-28T12:43:00Z">
                <w:pPr>
                  <w:jc w:val="center"/>
                </w:pPr>
              </w:pPrChange>
            </w:pPr>
          </w:p>
          <w:p w14:paraId="3DB3C6C6" w14:textId="216D3516" w:rsidR="006C19F0" w:rsidDel="00F1263F" w:rsidRDefault="006C19F0" w:rsidP="00F1263F">
            <w:pPr>
              <w:pStyle w:val="ParagraphNumbering"/>
              <w:ind w:left="0" w:firstLine="0"/>
              <w:rPr>
                <w:del w:id="1754" w:author="Huang, Chengyu" w:date="2019-05-28T12:43:00Z"/>
                <w:rFonts w:cs="Segoe UI"/>
                <w:b/>
                <w:noProof/>
                <w:color w:val="4B82AD"/>
                <w:szCs w:val="21"/>
              </w:rPr>
              <w:pPrChange w:id="1755" w:author="Huang, Chengyu" w:date="2019-05-28T12:43:00Z">
                <w:pPr>
                  <w:jc w:val="center"/>
                </w:pPr>
              </w:pPrChange>
            </w:pPr>
          </w:p>
          <w:p w14:paraId="5394779D" w14:textId="759A5093" w:rsidR="006C19F0" w:rsidDel="00F1263F" w:rsidRDefault="006C19F0" w:rsidP="00F1263F">
            <w:pPr>
              <w:pStyle w:val="ParagraphNumbering"/>
              <w:ind w:left="0" w:firstLine="0"/>
              <w:rPr>
                <w:del w:id="1756" w:author="Huang, Chengyu" w:date="2019-05-28T12:43:00Z"/>
                <w:rFonts w:cs="Segoe UI"/>
                <w:b/>
                <w:noProof/>
                <w:color w:val="4B82AD"/>
                <w:szCs w:val="21"/>
              </w:rPr>
              <w:pPrChange w:id="1757" w:author="Huang, Chengyu" w:date="2019-05-28T12:43:00Z">
                <w:pPr>
                  <w:jc w:val="center"/>
                </w:pPr>
              </w:pPrChange>
            </w:pPr>
          </w:p>
          <w:p w14:paraId="7ABD5D38" w14:textId="3C121176" w:rsidR="006C19F0" w:rsidDel="00F1263F" w:rsidRDefault="006C19F0" w:rsidP="00F1263F">
            <w:pPr>
              <w:pStyle w:val="ParagraphNumbering"/>
              <w:ind w:left="0" w:firstLine="0"/>
              <w:rPr>
                <w:del w:id="1758" w:author="Huang, Chengyu" w:date="2019-05-28T12:43:00Z"/>
                <w:rFonts w:cs="Segoe UI"/>
                <w:b/>
                <w:noProof/>
                <w:color w:val="4B82AD"/>
                <w:szCs w:val="21"/>
              </w:rPr>
              <w:pPrChange w:id="1759" w:author="Huang, Chengyu" w:date="2019-05-28T12:43:00Z">
                <w:pPr>
                  <w:jc w:val="center"/>
                </w:pPr>
              </w:pPrChange>
            </w:pPr>
          </w:p>
          <w:p w14:paraId="5A70D29C" w14:textId="1C34B1AA" w:rsidR="006C19F0" w:rsidDel="00F1263F" w:rsidRDefault="006C19F0" w:rsidP="00F1263F">
            <w:pPr>
              <w:pStyle w:val="ParagraphNumbering"/>
              <w:ind w:left="0" w:firstLine="0"/>
              <w:rPr>
                <w:del w:id="1760" w:author="Huang, Chengyu" w:date="2019-05-28T12:43:00Z"/>
                <w:rFonts w:cs="Segoe UI"/>
                <w:b/>
                <w:noProof/>
                <w:color w:val="4B82AD"/>
                <w:szCs w:val="21"/>
              </w:rPr>
              <w:pPrChange w:id="1761" w:author="Huang, Chengyu" w:date="2019-05-28T12:43:00Z">
                <w:pPr>
                  <w:jc w:val="center"/>
                </w:pPr>
              </w:pPrChange>
            </w:pPr>
          </w:p>
          <w:p w14:paraId="7905C9BB" w14:textId="2C907969" w:rsidR="006C19F0" w:rsidDel="00F1263F" w:rsidRDefault="006C19F0" w:rsidP="00F1263F">
            <w:pPr>
              <w:pStyle w:val="ParagraphNumbering"/>
              <w:ind w:left="0" w:firstLine="0"/>
              <w:rPr>
                <w:del w:id="1762" w:author="Huang, Chengyu" w:date="2019-05-28T12:43:00Z"/>
                <w:rFonts w:cs="Segoe UI"/>
                <w:b/>
                <w:noProof/>
                <w:color w:val="4B82AD"/>
                <w:szCs w:val="21"/>
              </w:rPr>
              <w:pPrChange w:id="1763" w:author="Huang, Chengyu" w:date="2019-05-28T12:43:00Z">
                <w:pPr>
                  <w:jc w:val="center"/>
                </w:pPr>
              </w:pPrChange>
            </w:pPr>
          </w:p>
          <w:p w14:paraId="2F357609" w14:textId="3D8E82E4" w:rsidR="006C19F0" w:rsidDel="00F1263F" w:rsidRDefault="006C19F0" w:rsidP="00F1263F">
            <w:pPr>
              <w:pStyle w:val="ParagraphNumbering"/>
              <w:ind w:left="0" w:firstLine="0"/>
              <w:rPr>
                <w:del w:id="1764" w:author="Huang, Chengyu" w:date="2019-05-28T12:43:00Z"/>
                <w:rFonts w:cs="Segoe UI"/>
                <w:b/>
                <w:noProof/>
                <w:color w:val="4B82AD"/>
                <w:szCs w:val="21"/>
              </w:rPr>
              <w:pPrChange w:id="1765" w:author="Huang, Chengyu" w:date="2019-05-28T12:43:00Z">
                <w:pPr>
                  <w:jc w:val="center"/>
                </w:pPr>
              </w:pPrChange>
            </w:pPr>
          </w:p>
          <w:p w14:paraId="4AA24BCD" w14:textId="1F404530" w:rsidR="006C19F0" w:rsidDel="00F1263F" w:rsidRDefault="006C19F0" w:rsidP="00F1263F">
            <w:pPr>
              <w:pStyle w:val="ParagraphNumbering"/>
              <w:ind w:left="0" w:firstLine="0"/>
              <w:rPr>
                <w:del w:id="1766" w:author="Huang, Chengyu" w:date="2019-05-28T12:43:00Z"/>
                <w:rFonts w:cs="Segoe UI"/>
                <w:b/>
                <w:noProof/>
                <w:color w:val="4B82AD"/>
                <w:szCs w:val="21"/>
              </w:rPr>
              <w:pPrChange w:id="1767" w:author="Huang, Chengyu" w:date="2019-05-28T12:43:00Z">
                <w:pPr>
                  <w:jc w:val="center"/>
                </w:pPr>
              </w:pPrChange>
            </w:pPr>
          </w:p>
          <w:p w14:paraId="091E3501" w14:textId="7FAB0C8A" w:rsidR="006C19F0" w:rsidDel="00F1263F" w:rsidRDefault="006C19F0" w:rsidP="00F1263F">
            <w:pPr>
              <w:pStyle w:val="ParagraphNumbering"/>
              <w:ind w:left="0" w:firstLine="0"/>
              <w:rPr>
                <w:del w:id="1768" w:author="Huang, Chengyu" w:date="2019-05-28T12:43:00Z"/>
                <w:rFonts w:cs="Segoe UI"/>
                <w:b/>
                <w:noProof/>
                <w:color w:val="4B82AD"/>
                <w:szCs w:val="21"/>
              </w:rPr>
              <w:pPrChange w:id="1769" w:author="Huang, Chengyu" w:date="2019-05-28T12:43:00Z">
                <w:pPr>
                  <w:jc w:val="center"/>
                </w:pPr>
              </w:pPrChange>
            </w:pPr>
          </w:p>
          <w:p w14:paraId="0BDE7DE5" w14:textId="600CFC9F" w:rsidR="006C19F0" w:rsidDel="00F1263F" w:rsidRDefault="006C19F0" w:rsidP="00F1263F">
            <w:pPr>
              <w:pStyle w:val="ParagraphNumbering"/>
              <w:ind w:left="0" w:firstLine="0"/>
              <w:rPr>
                <w:del w:id="1770" w:author="Huang, Chengyu" w:date="2019-05-28T12:43:00Z"/>
                <w:rFonts w:cs="Segoe UI"/>
                <w:b/>
                <w:noProof/>
                <w:color w:val="4B82AD"/>
                <w:szCs w:val="21"/>
              </w:rPr>
              <w:pPrChange w:id="1771" w:author="Huang, Chengyu" w:date="2019-05-28T12:43:00Z">
                <w:pPr>
                  <w:jc w:val="center"/>
                </w:pPr>
              </w:pPrChange>
            </w:pPr>
          </w:p>
          <w:p w14:paraId="40F35681" w14:textId="6D444E94" w:rsidR="006C19F0" w:rsidDel="00F1263F" w:rsidRDefault="006C19F0" w:rsidP="00F1263F">
            <w:pPr>
              <w:pStyle w:val="ParagraphNumbering"/>
              <w:ind w:left="0" w:firstLine="0"/>
              <w:rPr>
                <w:del w:id="1772" w:author="Huang, Chengyu" w:date="2019-05-28T12:43:00Z"/>
                <w:rFonts w:cs="Segoe UI"/>
                <w:b/>
                <w:noProof/>
                <w:color w:val="4B82AD"/>
                <w:szCs w:val="21"/>
              </w:rPr>
              <w:pPrChange w:id="1773" w:author="Huang, Chengyu" w:date="2019-05-28T12:43:00Z">
                <w:pPr>
                  <w:jc w:val="center"/>
                </w:pPr>
              </w:pPrChange>
            </w:pPr>
          </w:p>
          <w:p w14:paraId="173C2390" w14:textId="70877667" w:rsidR="006C19F0" w:rsidDel="00F1263F" w:rsidRDefault="006C19F0" w:rsidP="00F1263F">
            <w:pPr>
              <w:pStyle w:val="ParagraphNumbering"/>
              <w:ind w:left="0" w:firstLine="0"/>
              <w:rPr>
                <w:del w:id="1774" w:author="Huang, Chengyu" w:date="2019-05-28T12:43:00Z"/>
                <w:rFonts w:cs="Segoe UI"/>
                <w:b/>
                <w:noProof/>
                <w:color w:val="4B82AD"/>
                <w:szCs w:val="21"/>
              </w:rPr>
              <w:pPrChange w:id="1775" w:author="Huang, Chengyu" w:date="2019-05-28T12:43:00Z">
                <w:pPr>
                  <w:jc w:val="center"/>
                </w:pPr>
              </w:pPrChange>
            </w:pPr>
          </w:p>
          <w:p w14:paraId="6F6DEF63" w14:textId="17D64A54" w:rsidR="006C19F0" w:rsidDel="00F1263F" w:rsidRDefault="006C19F0" w:rsidP="00F1263F">
            <w:pPr>
              <w:pStyle w:val="ParagraphNumbering"/>
              <w:ind w:left="0" w:firstLine="0"/>
              <w:rPr>
                <w:del w:id="1776" w:author="Huang, Chengyu" w:date="2019-05-28T12:43:00Z"/>
                <w:rFonts w:cs="Segoe UI"/>
                <w:b/>
                <w:noProof/>
                <w:color w:val="4B82AD"/>
                <w:szCs w:val="21"/>
              </w:rPr>
              <w:pPrChange w:id="1777" w:author="Huang, Chengyu" w:date="2019-05-28T12:43:00Z">
                <w:pPr>
                  <w:jc w:val="center"/>
                </w:pPr>
              </w:pPrChange>
            </w:pPr>
          </w:p>
          <w:p w14:paraId="09E0949A" w14:textId="12EE2434" w:rsidR="006C19F0" w:rsidDel="00F1263F" w:rsidRDefault="006C19F0" w:rsidP="00F1263F">
            <w:pPr>
              <w:pStyle w:val="ParagraphNumbering"/>
              <w:ind w:left="0" w:firstLine="0"/>
              <w:rPr>
                <w:del w:id="1778" w:author="Huang, Chengyu" w:date="2019-05-28T12:43:00Z"/>
                <w:rFonts w:cs="Segoe UI"/>
                <w:b/>
                <w:noProof/>
                <w:color w:val="4B82AD"/>
                <w:szCs w:val="21"/>
              </w:rPr>
              <w:pPrChange w:id="1779" w:author="Huang, Chengyu" w:date="2019-05-28T12:43:00Z">
                <w:pPr>
                  <w:jc w:val="center"/>
                </w:pPr>
              </w:pPrChange>
            </w:pPr>
          </w:p>
          <w:p w14:paraId="10929B2F" w14:textId="54EF8E65" w:rsidR="006C19F0" w:rsidDel="00F1263F" w:rsidRDefault="006C19F0" w:rsidP="00F1263F">
            <w:pPr>
              <w:pStyle w:val="ParagraphNumbering"/>
              <w:ind w:left="0" w:firstLine="0"/>
              <w:rPr>
                <w:del w:id="1780" w:author="Huang, Chengyu" w:date="2019-05-28T12:43:00Z"/>
                <w:rFonts w:cs="Segoe UI"/>
                <w:b/>
                <w:noProof/>
                <w:color w:val="4B82AD"/>
                <w:szCs w:val="21"/>
              </w:rPr>
              <w:pPrChange w:id="1781" w:author="Huang, Chengyu" w:date="2019-05-28T12:43:00Z">
                <w:pPr>
                  <w:jc w:val="center"/>
                </w:pPr>
              </w:pPrChange>
            </w:pPr>
          </w:p>
          <w:p w14:paraId="5FE0FE10" w14:textId="053698AE" w:rsidR="006C19F0" w:rsidDel="00F1263F" w:rsidRDefault="006C19F0" w:rsidP="00F1263F">
            <w:pPr>
              <w:pStyle w:val="ParagraphNumbering"/>
              <w:ind w:left="0" w:firstLine="0"/>
              <w:rPr>
                <w:del w:id="1782" w:author="Huang, Chengyu" w:date="2019-05-28T12:43:00Z"/>
                <w:rFonts w:cs="Segoe UI"/>
                <w:b/>
                <w:noProof/>
                <w:color w:val="4B82AD"/>
                <w:szCs w:val="21"/>
              </w:rPr>
              <w:pPrChange w:id="1783" w:author="Huang, Chengyu" w:date="2019-05-28T12:43:00Z">
                <w:pPr>
                  <w:jc w:val="center"/>
                </w:pPr>
              </w:pPrChange>
            </w:pPr>
          </w:p>
          <w:p w14:paraId="320BFC09" w14:textId="1A8BF27A" w:rsidR="006C19F0" w:rsidDel="00F1263F" w:rsidRDefault="006C19F0" w:rsidP="00F1263F">
            <w:pPr>
              <w:pStyle w:val="ParagraphNumbering"/>
              <w:ind w:left="0" w:firstLine="0"/>
              <w:rPr>
                <w:del w:id="1784" w:author="Huang, Chengyu" w:date="2019-05-28T12:43:00Z"/>
                <w:rFonts w:cs="Segoe UI"/>
                <w:b/>
                <w:noProof/>
                <w:color w:val="4B82AD"/>
                <w:szCs w:val="21"/>
              </w:rPr>
              <w:pPrChange w:id="1785" w:author="Huang, Chengyu" w:date="2019-05-28T12:43:00Z">
                <w:pPr>
                  <w:jc w:val="center"/>
                </w:pPr>
              </w:pPrChange>
            </w:pPr>
          </w:p>
          <w:p w14:paraId="042E85B1" w14:textId="71818B6E" w:rsidR="00B75A7D" w:rsidRPr="00FE4C22" w:rsidDel="00F1263F" w:rsidRDefault="006C19F0" w:rsidP="00F1263F">
            <w:pPr>
              <w:pStyle w:val="ParagraphNumbering"/>
              <w:ind w:left="0" w:firstLine="0"/>
              <w:rPr>
                <w:del w:id="1786" w:author="Huang, Chengyu" w:date="2019-05-28T12:43:00Z"/>
                <w:rFonts w:cs="Segoe UI"/>
                <w:b/>
                <w:color w:val="4B82AD"/>
                <w:szCs w:val="21"/>
              </w:rPr>
              <w:pPrChange w:id="1787" w:author="Huang, Chengyu" w:date="2019-05-28T12:43:00Z">
                <w:pPr>
                  <w:jc w:val="center"/>
                </w:pPr>
              </w:pPrChange>
            </w:pPr>
            <w:del w:id="1788" w:author="Huang, Chengyu" w:date="2019-05-28T12:43:00Z">
              <w:r w:rsidRPr="006C19F0" w:rsidDel="00F1263F">
                <w:rPr>
                  <w:rFonts w:cs="Segoe UI"/>
                  <w:b/>
                  <w:noProof/>
                  <w:color w:val="4B82AD"/>
                  <w:szCs w:val="21"/>
                </w:rPr>
                <w:drawing>
                  <wp:inline distT="0" distB="0" distL="0" distR="0" wp14:anchorId="69B646BF" wp14:editId="64DD1B07">
                    <wp:extent cx="5770880" cy="5288280"/>
                    <wp:effectExtent l="0" t="0" r="127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880" cy="5288280"/>
                            </a:xfrm>
                            <a:prstGeom prst="rect">
                              <a:avLst/>
                            </a:prstGeom>
                            <a:noFill/>
                            <a:ln>
                              <a:noFill/>
                            </a:ln>
                          </pic:spPr>
                        </pic:pic>
                      </a:graphicData>
                    </a:graphic>
                  </wp:inline>
                </w:drawing>
              </w:r>
            </w:del>
          </w:p>
        </w:tc>
      </w:tr>
      <w:tr w:rsidR="00B75A7D" w:rsidRPr="0075274C" w:rsidDel="00F1263F" w14:paraId="25CAA72A" w14:textId="3BD7FED3" w:rsidTr="00D278B1">
        <w:trPr>
          <w:trHeight w:val="65"/>
          <w:jc w:val="center"/>
          <w:del w:id="1789" w:author="Huang, Chengyu" w:date="2019-05-28T12:43:00Z"/>
        </w:trPr>
        <w:tc>
          <w:tcPr>
            <w:tcW w:w="9314" w:type="dxa"/>
            <w:shd w:val="clear" w:color="auto" w:fill="auto"/>
            <w:vAlign w:val="center"/>
          </w:tcPr>
          <w:p w14:paraId="090CA4D9" w14:textId="7F1A45B5" w:rsidR="00D278B1" w:rsidRPr="00D278B1" w:rsidDel="00F1263F" w:rsidRDefault="00D278B1" w:rsidP="00F1263F">
            <w:pPr>
              <w:pStyle w:val="ParagraphNumbering"/>
              <w:ind w:left="0" w:firstLine="0"/>
              <w:rPr>
                <w:del w:id="1790" w:author="Huang, Chengyu" w:date="2019-05-28T12:43:00Z"/>
                <w:rFonts w:cs="Segoe UI"/>
                <w:color w:val="000000" w:themeColor="text1"/>
                <w:sz w:val="18"/>
                <w:szCs w:val="21"/>
              </w:rPr>
              <w:pPrChange w:id="1791" w:author="Huang, Chengyu" w:date="2019-05-28T12:43:00Z">
                <w:pPr/>
              </w:pPrChange>
            </w:pPr>
            <w:del w:id="1792" w:author="Huang, Chengyu" w:date="2019-05-28T12:43:00Z">
              <w:r w:rsidRPr="00D278B1" w:rsidDel="00F1263F">
                <w:rPr>
                  <w:rFonts w:cs="Segoe UI"/>
                  <w:color w:val="000000" w:themeColor="text1"/>
                  <w:sz w:val="18"/>
                  <w:szCs w:val="21"/>
                </w:rPr>
                <w:delText>Sources: Haver Analytics and Fund staff calculations.</w:delText>
              </w:r>
            </w:del>
          </w:p>
          <w:p w14:paraId="451CC03F" w14:textId="15DC5C30" w:rsidR="00D278B1" w:rsidRPr="00D278B1" w:rsidDel="00F1263F" w:rsidRDefault="00D278B1" w:rsidP="00F1263F">
            <w:pPr>
              <w:pStyle w:val="ParagraphNumbering"/>
              <w:ind w:left="0" w:firstLine="0"/>
              <w:rPr>
                <w:del w:id="1793" w:author="Huang, Chengyu" w:date="2019-05-28T12:43:00Z"/>
                <w:rFonts w:cs="Segoe UI"/>
                <w:color w:val="000000" w:themeColor="text1"/>
                <w:sz w:val="18"/>
                <w:szCs w:val="21"/>
              </w:rPr>
              <w:pPrChange w:id="1794" w:author="Huang, Chengyu" w:date="2019-05-28T12:43:00Z">
                <w:pPr/>
              </w:pPrChange>
            </w:pPr>
            <w:del w:id="1795" w:author="Huang, Chengyu" w:date="2019-05-28T12:43:00Z">
              <w:r w:rsidRPr="00D278B1" w:rsidDel="00F1263F">
                <w:rPr>
                  <w:rFonts w:cs="Segoe UI"/>
                  <w:color w:val="000000" w:themeColor="text1"/>
                  <w:sz w:val="18"/>
                  <w:szCs w:val="21"/>
                </w:rPr>
                <w:delText>1/ Includes bank, nonbank, and official transactions other than reserve transactions.</w:delText>
              </w:r>
            </w:del>
          </w:p>
          <w:p w14:paraId="7B07F930" w14:textId="2935A6D1" w:rsidR="00D278B1" w:rsidRPr="00D278B1" w:rsidDel="00F1263F" w:rsidRDefault="00D278B1" w:rsidP="00F1263F">
            <w:pPr>
              <w:pStyle w:val="ParagraphNumbering"/>
              <w:ind w:left="0" w:firstLine="0"/>
              <w:rPr>
                <w:del w:id="1796" w:author="Huang, Chengyu" w:date="2019-05-28T12:43:00Z"/>
                <w:rFonts w:cs="Segoe UI"/>
                <w:color w:val="000000" w:themeColor="text1"/>
                <w:sz w:val="18"/>
                <w:szCs w:val="21"/>
              </w:rPr>
              <w:pPrChange w:id="1797" w:author="Huang, Chengyu" w:date="2019-05-28T12:43:00Z">
                <w:pPr/>
              </w:pPrChange>
            </w:pPr>
            <w:del w:id="1798" w:author="Huang, Chengyu" w:date="2019-05-28T12:43:00Z">
              <w:r w:rsidRPr="00D278B1" w:rsidDel="00F1263F">
                <w:rPr>
                  <w:rFonts w:cs="Segoe UI"/>
                  <w:color w:val="000000" w:themeColor="text1"/>
                  <w:sz w:val="18"/>
                  <w:szCs w:val="21"/>
                </w:rPr>
                <w:delText>2/ Based on market valuation of portfolio stocks and official international reserves.</w:delText>
              </w:r>
            </w:del>
          </w:p>
          <w:p w14:paraId="7BEFB180" w14:textId="57A178C1" w:rsidR="00D278B1" w:rsidRPr="00D278B1" w:rsidDel="00F1263F" w:rsidRDefault="00D278B1" w:rsidP="00F1263F">
            <w:pPr>
              <w:pStyle w:val="ParagraphNumbering"/>
              <w:ind w:left="0" w:firstLine="0"/>
              <w:rPr>
                <w:del w:id="1799" w:author="Huang, Chengyu" w:date="2019-05-28T12:43:00Z"/>
                <w:rFonts w:cs="Segoe UI"/>
                <w:color w:val="000000" w:themeColor="text1"/>
                <w:sz w:val="18"/>
                <w:szCs w:val="21"/>
              </w:rPr>
              <w:pPrChange w:id="1800" w:author="Huang, Chengyu" w:date="2019-05-28T12:43:00Z">
                <w:pPr/>
              </w:pPrChange>
            </w:pPr>
            <w:del w:id="1801" w:author="Huang, Chengyu" w:date="2019-05-28T12:43:00Z">
              <w:r w:rsidRPr="00D278B1" w:rsidDel="00F1263F">
                <w:rPr>
                  <w:rFonts w:cs="Segoe UI"/>
                  <w:color w:val="000000" w:themeColor="text1"/>
                  <w:sz w:val="18"/>
                  <w:szCs w:val="21"/>
                </w:rPr>
                <w:delText>3/ Percentage change.</w:delText>
              </w:r>
            </w:del>
          </w:p>
          <w:p w14:paraId="25757307" w14:textId="68A277BA" w:rsidR="00B75A7D" w:rsidRPr="0075274C" w:rsidDel="00F1263F" w:rsidRDefault="00B75A7D" w:rsidP="00F1263F">
            <w:pPr>
              <w:pStyle w:val="ParagraphNumbering"/>
              <w:ind w:left="0" w:firstLine="0"/>
              <w:rPr>
                <w:del w:id="1802" w:author="Huang, Chengyu" w:date="2019-05-28T12:43:00Z"/>
                <w:rFonts w:cs="Segoe UI"/>
                <w:color w:val="000000" w:themeColor="text1"/>
                <w:szCs w:val="21"/>
              </w:rPr>
              <w:pPrChange w:id="1803" w:author="Huang, Chengyu" w:date="2019-05-28T12:43:00Z">
                <w:pPr/>
              </w:pPrChange>
            </w:pPr>
          </w:p>
        </w:tc>
      </w:tr>
    </w:tbl>
    <w:p w14:paraId="6A7BC501" w14:textId="6857BFD7" w:rsidR="00B75A7D" w:rsidDel="00F1263F" w:rsidRDefault="00B75A7D" w:rsidP="00F1263F">
      <w:pPr>
        <w:pStyle w:val="ParagraphNumbering"/>
        <w:ind w:left="0" w:firstLine="0"/>
        <w:rPr>
          <w:del w:id="1804" w:author="Huang, Chengyu" w:date="2019-05-28T12:43:00Z"/>
        </w:rPr>
        <w:pPrChange w:id="1805" w:author="Huang, Chengyu" w:date="2019-05-28T12:43:00Z">
          <w:pPr/>
        </w:pPrChange>
      </w:pPr>
    </w:p>
    <w:p w14:paraId="02EC22C3" w14:textId="615195D5" w:rsidR="00C609AF" w:rsidDel="00F1263F" w:rsidRDefault="00C609AF" w:rsidP="00F1263F">
      <w:pPr>
        <w:pStyle w:val="ParagraphNumbering"/>
        <w:ind w:left="0" w:firstLine="0"/>
        <w:rPr>
          <w:del w:id="1806" w:author="Huang, Chengyu" w:date="2019-05-28T12:43:00Z"/>
        </w:rPr>
        <w:pPrChange w:id="1807" w:author="Huang, Chengyu" w:date="2019-05-28T12:43:00Z">
          <w:pPr/>
        </w:pPrChange>
      </w:pPr>
      <w:del w:id="1808" w:author="Huang, Chengyu" w:date="2019-05-28T12:43:00Z">
        <w:r w:rsidDel="00F1263F">
          <w:br w:type="page"/>
        </w:r>
      </w:del>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C609AF" w:rsidRPr="0075274C" w:rsidDel="00F1263F" w14:paraId="251D534C" w14:textId="589F038F" w:rsidTr="00155670">
        <w:trPr>
          <w:trHeight w:val="278"/>
          <w:jc w:val="center"/>
          <w:del w:id="1809" w:author="Huang, Chengyu" w:date="2019-05-28T12:43:00Z"/>
        </w:trPr>
        <w:tc>
          <w:tcPr>
            <w:tcW w:w="9314" w:type="dxa"/>
            <w:shd w:val="clear" w:color="auto" w:fill="auto"/>
            <w:vAlign w:val="center"/>
          </w:tcPr>
          <w:p w14:paraId="54358ADE" w14:textId="678E494D" w:rsidR="006C19F0" w:rsidRPr="00FE4C22" w:rsidDel="00F1263F" w:rsidRDefault="00314CAD" w:rsidP="00F1263F">
            <w:pPr>
              <w:pStyle w:val="ParagraphNumbering"/>
              <w:ind w:left="0" w:firstLine="0"/>
              <w:rPr>
                <w:del w:id="1810" w:author="Huang, Chengyu" w:date="2019-05-28T12:43:00Z"/>
                <w:rFonts w:cs="Segoe UI"/>
                <w:b/>
                <w:noProof/>
                <w:color w:val="4B82AD"/>
                <w:szCs w:val="21"/>
              </w:rPr>
              <w:pPrChange w:id="1811" w:author="Huang, Chengyu" w:date="2019-05-28T12:43:00Z">
                <w:pPr>
                  <w:spacing w:line="240" w:lineRule="auto"/>
                  <w:jc w:val="center"/>
                </w:pPr>
              </w:pPrChange>
            </w:pPr>
            <w:del w:id="1812"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813" w:name="_Toc516148778"/>
              <w:bookmarkStart w:id="1814" w:name="_Toc516222653"/>
              <w:bookmarkStart w:id="1815" w:name="_Toc512008961"/>
              <w:r w:rsidRPr="00314CAD" w:rsidDel="00F1263F">
                <w:rPr>
                  <w:rFonts w:cs="Segoe UI"/>
                  <w:color w:val="4B82AD"/>
                  <w:szCs w:val="21"/>
                </w:rPr>
                <w:delInstrText>3. General Government Fiscal Indicators, 2015–23</w:delInstrText>
              </w:r>
              <w:bookmarkEnd w:id="1813"/>
              <w:bookmarkEnd w:id="1814"/>
              <w:bookmarkEnd w:id="1815"/>
              <w:r w:rsidDel="00F1263F">
                <w:rPr>
                  <w:rFonts w:cs="Segoe UI"/>
                  <w:b/>
                  <w:color w:val="4B82AD"/>
                  <w:szCs w:val="21"/>
                </w:rPr>
                <w:delInstrText xml:space="preserve">"\f B </w:delInstrText>
              </w:r>
              <w:r w:rsidDel="00F1263F">
                <w:rPr>
                  <w:rFonts w:cs="Segoe UI"/>
                  <w:b/>
                  <w:color w:val="4B82AD"/>
                  <w:szCs w:val="21"/>
                </w:rPr>
                <w:fldChar w:fldCharType="end"/>
              </w:r>
              <w:r w:rsidR="00C609AF" w:rsidRPr="002E1FC1" w:rsidDel="00F1263F">
                <w:rPr>
                  <w:rFonts w:cs="Segoe UI"/>
                  <w:b/>
                  <w:color w:val="4B82AD"/>
                  <w:szCs w:val="21"/>
                </w:rPr>
                <w:delText xml:space="preserve">Table </w:delText>
              </w:r>
              <w:r w:rsidR="00C609AF" w:rsidDel="00F1263F">
                <w:rPr>
                  <w:rFonts w:cs="Segoe UI"/>
                  <w:b/>
                  <w:color w:val="4B82AD"/>
                  <w:szCs w:val="21"/>
                </w:rPr>
                <w:delText>3</w:delText>
              </w:r>
              <w:r w:rsidR="00C609AF" w:rsidRPr="002E1FC1" w:rsidDel="00F1263F">
                <w:rPr>
                  <w:rFonts w:cs="Segoe UI"/>
                  <w:b/>
                  <w:color w:val="4B82AD"/>
                  <w:szCs w:val="21"/>
                </w:rPr>
                <w:delText>. Canada</w:delText>
              </w:r>
              <w:r w:rsidR="00C609AF" w:rsidRPr="00857876" w:rsidDel="00F1263F">
                <w:rPr>
                  <w:rFonts w:cs="Segoe UI"/>
                  <w:b/>
                  <w:color w:val="4B82AD"/>
                  <w:szCs w:val="21"/>
                </w:rPr>
                <w:delText>: General Government Fiscal Indicators, 2015–23 1/</w:delText>
              </w:r>
              <w:r w:rsidR="006C19F0" w:rsidRPr="006C19F0" w:rsidDel="00F1263F">
                <w:rPr>
                  <w:rFonts w:cs="Segoe UI"/>
                  <w:b/>
                  <w:noProof/>
                  <w:color w:val="4B82AD"/>
                  <w:szCs w:val="21"/>
                </w:rPr>
                <w:drawing>
                  <wp:inline distT="0" distB="0" distL="0" distR="0" wp14:anchorId="10F5491F" wp14:editId="7F35A187">
                    <wp:extent cx="5779770" cy="609917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9770" cy="6099175"/>
                            </a:xfrm>
                            <a:prstGeom prst="rect">
                              <a:avLst/>
                            </a:prstGeom>
                            <a:noFill/>
                            <a:ln>
                              <a:noFill/>
                            </a:ln>
                          </pic:spPr>
                        </pic:pic>
                      </a:graphicData>
                    </a:graphic>
                  </wp:inline>
                </w:drawing>
              </w:r>
            </w:del>
          </w:p>
        </w:tc>
      </w:tr>
      <w:tr w:rsidR="00C609AF" w:rsidRPr="00857876" w:rsidDel="00F1263F" w14:paraId="43060E3E" w14:textId="6CC88FAD" w:rsidTr="00C65665">
        <w:trPr>
          <w:trHeight w:val="1470"/>
          <w:jc w:val="center"/>
          <w:del w:id="1816" w:author="Huang, Chengyu" w:date="2019-05-28T12:43:00Z"/>
        </w:trPr>
        <w:tc>
          <w:tcPr>
            <w:tcW w:w="9314" w:type="dxa"/>
            <w:shd w:val="clear" w:color="auto" w:fill="auto"/>
            <w:vAlign w:val="center"/>
          </w:tcPr>
          <w:p w14:paraId="71114C9E" w14:textId="7406200C" w:rsidR="00C609AF" w:rsidRPr="00857876" w:rsidDel="00F1263F" w:rsidRDefault="00C609AF" w:rsidP="00F1263F">
            <w:pPr>
              <w:pStyle w:val="ParagraphNumbering"/>
              <w:ind w:left="0" w:firstLine="0"/>
              <w:rPr>
                <w:del w:id="1817" w:author="Huang, Chengyu" w:date="2019-05-28T12:43:00Z"/>
                <w:rFonts w:cs="Segoe UI"/>
                <w:color w:val="000000" w:themeColor="text1"/>
                <w:sz w:val="18"/>
                <w:szCs w:val="18"/>
              </w:rPr>
              <w:pPrChange w:id="1818" w:author="Huang, Chengyu" w:date="2019-05-28T12:43:00Z">
                <w:pPr/>
              </w:pPrChange>
            </w:pPr>
            <w:del w:id="1819" w:author="Huang, Chengyu" w:date="2019-05-28T12:43:00Z">
              <w:r w:rsidRPr="00857876" w:rsidDel="00F1263F">
                <w:rPr>
                  <w:rFonts w:cs="Segoe UI"/>
                  <w:color w:val="000000" w:themeColor="text1"/>
                  <w:sz w:val="18"/>
                  <w:szCs w:val="18"/>
                </w:rPr>
                <w:delText>Sources: Statistics Canada; Department of Finance Canada; provincial budget reports; Haver Analytics; and IMF staff estimates.</w:delText>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del>
          </w:p>
          <w:p w14:paraId="3FB54A93" w14:textId="1F6D8B2B" w:rsidR="00C609AF" w:rsidRPr="00857876" w:rsidDel="00F1263F" w:rsidRDefault="00C609AF" w:rsidP="00F1263F">
            <w:pPr>
              <w:pStyle w:val="ParagraphNumbering"/>
              <w:ind w:left="0" w:firstLine="0"/>
              <w:rPr>
                <w:del w:id="1820" w:author="Huang, Chengyu" w:date="2019-05-28T12:43:00Z"/>
                <w:rFonts w:cs="Segoe UI"/>
                <w:color w:val="000000" w:themeColor="text1"/>
                <w:sz w:val="18"/>
                <w:szCs w:val="18"/>
              </w:rPr>
              <w:pPrChange w:id="1821" w:author="Huang, Chengyu" w:date="2019-05-28T12:43:00Z">
                <w:pPr/>
              </w:pPrChange>
            </w:pPr>
            <w:del w:id="1822" w:author="Huang, Chengyu" w:date="2019-05-28T12:43:00Z">
              <w:r w:rsidRPr="00857876" w:rsidDel="00F1263F">
                <w:rPr>
                  <w:rFonts w:cs="Segoe UI"/>
                  <w:color w:val="000000" w:themeColor="text1"/>
                  <w:sz w:val="18"/>
                  <w:szCs w:val="18"/>
                </w:rPr>
                <w:delText>1/ National Accounts basis.</w:delText>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del>
          </w:p>
          <w:p w14:paraId="28FAC8F0" w14:textId="0DAD9C05" w:rsidR="00C609AF" w:rsidRPr="00857876" w:rsidDel="00F1263F" w:rsidRDefault="00C609AF" w:rsidP="00F1263F">
            <w:pPr>
              <w:pStyle w:val="ParagraphNumbering"/>
              <w:ind w:left="0" w:firstLine="0"/>
              <w:rPr>
                <w:del w:id="1823" w:author="Huang, Chengyu" w:date="2019-05-28T12:43:00Z"/>
                <w:rFonts w:cs="Segoe UI"/>
                <w:color w:val="000000" w:themeColor="text1"/>
                <w:sz w:val="18"/>
                <w:szCs w:val="18"/>
              </w:rPr>
              <w:pPrChange w:id="1824" w:author="Huang, Chengyu" w:date="2019-05-28T12:43:00Z">
                <w:pPr/>
              </w:pPrChange>
            </w:pPr>
            <w:del w:id="1825" w:author="Huang, Chengyu" w:date="2019-05-28T12:43:00Z">
              <w:r w:rsidRPr="00857876" w:rsidDel="00F1263F">
                <w:rPr>
                  <w:rFonts w:cs="Segoe UI"/>
                  <w:color w:val="000000" w:themeColor="text1"/>
                  <w:sz w:val="18"/>
                  <w:szCs w:val="18"/>
                </w:rPr>
                <w:delText>2/ Percent of potential GDP.</w:delText>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r w:rsidRPr="00857876" w:rsidDel="00F1263F">
                <w:rPr>
                  <w:rFonts w:cs="Segoe UI"/>
                  <w:color w:val="000000" w:themeColor="text1"/>
                  <w:sz w:val="18"/>
                  <w:szCs w:val="18"/>
                </w:rPr>
                <w:tab/>
              </w:r>
            </w:del>
          </w:p>
          <w:p w14:paraId="37FB695E" w14:textId="22E95758" w:rsidR="00C609AF" w:rsidRPr="00857876" w:rsidDel="00F1263F" w:rsidRDefault="00C609AF" w:rsidP="00F1263F">
            <w:pPr>
              <w:pStyle w:val="ParagraphNumbering"/>
              <w:ind w:left="0" w:firstLine="0"/>
              <w:rPr>
                <w:del w:id="1826" w:author="Huang, Chengyu" w:date="2019-05-28T12:43:00Z"/>
                <w:rFonts w:cs="Segoe UI"/>
                <w:color w:val="000000" w:themeColor="text1"/>
                <w:sz w:val="18"/>
                <w:szCs w:val="18"/>
              </w:rPr>
              <w:pPrChange w:id="1827" w:author="Huang, Chengyu" w:date="2019-05-28T12:43:00Z">
                <w:pPr/>
              </w:pPrChange>
            </w:pPr>
            <w:del w:id="1828" w:author="Huang, Chengyu" w:date="2019-05-28T12:43:00Z">
              <w:r w:rsidRPr="00857876" w:rsidDel="00F1263F">
                <w:rPr>
                  <w:rFonts w:cs="Segoe UI"/>
                  <w:color w:val="000000" w:themeColor="text1"/>
                  <w:sz w:val="18"/>
                  <w:szCs w:val="18"/>
                </w:rPr>
                <w:delText>3/ Includes federal, provincial, territorial, and local governments; and Canada and Quebec pension plans.</w:delText>
              </w:r>
            </w:del>
          </w:p>
        </w:tc>
      </w:tr>
    </w:tbl>
    <w:p w14:paraId="5A5D4B38" w14:textId="68EB213B" w:rsidR="00C609AF" w:rsidDel="00F1263F" w:rsidRDefault="00C609AF" w:rsidP="00F1263F">
      <w:pPr>
        <w:pStyle w:val="ParagraphNumbering"/>
        <w:ind w:left="0" w:firstLine="0"/>
        <w:rPr>
          <w:del w:id="1829" w:author="Huang, Chengyu" w:date="2019-05-28T12:43:00Z"/>
        </w:rPr>
        <w:pPrChange w:id="1830" w:author="Huang, Chengyu" w:date="2019-05-28T12:43:00Z">
          <w:pPr>
            <w:spacing w:line="22" w:lineRule="auto"/>
          </w:pPr>
        </w:pPrChange>
      </w:pPr>
      <w:del w:id="1831" w:author="Huang, Chengyu" w:date="2019-05-28T12:43:00Z">
        <w:r w:rsidDel="00F1263F">
          <w:br w:type="page"/>
        </w:r>
      </w:del>
    </w:p>
    <w:tbl>
      <w:tblPr>
        <w:tblStyle w:val="TableGrid"/>
        <w:tblW w:w="946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464"/>
      </w:tblGrid>
      <w:tr w:rsidR="00204BC2" w:rsidRPr="0075274C" w:rsidDel="00F1263F" w14:paraId="377B3728" w14:textId="70FBB425" w:rsidTr="00204BC2">
        <w:trPr>
          <w:trHeight w:val="294"/>
          <w:jc w:val="center"/>
          <w:del w:id="1832" w:author="Huang, Chengyu" w:date="2019-05-28T12:43:00Z"/>
        </w:trPr>
        <w:tc>
          <w:tcPr>
            <w:tcW w:w="9464" w:type="dxa"/>
            <w:shd w:val="clear" w:color="auto" w:fill="auto"/>
            <w:vAlign w:val="center"/>
          </w:tcPr>
          <w:p w14:paraId="568BAF93" w14:textId="3B4362A6" w:rsidR="007B583B" w:rsidDel="00F1263F" w:rsidRDefault="00314CAD" w:rsidP="00F1263F">
            <w:pPr>
              <w:pStyle w:val="ParagraphNumbering"/>
              <w:ind w:left="0" w:firstLine="0"/>
              <w:rPr>
                <w:del w:id="1833" w:author="Huang, Chengyu" w:date="2019-05-28T12:43:00Z"/>
                <w:rFonts w:cs="Segoe UI"/>
                <w:b/>
                <w:color w:val="4B82AD"/>
                <w:szCs w:val="21"/>
              </w:rPr>
              <w:pPrChange w:id="1834" w:author="Huang, Chengyu" w:date="2019-05-28T12:43:00Z">
                <w:pPr>
                  <w:jc w:val="center"/>
                </w:pPr>
              </w:pPrChange>
            </w:pPr>
            <w:del w:id="1835"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836" w:name="_Toc516148779"/>
              <w:bookmarkStart w:id="1837" w:name="_Toc516222654"/>
              <w:bookmarkStart w:id="1838" w:name="_Toc512008962"/>
              <w:r w:rsidRPr="00314CAD" w:rsidDel="00F1263F">
                <w:rPr>
                  <w:rFonts w:cs="Segoe UI"/>
                  <w:color w:val="4B82AD"/>
                  <w:szCs w:val="21"/>
                </w:rPr>
                <w:delInstrText>4. Statement of General Government Operations and Balance Sheet, 2010</w:delInstrText>
              </w:r>
              <w:bookmarkEnd w:id="1836"/>
              <w:bookmarkEnd w:id="1837"/>
              <w:bookmarkEnd w:id="1838"/>
              <w:r w:rsidDel="00F1263F">
                <w:rPr>
                  <w:rFonts w:cs="Segoe UI"/>
                  <w:b/>
                  <w:color w:val="4B82AD"/>
                  <w:szCs w:val="21"/>
                </w:rPr>
                <w:delInstrText xml:space="preserve">"\f B </w:delInstrText>
              </w:r>
              <w:r w:rsidDel="00F1263F">
                <w:rPr>
                  <w:rFonts w:cs="Segoe UI"/>
                  <w:b/>
                  <w:color w:val="4B82AD"/>
                  <w:szCs w:val="21"/>
                </w:rPr>
                <w:fldChar w:fldCharType="end"/>
              </w:r>
              <w:r w:rsidR="00204BC2" w:rsidRPr="00FE4C22" w:rsidDel="00F1263F">
                <w:rPr>
                  <w:rFonts w:cs="Segoe UI"/>
                  <w:b/>
                  <w:color w:val="4B82AD"/>
                  <w:szCs w:val="21"/>
                </w:rPr>
                <w:delText>T</w:delText>
              </w:r>
              <w:r w:rsidR="00204BC2" w:rsidDel="00F1263F">
                <w:rPr>
                  <w:rFonts w:cs="Segoe UI"/>
                  <w:b/>
                  <w:color w:val="4B82AD"/>
                  <w:szCs w:val="21"/>
                </w:rPr>
                <w:delText xml:space="preserve">able </w:delText>
              </w:r>
              <w:r w:rsidR="00C609AF" w:rsidDel="00F1263F">
                <w:rPr>
                  <w:rFonts w:cs="Segoe UI"/>
                  <w:b/>
                  <w:color w:val="4B82AD"/>
                  <w:szCs w:val="21"/>
                </w:rPr>
                <w:delText>4</w:delText>
              </w:r>
              <w:r w:rsidR="00C65665" w:rsidDel="00F1263F">
                <w:rPr>
                  <w:rFonts w:cs="Segoe UI"/>
                  <w:b/>
                  <w:color w:val="4B82AD"/>
                  <w:szCs w:val="21"/>
                </w:rPr>
                <w:delText>.</w:delText>
              </w:r>
              <w:r w:rsidR="00204BC2" w:rsidDel="00F1263F">
                <w:rPr>
                  <w:rFonts w:cs="Segoe UI"/>
                  <w:b/>
                  <w:color w:val="4B82AD"/>
                  <w:szCs w:val="21"/>
                </w:rPr>
                <w:delText xml:space="preserve"> </w:delText>
              </w:r>
              <w:r w:rsidR="00204BC2" w:rsidRPr="00204BC2" w:rsidDel="00F1263F">
                <w:rPr>
                  <w:rFonts w:cs="Segoe UI"/>
                  <w:b/>
                  <w:color w:val="4B82AD"/>
                  <w:szCs w:val="21"/>
                </w:rPr>
                <w:delText xml:space="preserve">Canada: Statement of General Government Operations and Balance Sheet, </w:delText>
              </w:r>
            </w:del>
          </w:p>
          <w:p w14:paraId="7AC8FD9A" w14:textId="783D0EBF" w:rsidR="00204BC2" w:rsidDel="00F1263F" w:rsidRDefault="00204BC2" w:rsidP="00F1263F">
            <w:pPr>
              <w:pStyle w:val="ParagraphNumbering"/>
              <w:ind w:left="0" w:firstLine="0"/>
              <w:rPr>
                <w:del w:id="1839" w:author="Huang, Chengyu" w:date="2019-05-28T12:43:00Z"/>
                <w:rFonts w:cs="Segoe UI"/>
                <w:b/>
                <w:color w:val="4B82AD"/>
                <w:szCs w:val="21"/>
              </w:rPr>
              <w:pPrChange w:id="1840" w:author="Huang, Chengyu" w:date="2019-05-28T12:43:00Z">
                <w:pPr>
                  <w:spacing w:line="240" w:lineRule="auto"/>
                  <w:jc w:val="center"/>
                </w:pPr>
              </w:pPrChange>
            </w:pPr>
            <w:del w:id="1841" w:author="Huang, Chengyu" w:date="2019-05-28T12:43:00Z">
              <w:r w:rsidRPr="00204BC2" w:rsidDel="00F1263F">
                <w:rPr>
                  <w:rFonts w:cs="Segoe UI"/>
                  <w:b/>
                  <w:color w:val="4B82AD"/>
                  <w:szCs w:val="21"/>
                </w:rPr>
                <w:delText>2010–2017 1/</w:delText>
              </w:r>
            </w:del>
          </w:p>
          <w:p w14:paraId="6D9B4FCA" w14:textId="4BC8ECE7" w:rsidR="00787D6C" w:rsidDel="00F1263F" w:rsidRDefault="00787D6C" w:rsidP="00F1263F">
            <w:pPr>
              <w:pStyle w:val="ParagraphNumbering"/>
              <w:ind w:left="0" w:firstLine="0"/>
              <w:rPr>
                <w:del w:id="1842" w:author="Huang, Chengyu" w:date="2019-05-28T12:43:00Z"/>
                <w:rFonts w:cs="Segoe UI"/>
                <w:b/>
                <w:color w:val="4B82AD"/>
                <w:szCs w:val="21"/>
              </w:rPr>
              <w:pPrChange w:id="1843" w:author="Huang, Chengyu" w:date="2019-05-28T12:43:00Z">
                <w:pPr>
                  <w:spacing w:line="240" w:lineRule="auto"/>
                  <w:jc w:val="center"/>
                </w:pPr>
              </w:pPrChange>
            </w:pPr>
            <w:del w:id="1844" w:author="Huang, Chengyu" w:date="2019-05-28T12:43:00Z">
              <w:r w:rsidRPr="00787D6C" w:rsidDel="00F1263F">
                <w:rPr>
                  <w:rFonts w:cs="Segoe UI"/>
                  <w:b/>
                  <w:noProof/>
                  <w:color w:val="4B82AD"/>
                  <w:szCs w:val="21"/>
                </w:rPr>
                <w:drawing>
                  <wp:inline distT="0" distB="0" distL="0" distR="0" wp14:anchorId="1F01D6F5" wp14:editId="45037182">
                    <wp:extent cx="5874385" cy="653859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74385" cy="6538595"/>
                            </a:xfrm>
                            <a:prstGeom prst="rect">
                              <a:avLst/>
                            </a:prstGeom>
                            <a:noFill/>
                            <a:ln>
                              <a:noFill/>
                            </a:ln>
                          </pic:spPr>
                        </pic:pic>
                      </a:graphicData>
                    </a:graphic>
                  </wp:inline>
                </w:drawing>
              </w:r>
            </w:del>
          </w:p>
          <w:p w14:paraId="364CFF20" w14:textId="703DC019" w:rsidR="00787D6C" w:rsidRPr="007D6648" w:rsidDel="00F1263F" w:rsidRDefault="00787D6C" w:rsidP="00F1263F">
            <w:pPr>
              <w:pStyle w:val="ParagraphNumbering"/>
              <w:ind w:left="0" w:firstLine="0"/>
              <w:rPr>
                <w:del w:id="1845" w:author="Huang, Chengyu" w:date="2019-05-28T12:43:00Z"/>
                <w:rFonts w:cs="Segoe UI"/>
                <w:sz w:val="18"/>
                <w:szCs w:val="18"/>
              </w:rPr>
              <w:pPrChange w:id="1846" w:author="Huang, Chengyu" w:date="2019-05-28T12:43:00Z">
                <w:pPr>
                  <w:spacing w:line="240" w:lineRule="auto"/>
                </w:pPr>
              </w:pPrChange>
            </w:pPr>
            <w:del w:id="1847" w:author="Huang, Chengyu" w:date="2019-05-28T12:43:00Z">
              <w:r w:rsidRPr="007D6648" w:rsidDel="00F1263F">
                <w:rPr>
                  <w:rFonts w:cs="Segoe UI"/>
                  <w:sz w:val="18"/>
                  <w:szCs w:val="18"/>
                </w:rPr>
                <w:delText>Sources: Statistics Canada; and Haver Analytics.</w:delText>
              </w:r>
            </w:del>
          </w:p>
          <w:p w14:paraId="42E43489" w14:textId="6111342C" w:rsidR="00787D6C" w:rsidRPr="007D6648" w:rsidDel="00F1263F" w:rsidRDefault="00787D6C" w:rsidP="00F1263F">
            <w:pPr>
              <w:pStyle w:val="ParagraphNumbering"/>
              <w:ind w:left="0" w:firstLine="0"/>
              <w:rPr>
                <w:del w:id="1848" w:author="Huang, Chengyu" w:date="2019-05-28T12:43:00Z"/>
                <w:rFonts w:cs="Segoe UI"/>
                <w:sz w:val="18"/>
                <w:szCs w:val="18"/>
              </w:rPr>
              <w:pPrChange w:id="1849" w:author="Huang, Chengyu" w:date="2019-05-28T12:43:00Z">
                <w:pPr>
                  <w:spacing w:line="240" w:lineRule="auto"/>
                </w:pPr>
              </w:pPrChange>
            </w:pPr>
            <w:del w:id="1850" w:author="Huang, Chengyu" w:date="2019-05-28T12:43:00Z">
              <w:r w:rsidRPr="007D6648" w:rsidDel="00F1263F">
                <w:rPr>
                  <w:rFonts w:cs="Segoe UI"/>
                  <w:sz w:val="18"/>
                  <w:szCs w:val="18"/>
                </w:rPr>
                <w:delText>1/ Government Finance Statistics basis.</w:delText>
              </w:r>
            </w:del>
          </w:p>
          <w:p w14:paraId="4232F203" w14:textId="0D076D60" w:rsidR="00787D6C" w:rsidRPr="00FE4C22" w:rsidDel="00F1263F" w:rsidRDefault="00787D6C" w:rsidP="00F1263F">
            <w:pPr>
              <w:pStyle w:val="ParagraphNumbering"/>
              <w:ind w:left="0" w:firstLine="0"/>
              <w:rPr>
                <w:del w:id="1851" w:author="Huang, Chengyu" w:date="2019-05-28T12:43:00Z"/>
                <w:rFonts w:cs="Segoe UI"/>
                <w:b/>
                <w:color w:val="4B82AD"/>
                <w:szCs w:val="21"/>
              </w:rPr>
              <w:pPrChange w:id="1852" w:author="Huang, Chengyu" w:date="2019-05-28T12:43:00Z">
                <w:pPr>
                  <w:jc w:val="center"/>
                </w:pPr>
              </w:pPrChange>
            </w:pPr>
            <w:del w:id="1853" w:author="Huang, Chengyu" w:date="2019-05-28T12:43:00Z">
              <w:r w:rsidRPr="007D6648" w:rsidDel="00F1263F">
                <w:rPr>
                  <w:rFonts w:cs="Segoe UI"/>
                  <w:sz w:val="18"/>
                  <w:szCs w:val="18"/>
                </w:rPr>
                <w:delText>2/ Includes unfunded public sector pension liabilities.</w:delText>
              </w:r>
            </w:del>
          </w:p>
        </w:tc>
      </w:tr>
    </w:tbl>
    <w:p w14:paraId="5BDFC0E9" w14:textId="03A725B2" w:rsidR="00C609AF" w:rsidDel="00F1263F" w:rsidRDefault="00C609AF" w:rsidP="00F1263F">
      <w:pPr>
        <w:pStyle w:val="ParagraphNumbering"/>
        <w:ind w:left="0" w:firstLine="0"/>
        <w:rPr>
          <w:del w:id="1854" w:author="Huang, Chengyu" w:date="2019-05-28T12:43:00Z"/>
        </w:rPr>
        <w:pPrChange w:id="1855" w:author="Huang, Chengyu" w:date="2019-05-28T12:43:00Z">
          <w:pPr>
            <w:spacing w:line="22" w:lineRule="auto"/>
          </w:pPr>
        </w:pPrChange>
      </w:pPr>
      <w:del w:id="1856" w:author="Huang, Chengyu" w:date="2019-05-28T12:43:00Z">
        <w:r w:rsidDel="00F1263F">
          <w:br w:type="page"/>
        </w:r>
      </w:del>
    </w:p>
    <w:p w14:paraId="388FC96F" w14:textId="3E5DC514" w:rsidR="00C609AF" w:rsidDel="00F1263F" w:rsidRDefault="00C609AF" w:rsidP="00F1263F">
      <w:pPr>
        <w:pStyle w:val="ParagraphNumbering"/>
        <w:ind w:left="0" w:firstLine="0"/>
        <w:rPr>
          <w:del w:id="1857" w:author="Huang, Chengyu" w:date="2019-05-28T12:43:00Z"/>
        </w:rPr>
        <w:pPrChange w:id="1858" w:author="Huang, Chengyu" w:date="2019-05-28T12:43:00Z">
          <w:pPr/>
        </w:pPrChange>
      </w:pP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143E5E" w:rsidRPr="0075274C" w:rsidDel="00F1263F" w14:paraId="38D56FE7" w14:textId="09FDBBE4" w:rsidTr="00632F80">
        <w:trPr>
          <w:trHeight w:val="278"/>
          <w:jc w:val="center"/>
          <w:del w:id="1859" w:author="Huang, Chengyu" w:date="2019-05-28T12:43:00Z"/>
        </w:trPr>
        <w:tc>
          <w:tcPr>
            <w:tcW w:w="9314" w:type="dxa"/>
            <w:shd w:val="clear" w:color="auto" w:fill="auto"/>
            <w:vAlign w:val="center"/>
          </w:tcPr>
          <w:p w14:paraId="31CF25AC" w14:textId="6BCE5A4D" w:rsidR="004E376D" w:rsidDel="00F1263F" w:rsidRDefault="00314CAD" w:rsidP="00F1263F">
            <w:pPr>
              <w:pStyle w:val="ParagraphNumbering"/>
              <w:ind w:left="0" w:firstLine="0"/>
              <w:rPr>
                <w:del w:id="1860" w:author="Huang, Chengyu" w:date="2019-05-28T12:43:00Z"/>
                <w:rFonts w:cs="Segoe UI"/>
                <w:b/>
                <w:noProof/>
                <w:color w:val="4B82AD"/>
                <w:szCs w:val="21"/>
              </w:rPr>
              <w:pPrChange w:id="1861" w:author="Huang, Chengyu" w:date="2019-05-28T12:43:00Z">
                <w:pPr>
                  <w:spacing w:after="120"/>
                  <w:jc w:val="center"/>
                </w:pPr>
              </w:pPrChange>
            </w:pPr>
            <w:del w:id="1862"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863" w:name="_Toc516148780"/>
              <w:bookmarkStart w:id="1864" w:name="_Toc516222655"/>
              <w:bookmarkStart w:id="1865" w:name="_Toc512008963"/>
              <w:r w:rsidRPr="00314CAD" w:rsidDel="00F1263F">
                <w:rPr>
                  <w:rFonts w:cs="Segoe UI"/>
                  <w:color w:val="4B82AD"/>
                  <w:szCs w:val="21"/>
                </w:rPr>
                <w:delInstrText>5. Financial Soundness Indicators, 2012–1</w:delInstrText>
              </w:r>
              <w:r w:rsidR="00162A6A" w:rsidDel="00F1263F">
                <w:rPr>
                  <w:rFonts w:cs="Segoe UI"/>
                  <w:color w:val="4B82AD"/>
                  <w:szCs w:val="21"/>
                </w:rPr>
                <w:delInstrText>7</w:delInstrText>
              </w:r>
              <w:bookmarkEnd w:id="1863"/>
              <w:bookmarkEnd w:id="1864"/>
              <w:bookmarkEnd w:id="1865"/>
              <w:r w:rsidDel="00F1263F">
                <w:rPr>
                  <w:rFonts w:cs="Segoe UI"/>
                  <w:b/>
                  <w:color w:val="4B82AD"/>
                  <w:szCs w:val="21"/>
                </w:rPr>
                <w:delInstrText xml:space="preserve">"\f B </w:delInstrText>
              </w:r>
              <w:r w:rsidDel="00F1263F">
                <w:rPr>
                  <w:rFonts w:cs="Segoe UI"/>
                  <w:b/>
                  <w:color w:val="4B82AD"/>
                  <w:szCs w:val="21"/>
                </w:rPr>
                <w:fldChar w:fldCharType="end"/>
              </w:r>
              <w:r w:rsidR="00143E5E" w:rsidDel="00F1263F">
                <w:rPr>
                  <w:rFonts w:cs="Segoe UI"/>
                  <w:b/>
                  <w:color w:val="4B82AD"/>
                  <w:szCs w:val="21"/>
                </w:rPr>
                <w:delText>T</w:delText>
              </w:r>
              <w:r w:rsidR="00143E5E" w:rsidRPr="000B0C31" w:rsidDel="00F1263F">
                <w:rPr>
                  <w:rFonts w:cs="Segoe UI"/>
                  <w:b/>
                  <w:color w:val="4B82AD"/>
                  <w:szCs w:val="21"/>
                </w:rPr>
                <w:delText xml:space="preserve">able </w:delText>
              </w:r>
              <w:r w:rsidR="00C609AF" w:rsidDel="00F1263F">
                <w:rPr>
                  <w:rFonts w:cs="Segoe UI"/>
                  <w:b/>
                  <w:color w:val="4B82AD"/>
                  <w:szCs w:val="21"/>
                </w:rPr>
                <w:delText>5</w:delText>
              </w:r>
              <w:r w:rsidR="00143E5E" w:rsidRPr="000B0C31" w:rsidDel="00F1263F">
                <w:rPr>
                  <w:rFonts w:cs="Segoe UI"/>
                  <w:b/>
                  <w:color w:val="4B82AD"/>
                  <w:szCs w:val="21"/>
                </w:rPr>
                <w:delText xml:space="preserve">. </w:delText>
              </w:r>
              <w:r w:rsidR="00143E5E" w:rsidDel="00F1263F">
                <w:rPr>
                  <w:rFonts w:cs="Segoe UI"/>
                  <w:b/>
                  <w:color w:val="4B82AD"/>
                  <w:szCs w:val="21"/>
                </w:rPr>
                <w:delText>Financial Soundness Indicators</w:delText>
              </w:r>
              <w:r w:rsidR="00143E5E" w:rsidRPr="000B0C31" w:rsidDel="00F1263F">
                <w:rPr>
                  <w:rFonts w:cs="Segoe UI"/>
                  <w:b/>
                  <w:color w:val="4B82AD"/>
                  <w:szCs w:val="21"/>
                </w:rPr>
                <w:delText>, 201</w:delText>
              </w:r>
              <w:r w:rsidR="00143E5E" w:rsidDel="00F1263F">
                <w:rPr>
                  <w:rFonts w:cs="Segoe UI"/>
                  <w:b/>
                  <w:color w:val="4B82AD"/>
                  <w:szCs w:val="21"/>
                </w:rPr>
                <w:delText>2</w:delText>
              </w:r>
              <w:r w:rsidR="00143E5E" w:rsidRPr="000B0C31" w:rsidDel="00F1263F">
                <w:rPr>
                  <w:rFonts w:cs="Segoe UI"/>
                  <w:b/>
                  <w:color w:val="4B82AD"/>
                  <w:szCs w:val="21"/>
                </w:rPr>
                <w:delText>–1</w:delText>
              </w:r>
              <w:r w:rsidR="00162A6A" w:rsidDel="00F1263F">
                <w:rPr>
                  <w:rFonts w:cs="Segoe UI"/>
                  <w:b/>
                  <w:color w:val="4B82AD"/>
                  <w:szCs w:val="21"/>
                </w:rPr>
                <w:delText xml:space="preserve">7 </w:delText>
              </w:r>
            </w:del>
          </w:p>
          <w:p w14:paraId="28912BE0" w14:textId="666B1B5B" w:rsidR="004E376D" w:rsidDel="00F1263F" w:rsidRDefault="004E376D" w:rsidP="00F1263F">
            <w:pPr>
              <w:pStyle w:val="ParagraphNumbering"/>
              <w:ind w:left="0" w:firstLine="0"/>
              <w:rPr>
                <w:del w:id="1866" w:author="Huang, Chengyu" w:date="2019-05-28T12:43:00Z"/>
                <w:rFonts w:cs="Segoe UI"/>
                <w:b/>
                <w:noProof/>
                <w:color w:val="4B82AD"/>
                <w:szCs w:val="21"/>
              </w:rPr>
              <w:pPrChange w:id="1867" w:author="Huang, Chengyu" w:date="2019-05-28T12:43:00Z">
                <w:pPr>
                  <w:jc w:val="center"/>
                </w:pPr>
              </w:pPrChange>
            </w:pPr>
          </w:p>
          <w:p w14:paraId="44737DF6" w14:textId="360554BD" w:rsidR="004E376D" w:rsidDel="00F1263F" w:rsidRDefault="004E376D" w:rsidP="00F1263F">
            <w:pPr>
              <w:pStyle w:val="ParagraphNumbering"/>
              <w:ind w:left="0" w:firstLine="0"/>
              <w:rPr>
                <w:del w:id="1868" w:author="Huang, Chengyu" w:date="2019-05-28T12:43:00Z"/>
                <w:rFonts w:cs="Segoe UI"/>
                <w:b/>
                <w:noProof/>
                <w:color w:val="4B82AD"/>
                <w:szCs w:val="21"/>
              </w:rPr>
              <w:pPrChange w:id="1869" w:author="Huang, Chengyu" w:date="2019-05-28T12:43:00Z">
                <w:pPr>
                  <w:jc w:val="center"/>
                </w:pPr>
              </w:pPrChange>
            </w:pPr>
          </w:p>
          <w:p w14:paraId="0AB2C3B3" w14:textId="0590B8F8" w:rsidR="004E376D" w:rsidDel="00F1263F" w:rsidRDefault="004E376D" w:rsidP="00F1263F">
            <w:pPr>
              <w:pStyle w:val="ParagraphNumbering"/>
              <w:ind w:left="0" w:firstLine="0"/>
              <w:rPr>
                <w:del w:id="1870" w:author="Huang, Chengyu" w:date="2019-05-28T12:43:00Z"/>
                <w:rFonts w:cs="Segoe UI"/>
                <w:b/>
                <w:noProof/>
                <w:color w:val="4B82AD"/>
                <w:szCs w:val="21"/>
              </w:rPr>
              <w:pPrChange w:id="1871" w:author="Huang, Chengyu" w:date="2019-05-28T12:43:00Z">
                <w:pPr>
                  <w:jc w:val="center"/>
                </w:pPr>
              </w:pPrChange>
            </w:pPr>
          </w:p>
          <w:p w14:paraId="228E86C3" w14:textId="1C14C18F" w:rsidR="004E376D" w:rsidDel="00F1263F" w:rsidRDefault="004E376D" w:rsidP="00F1263F">
            <w:pPr>
              <w:pStyle w:val="ParagraphNumbering"/>
              <w:ind w:left="0" w:firstLine="0"/>
              <w:rPr>
                <w:del w:id="1872" w:author="Huang, Chengyu" w:date="2019-05-28T12:43:00Z"/>
                <w:rFonts w:cs="Segoe UI"/>
                <w:b/>
                <w:noProof/>
                <w:color w:val="4B82AD"/>
                <w:szCs w:val="21"/>
              </w:rPr>
              <w:pPrChange w:id="1873" w:author="Huang, Chengyu" w:date="2019-05-28T12:43:00Z">
                <w:pPr>
                  <w:jc w:val="center"/>
                </w:pPr>
              </w:pPrChange>
            </w:pPr>
          </w:p>
          <w:p w14:paraId="2462F8A9" w14:textId="63525F04" w:rsidR="004E376D" w:rsidDel="00F1263F" w:rsidRDefault="004E376D" w:rsidP="00F1263F">
            <w:pPr>
              <w:pStyle w:val="ParagraphNumbering"/>
              <w:ind w:left="0" w:firstLine="0"/>
              <w:rPr>
                <w:del w:id="1874" w:author="Huang, Chengyu" w:date="2019-05-28T12:43:00Z"/>
                <w:rFonts w:cs="Segoe UI"/>
                <w:b/>
                <w:noProof/>
                <w:color w:val="4B82AD"/>
                <w:szCs w:val="21"/>
              </w:rPr>
              <w:pPrChange w:id="1875" w:author="Huang, Chengyu" w:date="2019-05-28T12:43:00Z">
                <w:pPr>
                  <w:jc w:val="center"/>
                </w:pPr>
              </w:pPrChange>
            </w:pPr>
          </w:p>
          <w:p w14:paraId="4370A64A" w14:textId="6A141503" w:rsidR="004E376D" w:rsidDel="00F1263F" w:rsidRDefault="004E376D" w:rsidP="00F1263F">
            <w:pPr>
              <w:pStyle w:val="ParagraphNumbering"/>
              <w:ind w:left="0" w:firstLine="0"/>
              <w:rPr>
                <w:del w:id="1876" w:author="Huang, Chengyu" w:date="2019-05-28T12:43:00Z"/>
                <w:rFonts w:cs="Segoe UI"/>
                <w:b/>
                <w:noProof/>
                <w:color w:val="4B82AD"/>
                <w:szCs w:val="21"/>
              </w:rPr>
              <w:pPrChange w:id="1877" w:author="Huang, Chengyu" w:date="2019-05-28T12:43:00Z">
                <w:pPr>
                  <w:jc w:val="center"/>
                </w:pPr>
              </w:pPrChange>
            </w:pPr>
          </w:p>
          <w:p w14:paraId="4184958C" w14:textId="1F76F7E6" w:rsidR="004E376D" w:rsidDel="00F1263F" w:rsidRDefault="004E376D" w:rsidP="00F1263F">
            <w:pPr>
              <w:pStyle w:val="ParagraphNumbering"/>
              <w:ind w:left="0" w:firstLine="0"/>
              <w:rPr>
                <w:del w:id="1878" w:author="Huang, Chengyu" w:date="2019-05-28T12:43:00Z"/>
                <w:rFonts w:cs="Segoe UI"/>
                <w:b/>
                <w:noProof/>
                <w:color w:val="4B82AD"/>
                <w:szCs w:val="21"/>
              </w:rPr>
              <w:pPrChange w:id="1879" w:author="Huang, Chengyu" w:date="2019-05-28T12:43:00Z">
                <w:pPr>
                  <w:jc w:val="center"/>
                </w:pPr>
              </w:pPrChange>
            </w:pPr>
          </w:p>
          <w:p w14:paraId="46B9DC30" w14:textId="3210E3EF" w:rsidR="004E376D" w:rsidDel="00F1263F" w:rsidRDefault="004E376D" w:rsidP="00F1263F">
            <w:pPr>
              <w:pStyle w:val="ParagraphNumbering"/>
              <w:ind w:left="0" w:firstLine="0"/>
              <w:rPr>
                <w:del w:id="1880" w:author="Huang, Chengyu" w:date="2019-05-28T12:43:00Z"/>
                <w:rFonts w:cs="Segoe UI"/>
                <w:b/>
                <w:noProof/>
                <w:color w:val="4B82AD"/>
                <w:szCs w:val="21"/>
              </w:rPr>
              <w:pPrChange w:id="1881" w:author="Huang, Chengyu" w:date="2019-05-28T12:43:00Z">
                <w:pPr>
                  <w:jc w:val="center"/>
                </w:pPr>
              </w:pPrChange>
            </w:pPr>
          </w:p>
          <w:p w14:paraId="02B528F0" w14:textId="4D051633" w:rsidR="004E376D" w:rsidDel="00F1263F" w:rsidRDefault="004E376D" w:rsidP="00F1263F">
            <w:pPr>
              <w:pStyle w:val="ParagraphNumbering"/>
              <w:ind w:left="0" w:firstLine="0"/>
              <w:rPr>
                <w:del w:id="1882" w:author="Huang, Chengyu" w:date="2019-05-28T12:43:00Z"/>
                <w:rFonts w:cs="Segoe UI"/>
                <w:b/>
                <w:noProof/>
                <w:color w:val="4B82AD"/>
                <w:szCs w:val="21"/>
              </w:rPr>
              <w:pPrChange w:id="1883" w:author="Huang, Chengyu" w:date="2019-05-28T12:43:00Z">
                <w:pPr>
                  <w:jc w:val="center"/>
                </w:pPr>
              </w:pPrChange>
            </w:pPr>
          </w:p>
          <w:p w14:paraId="387BC194" w14:textId="57317C37" w:rsidR="004E376D" w:rsidDel="00F1263F" w:rsidRDefault="004E376D" w:rsidP="00F1263F">
            <w:pPr>
              <w:pStyle w:val="ParagraphNumbering"/>
              <w:ind w:left="0" w:firstLine="0"/>
              <w:rPr>
                <w:del w:id="1884" w:author="Huang, Chengyu" w:date="2019-05-28T12:43:00Z"/>
                <w:rFonts w:cs="Segoe UI"/>
                <w:b/>
                <w:noProof/>
                <w:color w:val="4B82AD"/>
                <w:szCs w:val="21"/>
              </w:rPr>
              <w:pPrChange w:id="1885" w:author="Huang, Chengyu" w:date="2019-05-28T12:43:00Z">
                <w:pPr>
                  <w:jc w:val="center"/>
                </w:pPr>
              </w:pPrChange>
            </w:pPr>
          </w:p>
          <w:p w14:paraId="54B81479" w14:textId="20773415" w:rsidR="004E376D" w:rsidDel="00F1263F" w:rsidRDefault="004E376D" w:rsidP="00F1263F">
            <w:pPr>
              <w:pStyle w:val="ParagraphNumbering"/>
              <w:ind w:left="0" w:firstLine="0"/>
              <w:rPr>
                <w:del w:id="1886" w:author="Huang, Chengyu" w:date="2019-05-28T12:43:00Z"/>
                <w:rFonts w:cs="Segoe UI"/>
                <w:b/>
                <w:noProof/>
                <w:color w:val="4B82AD"/>
                <w:szCs w:val="21"/>
              </w:rPr>
              <w:pPrChange w:id="1887" w:author="Huang, Chengyu" w:date="2019-05-28T12:43:00Z">
                <w:pPr>
                  <w:jc w:val="center"/>
                </w:pPr>
              </w:pPrChange>
            </w:pPr>
          </w:p>
          <w:p w14:paraId="04D03DAB" w14:textId="1815C4E6" w:rsidR="004E376D" w:rsidDel="00F1263F" w:rsidRDefault="004E376D" w:rsidP="00F1263F">
            <w:pPr>
              <w:pStyle w:val="ParagraphNumbering"/>
              <w:ind w:left="0" w:firstLine="0"/>
              <w:rPr>
                <w:del w:id="1888" w:author="Huang, Chengyu" w:date="2019-05-28T12:43:00Z"/>
                <w:rFonts w:cs="Segoe UI"/>
                <w:b/>
                <w:noProof/>
                <w:color w:val="4B82AD"/>
                <w:szCs w:val="21"/>
              </w:rPr>
              <w:pPrChange w:id="1889" w:author="Huang, Chengyu" w:date="2019-05-28T12:43:00Z">
                <w:pPr>
                  <w:jc w:val="center"/>
                </w:pPr>
              </w:pPrChange>
            </w:pPr>
          </w:p>
          <w:p w14:paraId="0CEB2DF6" w14:textId="162F7909" w:rsidR="004E376D" w:rsidDel="00F1263F" w:rsidRDefault="004E376D" w:rsidP="00F1263F">
            <w:pPr>
              <w:pStyle w:val="ParagraphNumbering"/>
              <w:ind w:left="0" w:firstLine="0"/>
              <w:rPr>
                <w:del w:id="1890" w:author="Huang, Chengyu" w:date="2019-05-28T12:43:00Z"/>
                <w:rFonts w:cs="Segoe UI"/>
                <w:b/>
                <w:noProof/>
                <w:color w:val="4B82AD"/>
                <w:szCs w:val="21"/>
              </w:rPr>
              <w:pPrChange w:id="1891" w:author="Huang, Chengyu" w:date="2019-05-28T12:43:00Z">
                <w:pPr>
                  <w:jc w:val="center"/>
                </w:pPr>
              </w:pPrChange>
            </w:pPr>
          </w:p>
          <w:p w14:paraId="139FB662" w14:textId="3642FAB4" w:rsidR="004E376D" w:rsidDel="00F1263F" w:rsidRDefault="004E376D" w:rsidP="00F1263F">
            <w:pPr>
              <w:pStyle w:val="ParagraphNumbering"/>
              <w:ind w:left="0" w:firstLine="0"/>
              <w:rPr>
                <w:del w:id="1892" w:author="Huang, Chengyu" w:date="2019-05-28T12:43:00Z"/>
                <w:rFonts w:cs="Segoe UI"/>
                <w:b/>
                <w:noProof/>
                <w:color w:val="4B82AD"/>
                <w:szCs w:val="21"/>
              </w:rPr>
              <w:pPrChange w:id="1893" w:author="Huang, Chengyu" w:date="2019-05-28T12:43:00Z">
                <w:pPr>
                  <w:jc w:val="center"/>
                </w:pPr>
              </w:pPrChange>
            </w:pPr>
          </w:p>
          <w:p w14:paraId="5947A0B0" w14:textId="42989A37" w:rsidR="004E376D" w:rsidDel="00F1263F" w:rsidRDefault="004E376D" w:rsidP="00F1263F">
            <w:pPr>
              <w:pStyle w:val="ParagraphNumbering"/>
              <w:ind w:left="0" w:firstLine="0"/>
              <w:rPr>
                <w:del w:id="1894" w:author="Huang, Chengyu" w:date="2019-05-28T12:43:00Z"/>
                <w:rFonts w:cs="Segoe UI"/>
                <w:b/>
                <w:noProof/>
                <w:color w:val="4B82AD"/>
                <w:szCs w:val="21"/>
              </w:rPr>
              <w:pPrChange w:id="1895" w:author="Huang, Chengyu" w:date="2019-05-28T12:43:00Z">
                <w:pPr>
                  <w:jc w:val="center"/>
                </w:pPr>
              </w:pPrChange>
            </w:pPr>
          </w:p>
          <w:p w14:paraId="042294FB" w14:textId="73610D1D" w:rsidR="004E376D" w:rsidDel="00F1263F" w:rsidRDefault="004E376D" w:rsidP="00F1263F">
            <w:pPr>
              <w:pStyle w:val="ParagraphNumbering"/>
              <w:ind w:left="0" w:firstLine="0"/>
              <w:rPr>
                <w:del w:id="1896" w:author="Huang, Chengyu" w:date="2019-05-28T12:43:00Z"/>
                <w:rFonts w:cs="Segoe UI"/>
                <w:b/>
                <w:noProof/>
                <w:color w:val="4B82AD"/>
                <w:szCs w:val="21"/>
              </w:rPr>
              <w:pPrChange w:id="1897" w:author="Huang, Chengyu" w:date="2019-05-28T12:43:00Z">
                <w:pPr>
                  <w:jc w:val="center"/>
                </w:pPr>
              </w:pPrChange>
            </w:pPr>
          </w:p>
          <w:p w14:paraId="06F6AB04" w14:textId="6D410945" w:rsidR="004E376D" w:rsidDel="00F1263F" w:rsidRDefault="004E376D" w:rsidP="00F1263F">
            <w:pPr>
              <w:pStyle w:val="ParagraphNumbering"/>
              <w:ind w:left="0" w:firstLine="0"/>
              <w:rPr>
                <w:del w:id="1898" w:author="Huang, Chengyu" w:date="2019-05-28T12:43:00Z"/>
                <w:rFonts w:cs="Segoe UI"/>
                <w:b/>
                <w:noProof/>
                <w:color w:val="4B82AD"/>
                <w:szCs w:val="21"/>
              </w:rPr>
              <w:pPrChange w:id="1899" w:author="Huang, Chengyu" w:date="2019-05-28T12:43:00Z">
                <w:pPr>
                  <w:jc w:val="center"/>
                </w:pPr>
              </w:pPrChange>
            </w:pPr>
          </w:p>
          <w:p w14:paraId="04FFEFA1" w14:textId="730D8018" w:rsidR="004E376D" w:rsidDel="00F1263F" w:rsidRDefault="004E376D" w:rsidP="00F1263F">
            <w:pPr>
              <w:pStyle w:val="ParagraphNumbering"/>
              <w:ind w:left="0" w:firstLine="0"/>
              <w:rPr>
                <w:del w:id="1900" w:author="Huang, Chengyu" w:date="2019-05-28T12:43:00Z"/>
                <w:rFonts w:cs="Segoe UI"/>
                <w:b/>
                <w:noProof/>
                <w:color w:val="4B82AD"/>
                <w:szCs w:val="21"/>
              </w:rPr>
              <w:pPrChange w:id="1901" w:author="Huang, Chengyu" w:date="2019-05-28T12:43:00Z">
                <w:pPr>
                  <w:jc w:val="center"/>
                </w:pPr>
              </w:pPrChange>
            </w:pPr>
          </w:p>
          <w:p w14:paraId="39D0D279" w14:textId="67F80570" w:rsidR="004E376D" w:rsidDel="00F1263F" w:rsidRDefault="004E376D" w:rsidP="00F1263F">
            <w:pPr>
              <w:pStyle w:val="ParagraphNumbering"/>
              <w:ind w:left="0" w:firstLine="0"/>
              <w:rPr>
                <w:del w:id="1902" w:author="Huang, Chengyu" w:date="2019-05-28T12:43:00Z"/>
                <w:rFonts w:cs="Segoe UI"/>
                <w:b/>
                <w:noProof/>
                <w:color w:val="4B82AD"/>
                <w:szCs w:val="21"/>
              </w:rPr>
              <w:pPrChange w:id="1903" w:author="Huang, Chengyu" w:date="2019-05-28T12:43:00Z">
                <w:pPr>
                  <w:jc w:val="center"/>
                </w:pPr>
              </w:pPrChange>
            </w:pPr>
          </w:p>
          <w:p w14:paraId="09DFC74B" w14:textId="30F5891B" w:rsidR="004E376D" w:rsidDel="00F1263F" w:rsidRDefault="004E376D" w:rsidP="00F1263F">
            <w:pPr>
              <w:pStyle w:val="ParagraphNumbering"/>
              <w:ind w:left="0" w:firstLine="0"/>
              <w:rPr>
                <w:del w:id="1904" w:author="Huang, Chengyu" w:date="2019-05-28T12:43:00Z"/>
                <w:rFonts w:cs="Segoe UI"/>
                <w:b/>
                <w:noProof/>
                <w:color w:val="4B82AD"/>
                <w:szCs w:val="21"/>
              </w:rPr>
              <w:pPrChange w:id="1905" w:author="Huang, Chengyu" w:date="2019-05-28T12:43:00Z">
                <w:pPr>
                  <w:jc w:val="center"/>
                </w:pPr>
              </w:pPrChange>
            </w:pPr>
          </w:p>
          <w:p w14:paraId="1CFAB87F" w14:textId="5699AE78" w:rsidR="004E376D" w:rsidDel="00F1263F" w:rsidRDefault="004E376D" w:rsidP="00F1263F">
            <w:pPr>
              <w:pStyle w:val="ParagraphNumbering"/>
              <w:ind w:left="0" w:firstLine="0"/>
              <w:rPr>
                <w:del w:id="1906" w:author="Huang, Chengyu" w:date="2019-05-28T12:43:00Z"/>
                <w:rFonts w:cs="Segoe UI"/>
                <w:b/>
                <w:noProof/>
                <w:color w:val="4B82AD"/>
                <w:szCs w:val="21"/>
              </w:rPr>
              <w:pPrChange w:id="1907" w:author="Huang, Chengyu" w:date="2019-05-28T12:43:00Z">
                <w:pPr>
                  <w:jc w:val="center"/>
                </w:pPr>
              </w:pPrChange>
            </w:pPr>
          </w:p>
          <w:p w14:paraId="0789337A" w14:textId="60C70D61" w:rsidR="004E376D" w:rsidDel="00F1263F" w:rsidRDefault="004E376D" w:rsidP="00F1263F">
            <w:pPr>
              <w:pStyle w:val="ParagraphNumbering"/>
              <w:ind w:left="0" w:firstLine="0"/>
              <w:rPr>
                <w:del w:id="1908" w:author="Huang, Chengyu" w:date="2019-05-28T12:43:00Z"/>
                <w:rFonts w:cs="Segoe UI"/>
                <w:b/>
                <w:noProof/>
                <w:color w:val="4B82AD"/>
                <w:szCs w:val="21"/>
              </w:rPr>
              <w:pPrChange w:id="1909" w:author="Huang, Chengyu" w:date="2019-05-28T12:43:00Z">
                <w:pPr>
                  <w:jc w:val="center"/>
                </w:pPr>
              </w:pPrChange>
            </w:pPr>
          </w:p>
          <w:p w14:paraId="038E316C" w14:textId="4F592FA2" w:rsidR="004E376D" w:rsidDel="00F1263F" w:rsidRDefault="004E376D" w:rsidP="00F1263F">
            <w:pPr>
              <w:pStyle w:val="ParagraphNumbering"/>
              <w:ind w:left="0" w:firstLine="0"/>
              <w:rPr>
                <w:del w:id="1910" w:author="Huang, Chengyu" w:date="2019-05-28T12:43:00Z"/>
                <w:rFonts w:cs="Segoe UI"/>
                <w:b/>
                <w:noProof/>
                <w:color w:val="4B82AD"/>
                <w:szCs w:val="21"/>
              </w:rPr>
              <w:pPrChange w:id="1911" w:author="Huang, Chengyu" w:date="2019-05-28T12:43:00Z">
                <w:pPr>
                  <w:jc w:val="center"/>
                </w:pPr>
              </w:pPrChange>
            </w:pPr>
          </w:p>
          <w:p w14:paraId="084B8056" w14:textId="2B853B2F" w:rsidR="004E376D" w:rsidDel="00F1263F" w:rsidRDefault="004E376D" w:rsidP="00F1263F">
            <w:pPr>
              <w:pStyle w:val="ParagraphNumbering"/>
              <w:ind w:left="0" w:firstLine="0"/>
              <w:rPr>
                <w:del w:id="1912" w:author="Huang, Chengyu" w:date="2019-05-28T12:43:00Z"/>
                <w:rFonts w:cs="Segoe UI"/>
                <w:b/>
                <w:noProof/>
                <w:color w:val="4B82AD"/>
                <w:szCs w:val="21"/>
              </w:rPr>
              <w:pPrChange w:id="1913" w:author="Huang, Chengyu" w:date="2019-05-28T12:43:00Z">
                <w:pPr>
                  <w:jc w:val="center"/>
                </w:pPr>
              </w:pPrChange>
            </w:pPr>
          </w:p>
          <w:p w14:paraId="7B3A6816" w14:textId="313C520B" w:rsidR="004E376D" w:rsidDel="00F1263F" w:rsidRDefault="004E376D" w:rsidP="00F1263F">
            <w:pPr>
              <w:pStyle w:val="ParagraphNumbering"/>
              <w:ind w:left="0" w:firstLine="0"/>
              <w:rPr>
                <w:del w:id="1914" w:author="Huang, Chengyu" w:date="2019-05-28T12:43:00Z"/>
                <w:rFonts w:cs="Segoe UI"/>
                <w:b/>
                <w:noProof/>
                <w:color w:val="4B82AD"/>
                <w:szCs w:val="21"/>
              </w:rPr>
              <w:pPrChange w:id="1915" w:author="Huang, Chengyu" w:date="2019-05-28T12:43:00Z">
                <w:pPr>
                  <w:jc w:val="center"/>
                </w:pPr>
              </w:pPrChange>
            </w:pPr>
          </w:p>
          <w:p w14:paraId="634BDB02" w14:textId="72242CE9" w:rsidR="004E376D" w:rsidDel="00F1263F" w:rsidRDefault="004E376D" w:rsidP="00F1263F">
            <w:pPr>
              <w:pStyle w:val="ParagraphNumbering"/>
              <w:ind w:left="0" w:firstLine="0"/>
              <w:rPr>
                <w:del w:id="1916" w:author="Huang, Chengyu" w:date="2019-05-28T12:43:00Z"/>
                <w:rFonts w:cs="Segoe UI"/>
                <w:b/>
                <w:noProof/>
                <w:color w:val="4B82AD"/>
                <w:szCs w:val="21"/>
              </w:rPr>
              <w:pPrChange w:id="1917" w:author="Huang, Chengyu" w:date="2019-05-28T12:43:00Z">
                <w:pPr>
                  <w:jc w:val="center"/>
                </w:pPr>
              </w:pPrChange>
            </w:pPr>
          </w:p>
          <w:p w14:paraId="68E35ED0" w14:textId="70DBDA55" w:rsidR="004E376D" w:rsidDel="00F1263F" w:rsidRDefault="004E376D" w:rsidP="00F1263F">
            <w:pPr>
              <w:pStyle w:val="ParagraphNumbering"/>
              <w:ind w:left="0" w:firstLine="0"/>
              <w:rPr>
                <w:del w:id="1918" w:author="Huang, Chengyu" w:date="2019-05-28T12:43:00Z"/>
                <w:rFonts w:cs="Segoe UI"/>
                <w:b/>
                <w:noProof/>
                <w:color w:val="4B82AD"/>
                <w:szCs w:val="21"/>
              </w:rPr>
              <w:pPrChange w:id="1919" w:author="Huang, Chengyu" w:date="2019-05-28T12:43:00Z">
                <w:pPr>
                  <w:jc w:val="center"/>
                </w:pPr>
              </w:pPrChange>
            </w:pPr>
          </w:p>
          <w:p w14:paraId="637254CC" w14:textId="3D53DA1A" w:rsidR="004E376D" w:rsidDel="00F1263F" w:rsidRDefault="004E376D" w:rsidP="00F1263F">
            <w:pPr>
              <w:pStyle w:val="ParagraphNumbering"/>
              <w:ind w:left="0" w:firstLine="0"/>
              <w:rPr>
                <w:del w:id="1920" w:author="Huang, Chengyu" w:date="2019-05-28T12:43:00Z"/>
                <w:rFonts w:cs="Segoe UI"/>
                <w:b/>
                <w:noProof/>
                <w:color w:val="4B82AD"/>
                <w:szCs w:val="21"/>
              </w:rPr>
              <w:pPrChange w:id="1921" w:author="Huang, Chengyu" w:date="2019-05-28T12:43:00Z">
                <w:pPr>
                  <w:jc w:val="center"/>
                </w:pPr>
              </w:pPrChange>
            </w:pPr>
          </w:p>
          <w:p w14:paraId="0D6734D7" w14:textId="54E2EE96" w:rsidR="004E376D" w:rsidDel="00F1263F" w:rsidRDefault="004E376D" w:rsidP="00F1263F">
            <w:pPr>
              <w:pStyle w:val="ParagraphNumbering"/>
              <w:ind w:left="0" w:firstLine="0"/>
              <w:rPr>
                <w:del w:id="1922" w:author="Huang, Chengyu" w:date="2019-05-28T12:43:00Z"/>
                <w:rFonts w:cs="Segoe UI"/>
                <w:b/>
                <w:noProof/>
                <w:color w:val="4B82AD"/>
                <w:szCs w:val="21"/>
              </w:rPr>
              <w:pPrChange w:id="1923" w:author="Huang, Chengyu" w:date="2019-05-28T12:43:00Z">
                <w:pPr>
                  <w:jc w:val="center"/>
                </w:pPr>
              </w:pPrChange>
            </w:pPr>
          </w:p>
          <w:p w14:paraId="07B2EC9A" w14:textId="20E7D3D9" w:rsidR="004E376D" w:rsidDel="00F1263F" w:rsidRDefault="004E376D" w:rsidP="00F1263F">
            <w:pPr>
              <w:pStyle w:val="ParagraphNumbering"/>
              <w:ind w:left="0" w:firstLine="0"/>
              <w:rPr>
                <w:del w:id="1924" w:author="Huang, Chengyu" w:date="2019-05-28T12:43:00Z"/>
                <w:rFonts w:cs="Segoe UI"/>
                <w:b/>
                <w:noProof/>
                <w:color w:val="4B82AD"/>
                <w:szCs w:val="21"/>
              </w:rPr>
              <w:pPrChange w:id="1925" w:author="Huang, Chengyu" w:date="2019-05-28T12:43:00Z">
                <w:pPr>
                  <w:jc w:val="center"/>
                </w:pPr>
              </w:pPrChange>
            </w:pPr>
          </w:p>
          <w:p w14:paraId="2D2BFD2D" w14:textId="41AC4BDC" w:rsidR="00162A6A" w:rsidDel="00F1263F" w:rsidRDefault="004E376D" w:rsidP="00F1263F">
            <w:pPr>
              <w:pStyle w:val="ParagraphNumbering"/>
              <w:ind w:left="0" w:firstLine="0"/>
              <w:rPr>
                <w:del w:id="1926" w:author="Huang, Chengyu" w:date="2019-05-28T12:43:00Z"/>
                <w:rFonts w:cs="Segoe UI"/>
                <w:b/>
                <w:noProof/>
                <w:color w:val="4B82AD"/>
                <w:szCs w:val="21"/>
              </w:rPr>
              <w:pPrChange w:id="1927" w:author="Huang, Chengyu" w:date="2019-05-28T12:43:00Z">
                <w:pPr/>
              </w:pPrChange>
            </w:pPr>
            <w:del w:id="1928" w:author="Huang, Chengyu" w:date="2019-05-28T12:43:00Z">
              <w:r w:rsidRPr="004E376D" w:rsidDel="00F1263F">
                <w:rPr>
                  <w:rFonts w:cs="Segoe UI"/>
                  <w:b/>
                  <w:noProof/>
                  <w:color w:val="4B82AD"/>
                  <w:szCs w:val="21"/>
                </w:rPr>
                <w:drawing>
                  <wp:inline distT="0" distB="0" distL="0" distR="0" wp14:anchorId="3C098029" wp14:editId="73E62B13">
                    <wp:extent cx="5772150" cy="5743575"/>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2150" cy="5743575"/>
                            </a:xfrm>
                            <a:prstGeom prst="rect">
                              <a:avLst/>
                            </a:prstGeom>
                            <a:noFill/>
                            <a:ln>
                              <a:noFill/>
                            </a:ln>
                          </pic:spPr>
                        </pic:pic>
                      </a:graphicData>
                    </a:graphic>
                  </wp:inline>
                </w:drawing>
              </w:r>
            </w:del>
          </w:p>
          <w:p w14:paraId="073E6F6F" w14:textId="193850BD" w:rsidR="00162A6A" w:rsidRPr="00162A6A" w:rsidDel="00F1263F" w:rsidRDefault="00162A6A" w:rsidP="00F1263F">
            <w:pPr>
              <w:pStyle w:val="ParagraphNumbering"/>
              <w:ind w:left="0" w:firstLine="0"/>
              <w:rPr>
                <w:del w:id="1929" w:author="Huang, Chengyu" w:date="2019-05-28T12:43:00Z"/>
                <w:rFonts w:cs="Segoe UI"/>
                <w:noProof/>
                <w:sz w:val="18"/>
                <w:szCs w:val="18"/>
              </w:rPr>
              <w:pPrChange w:id="1930" w:author="Huang, Chengyu" w:date="2019-05-28T12:43:00Z">
                <w:pPr/>
              </w:pPrChange>
            </w:pPr>
            <w:del w:id="1931" w:author="Huang, Chengyu" w:date="2019-05-28T12:43:00Z">
              <w:r w:rsidDel="00F1263F">
                <w:rPr>
                  <w:rFonts w:cs="Segoe UI"/>
                  <w:noProof/>
                  <w:sz w:val="18"/>
                  <w:szCs w:val="18"/>
                </w:rPr>
                <w:delText>S</w:delText>
              </w:r>
              <w:r w:rsidRPr="00162A6A" w:rsidDel="00F1263F">
                <w:rPr>
                  <w:rFonts w:cs="Segoe UI"/>
                  <w:noProof/>
                  <w:sz w:val="18"/>
                  <w:szCs w:val="18"/>
                </w:rPr>
                <w:delText>ources: IMF FSI database; and IMF staff calculations.</w:delText>
              </w:r>
            </w:del>
          </w:p>
          <w:p w14:paraId="28289B2A" w14:textId="0020EBAB" w:rsidR="00143E5E" w:rsidRPr="00FE4C22" w:rsidDel="00F1263F" w:rsidRDefault="004E376D" w:rsidP="00F1263F">
            <w:pPr>
              <w:pStyle w:val="ParagraphNumbering"/>
              <w:ind w:left="0" w:firstLine="0"/>
              <w:rPr>
                <w:del w:id="1932" w:author="Huang, Chengyu" w:date="2019-05-28T12:43:00Z"/>
                <w:rFonts w:cs="Segoe UI"/>
                <w:b/>
                <w:noProof/>
                <w:color w:val="4B82AD"/>
                <w:szCs w:val="21"/>
              </w:rPr>
              <w:pPrChange w:id="1933" w:author="Huang, Chengyu" w:date="2019-05-28T12:43:00Z">
                <w:pPr/>
              </w:pPrChange>
            </w:pPr>
            <w:del w:id="1934" w:author="Huang, Chengyu" w:date="2019-05-28T12:43:00Z">
              <w:r w:rsidDel="00F1263F">
                <w:rPr>
                  <w:rFonts w:cs="Segoe UI"/>
                  <w:noProof/>
                  <w:sz w:val="18"/>
                  <w:szCs w:val="18"/>
                </w:rPr>
                <w:delText>1</w:delText>
              </w:r>
              <w:r w:rsidR="00162A6A" w:rsidRPr="00162A6A" w:rsidDel="00F1263F">
                <w:rPr>
                  <w:rFonts w:cs="Segoe UI"/>
                  <w:noProof/>
                  <w:sz w:val="18"/>
                  <w:szCs w:val="18"/>
                </w:rPr>
                <w:delText>/ Billions of Canadian dollars.</w:delText>
              </w:r>
            </w:del>
          </w:p>
        </w:tc>
      </w:tr>
    </w:tbl>
    <w:p w14:paraId="58F57CCF" w14:textId="661DD938" w:rsidR="00C609AF" w:rsidDel="00F1263F" w:rsidRDefault="00C609AF" w:rsidP="00F1263F">
      <w:pPr>
        <w:pStyle w:val="ParagraphNumbering"/>
        <w:ind w:left="0" w:firstLine="0"/>
        <w:rPr>
          <w:del w:id="1935" w:author="Huang, Chengyu" w:date="2019-05-28T12:43:00Z"/>
        </w:rPr>
        <w:pPrChange w:id="1936" w:author="Huang, Chengyu" w:date="2019-05-28T12:43:00Z">
          <w:pPr/>
        </w:pPrChange>
      </w:pPr>
    </w:p>
    <w:p w14:paraId="348A42A5" w14:textId="36E2A4E4" w:rsidR="00C609AF" w:rsidDel="00F1263F" w:rsidRDefault="00C609AF" w:rsidP="00F1263F">
      <w:pPr>
        <w:pStyle w:val="ParagraphNumbering"/>
        <w:ind w:left="0" w:firstLine="0"/>
        <w:rPr>
          <w:del w:id="1937" w:author="Huang, Chengyu" w:date="2019-05-28T12:43:00Z"/>
        </w:rPr>
        <w:pPrChange w:id="1938" w:author="Huang, Chengyu" w:date="2019-05-28T12:43:00Z">
          <w:pPr>
            <w:spacing w:line="22" w:lineRule="auto"/>
          </w:pPr>
        </w:pPrChange>
      </w:pPr>
      <w:del w:id="1939" w:author="Huang, Chengyu" w:date="2019-05-28T12:43:00Z">
        <w:r w:rsidDel="00F1263F">
          <w:br w:type="page"/>
        </w:r>
      </w:del>
    </w:p>
    <w:p w14:paraId="63362DE1" w14:textId="2FDC882F" w:rsidR="00D278B1" w:rsidDel="00F1263F" w:rsidRDefault="00D278B1" w:rsidP="00F1263F">
      <w:pPr>
        <w:pStyle w:val="ParagraphNumbering"/>
        <w:ind w:left="0" w:firstLine="0"/>
        <w:rPr>
          <w:del w:id="1940" w:author="Huang, Chengyu" w:date="2019-05-28T12:43:00Z"/>
        </w:rPr>
        <w:pPrChange w:id="1941" w:author="Huang, Chengyu" w:date="2019-05-28T12:43:00Z">
          <w:pPr/>
        </w:pPrChange>
      </w:pP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D278B1" w:rsidRPr="0075274C" w:rsidDel="00F1263F" w14:paraId="6177A655" w14:textId="0D7EEDD2" w:rsidTr="00BB3B3C">
        <w:trPr>
          <w:trHeight w:val="278"/>
          <w:jc w:val="center"/>
          <w:del w:id="1942" w:author="Huang, Chengyu" w:date="2019-05-28T12:43:00Z"/>
        </w:trPr>
        <w:tc>
          <w:tcPr>
            <w:tcW w:w="9314" w:type="dxa"/>
            <w:shd w:val="clear" w:color="auto" w:fill="auto"/>
            <w:vAlign w:val="center"/>
          </w:tcPr>
          <w:p w14:paraId="4C86F14A" w14:textId="75977F22" w:rsidR="00D278B1" w:rsidDel="00F1263F" w:rsidRDefault="00D278B1" w:rsidP="00F1263F">
            <w:pPr>
              <w:pStyle w:val="ParagraphNumbering"/>
              <w:ind w:left="0" w:firstLine="0"/>
              <w:rPr>
                <w:del w:id="1943" w:author="Huang, Chengyu" w:date="2019-05-28T12:43:00Z"/>
                <w:rFonts w:cs="Segoe UI"/>
                <w:b/>
                <w:color w:val="4B82AD"/>
                <w:szCs w:val="21"/>
              </w:rPr>
              <w:pPrChange w:id="1944" w:author="Huang, Chengyu" w:date="2019-05-28T12:43:00Z">
                <w:pPr>
                  <w:jc w:val="center"/>
                </w:pPr>
              </w:pPrChange>
            </w:pPr>
            <w:del w:id="1945"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946" w:name="_Toc516148781"/>
              <w:bookmarkStart w:id="1947" w:name="_Toc516222656"/>
              <w:bookmarkStart w:id="1948" w:name="_Toc512008964"/>
              <w:r w:rsidRPr="00D278B1" w:rsidDel="00F1263F">
                <w:rPr>
                  <w:rFonts w:cs="Segoe UI"/>
                  <w:color w:val="4B82AD"/>
                  <w:szCs w:val="21"/>
                </w:rPr>
                <w:delInstrText>6. Chartered B</w:delInstrText>
              </w:r>
              <w:r w:rsidDel="00F1263F">
                <w:rPr>
                  <w:rFonts w:cs="Segoe UI"/>
                  <w:color w:val="4B82AD"/>
                  <w:szCs w:val="21"/>
                </w:rPr>
                <w:delInstrText>anks Loans to Individuals, 2012–</w:delInstrText>
              </w:r>
              <w:r w:rsidRPr="00D278B1" w:rsidDel="00F1263F">
                <w:rPr>
                  <w:rFonts w:cs="Segoe UI"/>
                  <w:color w:val="4B82AD"/>
                  <w:szCs w:val="21"/>
                </w:rPr>
                <w:delInstrText>201</w:delInstrText>
              </w:r>
              <w:r w:rsidR="0088759C" w:rsidDel="00F1263F">
                <w:rPr>
                  <w:rFonts w:cs="Segoe UI"/>
                  <w:color w:val="4B82AD"/>
                  <w:szCs w:val="21"/>
                </w:rPr>
                <w:delInstrText>7</w:delInstrText>
              </w:r>
              <w:bookmarkEnd w:id="1946"/>
              <w:bookmarkEnd w:id="1947"/>
              <w:bookmarkEnd w:id="1948"/>
              <w:r w:rsidRPr="00D278B1" w:rsidDel="00F1263F">
                <w:rPr>
                  <w:rFonts w:cs="Segoe UI"/>
                  <w:color w:val="4B82AD"/>
                  <w:szCs w:val="21"/>
                </w:rPr>
                <w:cr/>
              </w:r>
              <w:r w:rsidDel="00F1263F">
                <w:rPr>
                  <w:rFonts w:cs="Segoe UI"/>
                  <w:b/>
                  <w:color w:val="4B82AD"/>
                  <w:szCs w:val="21"/>
                </w:rPr>
                <w:delInstrText xml:space="preserve">"\f B </w:delInstrText>
              </w:r>
              <w:r w:rsidDel="00F1263F">
                <w:rPr>
                  <w:rFonts w:cs="Segoe UI"/>
                  <w:b/>
                  <w:color w:val="4B82AD"/>
                  <w:szCs w:val="21"/>
                </w:rPr>
                <w:fldChar w:fldCharType="end"/>
              </w:r>
              <w:r w:rsidRPr="00D278B1" w:rsidDel="00F1263F">
                <w:rPr>
                  <w:rFonts w:cs="Segoe UI"/>
                  <w:b/>
                  <w:color w:val="4B82AD"/>
                  <w:szCs w:val="21"/>
                </w:rPr>
                <w:delText>Table 6. Chartered Banks Loans to Individuals, 2012</w:delText>
              </w:r>
              <w:r w:rsidDel="00F1263F">
                <w:rPr>
                  <w:rFonts w:cs="Segoe UI"/>
                  <w:b/>
                  <w:color w:val="4B82AD"/>
                  <w:szCs w:val="21"/>
                </w:rPr>
                <w:delText>–</w:delText>
              </w:r>
              <w:r w:rsidR="0088759C" w:rsidDel="00F1263F">
                <w:rPr>
                  <w:rFonts w:cs="Segoe UI"/>
                  <w:b/>
                  <w:color w:val="4B82AD"/>
                  <w:szCs w:val="21"/>
                </w:rPr>
                <w:delText>2017</w:delText>
              </w:r>
            </w:del>
          </w:p>
          <w:p w14:paraId="308B0CD2" w14:textId="4FF53855" w:rsidR="00D278B1" w:rsidRPr="00FE4C22" w:rsidDel="00F1263F" w:rsidRDefault="00D278B1" w:rsidP="00F1263F">
            <w:pPr>
              <w:pStyle w:val="ParagraphNumbering"/>
              <w:ind w:left="0" w:firstLine="0"/>
              <w:rPr>
                <w:del w:id="1949" w:author="Huang, Chengyu" w:date="2019-05-28T12:43:00Z"/>
                <w:rFonts w:cs="Segoe UI"/>
                <w:b/>
                <w:color w:val="4B82AD"/>
                <w:szCs w:val="21"/>
              </w:rPr>
              <w:pPrChange w:id="1950" w:author="Huang, Chengyu" w:date="2019-05-28T12:43:00Z">
                <w:pPr>
                  <w:jc w:val="center"/>
                </w:pPr>
              </w:pPrChange>
            </w:pPr>
          </w:p>
        </w:tc>
      </w:tr>
      <w:tr w:rsidR="00D278B1" w:rsidRPr="0075274C" w:rsidDel="00F1263F" w14:paraId="7B5E9D27" w14:textId="7A427EB0" w:rsidTr="00BB3B3C">
        <w:trPr>
          <w:trHeight w:val="1932"/>
          <w:jc w:val="center"/>
          <w:del w:id="1951" w:author="Huang, Chengyu" w:date="2019-05-28T12:43:00Z"/>
        </w:trPr>
        <w:tc>
          <w:tcPr>
            <w:tcW w:w="9314" w:type="dxa"/>
            <w:shd w:val="clear" w:color="auto" w:fill="auto"/>
            <w:vAlign w:val="center"/>
          </w:tcPr>
          <w:p w14:paraId="6385B7A1" w14:textId="0646437C" w:rsidR="00D278B1" w:rsidDel="00F1263F" w:rsidRDefault="00D278B1" w:rsidP="00F1263F">
            <w:pPr>
              <w:pStyle w:val="ParagraphNumbering"/>
              <w:ind w:left="0" w:firstLine="0"/>
              <w:rPr>
                <w:del w:id="1952" w:author="Huang, Chengyu" w:date="2019-05-28T12:43:00Z"/>
                <w:rFonts w:cs="Segoe UI"/>
                <w:color w:val="000000" w:themeColor="text1"/>
                <w:szCs w:val="21"/>
              </w:rPr>
              <w:pPrChange w:id="1953" w:author="Huang, Chengyu" w:date="2019-05-28T12:43:00Z">
                <w:pPr>
                  <w:spacing w:line="240" w:lineRule="auto"/>
                  <w:jc w:val="center"/>
                </w:pPr>
              </w:pPrChange>
            </w:pPr>
            <w:del w:id="1954" w:author="Huang, Chengyu" w:date="2019-05-28T12:43:00Z">
              <w:r w:rsidRPr="009F31E9" w:rsidDel="00F1263F">
                <w:rPr>
                  <w:rFonts w:cs="Segoe UI"/>
                  <w:b/>
                  <w:noProof/>
                  <w:color w:val="4B82AD"/>
                  <w:szCs w:val="21"/>
                </w:rPr>
                <w:drawing>
                  <wp:inline distT="0" distB="0" distL="0" distR="0" wp14:anchorId="3B7CE67B" wp14:editId="1413B52B">
                    <wp:extent cx="5373558" cy="5846446"/>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7050" cy="5850245"/>
                            </a:xfrm>
                            <a:prstGeom prst="rect">
                              <a:avLst/>
                            </a:prstGeom>
                            <a:noFill/>
                            <a:ln>
                              <a:noFill/>
                            </a:ln>
                          </pic:spPr>
                        </pic:pic>
                      </a:graphicData>
                    </a:graphic>
                  </wp:inline>
                </w:drawing>
              </w:r>
            </w:del>
          </w:p>
          <w:p w14:paraId="4635071C" w14:textId="520DE622" w:rsidR="00D278B1" w:rsidRPr="0075274C" w:rsidDel="00F1263F" w:rsidRDefault="00D278B1" w:rsidP="00F1263F">
            <w:pPr>
              <w:pStyle w:val="ParagraphNumbering"/>
              <w:ind w:left="0" w:firstLine="0"/>
              <w:rPr>
                <w:del w:id="1955" w:author="Huang, Chengyu" w:date="2019-05-28T12:43:00Z"/>
                <w:rFonts w:cs="Segoe UI"/>
                <w:color w:val="000000" w:themeColor="text1"/>
                <w:szCs w:val="21"/>
              </w:rPr>
              <w:pPrChange w:id="1956" w:author="Huang, Chengyu" w:date="2019-05-28T12:43:00Z">
                <w:pPr>
                  <w:spacing w:line="240" w:lineRule="auto"/>
                </w:pPr>
              </w:pPrChange>
            </w:pPr>
            <w:del w:id="1957" w:author="Huang, Chengyu" w:date="2019-05-28T12:43:00Z">
              <w:r w:rsidRPr="009F31E9" w:rsidDel="00F1263F">
                <w:rPr>
                  <w:rFonts w:cs="Segoe UI"/>
                  <w:noProof/>
                  <w:sz w:val="18"/>
                  <w:szCs w:val="18"/>
                </w:rPr>
                <w:delText>Sources: Statistics Canada; and Haver Analytic</w:delText>
              </w:r>
              <w:r w:rsidDel="00F1263F">
                <w:rPr>
                  <w:rFonts w:cs="Segoe UI"/>
                  <w:noProof/>
                  <w:sz w:val="18"/>
                  <w:szCs w:val="18"/>
                </w:rPr>
                <w:delText>s</w:delText>
              </w:r>
            </w:del>
          </w:p>
        </w:tc>
      </w:tr>
    </w:tbl>
    <w:p w14:paraId="77BFD527" w14:textId="64032C0F" w:rsidR="00D278B1" w:rsidDel="00F1263F" w:rsidRDefault="00D278B1" w:rsidP="00F1263F">
      <w:pPr>
        <w:pStyle w:val="ParagraphNumbering"/>
        <w:ind w:left="0" w:firstLine="0"/>
        <w:rPr>
          <w:del w:id="1958" w:author="Huang, Chengyu" w:date="2019-05-28T12:43:00Z"/>
        </w:rPr>
        <w:pPrChange w:id="1959" w:author="Huang, Chengyu" w:date="2019-05-28T12:43:00Z">
          <w:pPr/>
        </w:pPrChange>
      </w:pPr>
    </w:p>
    <w:p w14:paraId="38CED36C" w14:textId="6012803E" w:rsidR="00C609AF" w:rsidDel="00F1263F" w:rsidRDefault="00C609AF" w:rsidP="00F1263F">
      <w:pPr>
        <w:pStyle w:val="ParagraphNumbering"/>
        <w:ind w:left="0" w:firstLine="0"/>
        <w:rPr>
          <w:del w:id="1960" w:author="Huang, Chengyu" w:date="2019-05-28T12:43:00Z"/>
        </w:rPr>
        <w:pPrChange w:id="1961" w:author="Huang, Chengyu" w:date="2019-05-28T12:43:00Z">
          <w:pPr>
            <w:spacing w:line="22" w:lineRule="auto"/>
          </w:pPr>
        </w:pPrChange>
      </w:pPr>
      <w:del w:id="1962" w:author="Huang, Chengyu" w:date="2019-05-28T12:43:00Z">
        <w:r w:rsidDel="00F1263F">
          <w:br w:type="page"/>
        </w:r>
      </w:del>
    </w:p>
    <w:p w14:paraId="69B73636" w14:textId="40CEAE1A" w:rsidR="00204BC2" w:rsidDel="00F1263F" w:rsidRDefault="00204BC2" w:rsidP="00F1263F">
      <w:pPr>
        <w:pStyle w:val="ParagraphNumbering"/>
        <w:ind w:left="0" w:firstLine="0"/>
        <w:rPr>
          <w:del w:id="1963" w:author="Huang, Chengyu" w:date="2019-05-28T12:43:00Z"/>
        </w:rPr>
        <w:pPrChange w:id="1964" w:author="Huang, Chengyu" w:date="2019-05-28T12:43:00Z">
          <w:pPr>
            <w:spacing w:line="240" w:lineRule="auto"/>
            <w:jc w:val="center"/>
          </w:pPr>
        </w:pPrChange>
      </w:pP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B75A7D" w:rsidRPr="0075274C" w:rsidDel="00F1263F" w14:paraId="34600151" w14:textId="0E1F767B" w:rsidTr="00B75A7D">
        <w:trPr>
          <w:trHeight w:val="278"/>
          <w:jc w:val="center"/>
          <w:del w:id="1965" w:author="Huang, Chengyu" w:date="2019-05-28T12:43:00Z"/>
        </w:trPr>
        <w:tc>
          <w:tcPr>
            <w:tcW w:w="9314" w:type="dxa"/>
            <w:shd w:val="clear" w:color="auto" w:fill="auto"/>
            <w:vAlign w:val="center"/>
          </w:tcPr>
          <w:p w14:paraId="4B072441" w14:textId="4CC8EF13" w:rsidR="00B75A7D" w:rsidDel="00F1263F" w:rsidRDefault="00314CAD" w:rsidP="00F1263F">
            <w:pPr>
              <w:pStyle w:val="ParagraphNumbering"/>
              <w:ind w:left="0" w:firstLine="0"/>
              <w:rPr>
                <w:del w:id="1966" w:author="Huang, Chengyu" w:date="2019-05-28T12:43:00Z"/>
                <w:rFonts w:cs="Segoe UI"/>
                <w:b/>
                <w:color w:val="4B82AD"/>
                <w:szCs w:val="21"/>
              </w:rPr>
              <w:pPrChange w:id="1967" w:author="Huang, Chengyu" w:date="2019-05-28T12:43:00Z">
                <w:pPr>
                  <w:jc w:val="center"/>
                </w:pPr>
              </w:pPrChange>
            </w:pPr>
            <w:del w:id="1968"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1969" w:name="_Toc516148782"/>
              <w:bookmarkStart w:id="1970" w:name="_Toc516222657"/>
              <w:bookmarkStart w:id="1971" w:name="_Toc512008965"/>
              <w:r w:rsidRPr="00314CAD" w:rsidDel="00F1263F">
                <w:rPr>
                  <w:rFonts w:cs="Segoe UI"/>
                  <w:color w:val="4B82AD"/>
                  <w:szCs w:val="21"/>
                </w:rPr>
                <w:delInstrText>7. External Debt 2007–17</w:delInstrText>
              </w:r>
              <w:bookmarkEnd w:id="1969"/>
              <w:bookmarkEnd w:id="1970"/>
              <w:bookmarkEnd w:id="1971"/>
              <w:r w:rsidDel="00F1263F">
                <w:rPr>
                  <w:rFonts w:cs="Segoe UI"/>
                  <w:b/>
                  <w:color w:val="4B82AD"/>
                  <w:szCs w:val="21"/>
                </w:rPr>
                <w:delInstrText xml:space="preserve">"\f B </w:delInstrText>
              </w:r>
              <w:r w:rsidDel="00F1263F">
                <w:rPr>
                  <w:rFonts w:cs="Segoe UI"/>
                  <w:b/>
                  <w:color w:val="4B82AD"/>
                  <w:szCs w:val="21"/>
                </w:rPr>
                <w:fldChar w:fldCharType="end"/>
              </w:r>
              <w:r w:rsidR="00B75A7D" w:rsidRPr="00B75A7D" w:rsidDel="00F1263F">
                <w:rPr>
                  <w:rFonts w:cs="Segoe UI"/>
                  <w:b/>
                  <w:color w:val="4B82AD"/>
                  <w:szCs w:val="21"/>
                </w:rPr>
                <w:delText xml:space="preserve">Table </w:delText>
              </w:r>
              <w:r w:rsidR="00C609AF" w:rsidDel="00F1263F">
                <w:rPr>
                  <w:rFonts w:cs="Segoe UI"/>
                  <w:b/>
                  <w:color w:val="4B82AD"/>
                  <w:szCs w:val="21"/>
                </w:rPr>
                <w:delText>7</w:delText>
              </w:r>
              <w:r w:rsidR="00B75A7D" w:rsidRPr="00B75A7D" w:rsidDel="00F1263F">
                <w:rPr>
                  <w:rFonts w:cs="Segoe UI"/>
                  <w:b/>
                  <w:color w:val="4B82AD"/>
                  <w:szCs w:val="21"/>
                </w:rPr>
                <w:delText>. Canada: External Debt 2007–17 1/</w:delText>
              </w:r>
            </w:del>
          </w:p>
          <w:p w14:paraId="253DE019" w14:textId="53889806" w:rsidR="00A17A82" w:rsidDel="00F1263F" w:rsidRDefault="00A17A82" w:rsidP="00F1263F">
            <w:pPr>
              <w:pStyle w:val="ParagraphNumbering"/>
              <w:ind w:left="0" w:firstLine="0"/>
              <w:rPr>
                <w:del w:id="1972" w:author="Huang, Chengyu" w:date="2019-05-28T12:43:00Z"/>
                <w:rFonts w:cs="Segoe UI"/>
                <w:b/>
                <w:color w:val="4B82AD"/>
                <w:szCs w:val="21"/>
              </w:rPr>
              <w:pPrChange w:id="1973" w:author="Huang, Chengyu" w:date="2019-05-28T12:43:00Z">
                <w:pPr>
                  <w:jc w:val="center"/>
                </w:pPr>
              </w:pPrChange>
            </w:pPr>
          </w:p>
          <w:p w14:paraId="19043CAA" w14:textId="3A3CFC24" w:rsidR="004E4B70" w:rsidDel="00F1263F" w:rsidRDefault="004E4B70" w:rsidP="00F1263F">
            <w:pPr>
              <w:pStyle w:val="ParagraphNumbering"/>
              <w:ind w:left="0" w:firstLine="0"/>
              <w:rPr>
                <w:del w:id="1974" w:author="Huang, Chengyu" w:date="2019-05-28T12:43:00Z"/>
                <w:rFonts w:cs="Segoe UI"/>
                <w:b/>
                <w:noProof/>
                <w:color w:val="4B82AD"/>
                <w:szCs w:val="21"/>
              </w:rPr>
              <w:pPrChange w:id="1975" w:author="Huang, Chengyu" w:date="2019-05-28T12:43:00Z">
                <w:pPr>
                  <w:jc w:val="center"/>
                </w:pPr>
              </w:pPrChange>
            </w:pPr>
          </w:p>
          <w:p w14:paraId="0F565490" w14:textId="50A1C260" w:rsidR="004E4B70" w:rsidDel="00F1263F" w:rsidRDefault="004E4B70" w:rsidP="00F1263F">
            <w:pPr>
              <w:pStyle w:val="ParagraphNumbering"/>
              <w:ind w:left="0" w:firstLine="0"/>
              <w:rPr>
                <w:del w:id="1976" w:author="Huang, Chengyu" w:date="2019-05-28T12:43:00Z"/>
                <w:rFonts w:cs="Segoe UI"/>
                <w:b/>
                <w:noProof/>
                <w:color w:val="4B82AD"/>
                <w:szCs w:val="21"/>
              </w:rPr>
              <w:pPrChange w:id="1977" w:author="Huang, Chengyu" w:date="2019-05-28T12:43:00Z">
                <w:pPr>
                  <w:jc w:val="center"/>
                </w:pPr>
              </w:pPrChange>
            </w:pPr>
          </w:p>
          <w:p w14:paraId="1D4237C4" w14:textId="68AAB9C9" w:rsidR="004E4B70" w:rsidDel="00F1263F" w:rsidRDefault="004E4B70" w:rsidP="00F1263F">
            <w:pPr>
              <w:pStyle w:val="ParagraphNumbering"/>
              <w:ind w:left="0" w:firstLine="0"/>
              <w:rPr>
                <w:del w:id="1978" w:author="Huang, Chengyu" w:date="2019-05-28T12:43:00Z"/>
                <w:rFonts w:cs="Segoe UI"/>
                <w:b/>
                <w:noProof/>
                <w:color w:val="4B82AD"/>
                <w:szCs w:val="21"/>
              </w:rPr>
              <w:pPrChange w:id="1979" w:author="Huang, Chengyu" w:date="2019-05-28T12:43:00Z">
                <w:pPr>
                  <w:jc w:val="center"/>
                </w:pPr>
              </w:pPrChange>
            </w:pPr>
          </w:p>
          <w:p w14:paraId="156345E6" w14:textId="78A636D9" w:rsidR="004E4B70" w:rsidDel="00F1263F" w:rsidRDefault="004E4B70" w:rsidP="00F1263F">
            <w:pPr>
              <w:pStyle w:val="ParagraphNumbering"/>
              <w:ind w:left="0" w:firstLine="0"/>
              <w:rPr>
                <w:del w:id="1980" w:author="Huang, Chengyu" w:date="2019-05-28T12:43:00Z"/>
                <w:rFonts w:cs="Segoe UI"/>
                <w:b/>
                <w:noProof/>
                <w:color w:val="4B82AD"/>
                <w:szCs w:val="21"/>
              </w:rPr>
              <w:pPrChange w:id="1981" w:author="Huang, Chengyu" w:date="2019-05-28T12:43:00Z">
                <w:pPr>
                  <w:jc w:val="center"/>
                </w:pPr>
              </w:pPrChange>
            </w:pPr>
          </w:p>
          <w:p w14:paraId="53D0F260" w14:textId="1B931314" w:rsidR="004E4B70" w:rsidDel="00F1263F" w:rsidRDefault="004E4B70" w:rsidP="00F1263F">
            <w:pPr>
              <w:pStyle w:val="ParagraphNumbering"/>
              <w:ind w:left="0" w:firstLine="0"/>
              <w:rPr>
                <w:del w:id="1982" w:author="Huang, Chengyu" w:date="2019-05-28T12:43:00Z"/>
                <w:rFonts w:cs="Segoe UI"/>
                <w:b/>
                <w:noProof/>
                <w:color w:val="4B82AD"/>
                <w:szCs w:val="21"/>
              </w:rPr>
              <w:pPrChange w:id="1983" w:author="Huang, Chengyu" w:date="2019-05-28T12:43:00Z">
                <w:pPr>
                  <w:jc w:val="center"/>
                </w:pPr>
              </w:pPrChange>
            </w:pPr>
          </w:p>
          <w:p w14:paraId="61375388" w14:textId="744F9DA3" w:rsidR="004E4B70" w:rsidDel="00F1263F" w:rsidRDefault="004E4B70" w:rsidP="00F1263F">
            <w:pPr>
              <w:pStyle w:val="ParagraphNumbering"/>
              <w:ind w:left="0" w:firstLine="0"/>
              <w:rPr>
                <w:del w:id="1984" w:author="Huang, Chengyu" w:date="2019-05-28T12:43:00Z"/>
                <w:rFonts w:cs="Segoe UI"/>
                <w:b/>
                <w:noProof/>
                <w:color w:val="4B82AD"/>
                <w:szCs w:val="21"/>
              </w:rPr>
              <w:pPrChange w:id="1985" w:author="Huang, Chengyu" w:date="2019-05-28T12:43:00Z">
                <w:pPr>
                  <w:jc w:val="center"/>
                </w:pPr>
              </w:pPrChange>
            </w:pPr>
          </w:p>
          <w:p w14:paraId="29AE38E7" w14:textId="2D5F58F9" w:rsidR="004E4B70" w:rsidDel="00F1263F" w:rsidRDefault="004E4B70" w:rsidP="00F1263F">
            <w:pPr>
              <w:pStyle w:val="ParagraphNumbering"/>
              <w:ind w:left="0" w:firstLine="0"/>
              <w:rPr>
                <w:del w:id="1986" w:author="Huang, Chengyu" w:date="2019-05-28T12:43:00Z"/>
                <w:rFonts w:cs="Segoe UI"/>
                <w:b/>
                <w:noProof/>
                <w:color w:val="4B82AD"/>
                <w:szCs w:val="21"/>
              </w:rPr>
              <w:pPrChange w:id="1987" w:author="Huang, Chengyu" w:date="2019-05-28T12:43:00Z">
                <w:pPr>
                  <w:jc w:val="center"/>
                </w:pPr>
              </w:pPrChange>
            </w:pPr>
          </w:p>
          <w:p w14:paraId="328B7B79" w14:textId="3DE50B85" w:rsidR="004E4B70" w:rsidDel="00F1263F" w:rsidRDefault="004E4B70" w:rsidP="00F1263F">
            <w:pPr>
              <w:pStyle w:val="ParagraphNumbering"/>
              <w:ind w:left="0" w:firstLine="0"/>
              <w:rPr>
                <w:del w:id="1988" w:author="Huang, Chengyu" w:date="2019-05-28T12:43:00Z"/>
                <w:rFonts w:cs="Segoe UI"/>
                <w:b/>
                <w:noProof/>
                <w:color w:val="4B82AD"/>
                <w:szCs w:val="21"/>
              </w:rPr>
              <w:pPrChange w:id="1989" w:author="Huang, Chengyu" w:date="2019-05-28T12:43:00Z">
                <w:pPr>
                  <w:jc w:val="center"/>
                </w:pPr>
              </w:pPrChange>
            </w:pPr>
          </w:p>
          <w:p w14:paraId="1B4D3D2A" w14:textId="16F7B699" w:rsidR="004E4B70" w:rsidDel="00F1263F" w:rsidRDefault="004E4B70" w:rsidP="00F1263F">
            <w:pPr>
              <w:pStyle w:val="ParagraphNumbering"/>
              <w:ind w:left="0" w:firstLine="0"/>
              <w:rPr>
                <w:del w:id="1990" w:author="Huang, Chengyu" w:date="2019-05-28T12:43:00Z"/>
                <w:rFonts w:cs="Segoe UI"/>
                <w:b/>
                <w:noProof/>
                <w:color w:val="4B82AD"/>
                <w:szCs w:val="21"/>
              </w:rPr>
              <w:pPrChange w:id="1991" w:author="Huang, Chengyu" w:date="2019-05-28T12:43:00Z">
                <w:pPr>
                  <w:jc w:val="center"/>
                </w:pPr>
              </w:pPrChange>
            </w:pPr>
          </w:p>
          <w:p w14:paraId="6FB4620B" w14:textId="3824D7C9" w:rsidR="004E4B70" w:rsidDel="00F1263F" w:rsidRDefault="004E4B70" w:rsidP="00F1263F">
            <w:pPr>
              <w:pStyle w:val="ParagraphNumbering"/>
              <w:ind w:left="0" w:firstLine="0"/>
              <w:rPr>
                <w:del w:id="1992" w:author="Huang, Chengyu" w:date="2019-05-28T12:43:00Z"/>
                <w:rFonts w:cs="Segoe UI"/>
                <w:b/>
                <w:noProof/>
                <w:color w:val="4B82AD"/>
                <w:szCs w:val="21"/>
              </w:rPr>
              <w:pPrChange w:id="1993" w:author="Huang, Chengyu" w:date="2019-05-28T12:43:00Z">
                <w:pPr>
                  <w:jc w:val="center"/>
                </w:pPr>
              </w:pPrChange>
            </w:pPr>
          </w:p>
          <w:p w14:paraId="4F98CD40" w14:textId="78770971" w:rsidR="004E4B70" w:rsidDel="00F1263F" w:rsidRDefault="004E4B70" w:rsidP="00F1263F">
            <w:pPr>
              <w:pStyle w:val="ParagraphNumbering"/>
              <w:ind w:left="0" w:firstLine="0"/>
              <w:rPr>
                <w:del w:id="1994" w:author="Huang, Chengyu" w:date="2019-05-28T12:43:00Z"/>
                <w:rFonts w:cs="Segoe UI"/>
                <w:b/>
                <w:noProof/>
                <w:color w:val="4B82AD"/>
                <w:szCs w:val="21"/>
              </w:rPr>
              <w:pPrChange w:id="1995" w:author="Huang, Chengyu" w:date="2019-05-28T12:43:00Z">
                <w:pPr>
                  <w:jc w:val="center"/>
                </w:pPr>
              </w:pPrChange>
            </w:pPr>
          </w:p>
          <w:p w14:paraId="56FB9587" w14:textId="09B22293" w:rsidR="004E4B70" w:rsidDel="00F1263F" w:rsidRDefault="004E4B70" w:rsidP="00F1263F">
            <w:pPr>
              <w:pStyle w:val="ParagraphNumbering"/>
              <w:ind w:left="0" w:firstLine="0"/>
              <w:rPr>
                <w:del w:id="1996" w:author="Huang, Chengyu" w:date="2019-05-28T12:43:00Z"/>
                <w:rFonts w:cs="Segoe UI"/>
                <w:b/>
                <w:noProof/>
                <w:color w:val="4B82AD"/>
                <w:szCs w:val="21"/>
              </w:rPr>
              <w:pPrChange w:id="1997" w:author="Huang, Chengyu" w:date="2019-05-28T12:43:00Z">
                <w:pPr>
                  <w:jc w:val="center"/>
                </w:pPr>
              </w:pPrChange>
            </w:pPr>
          </w:p>
          <w:p w14:paraId="1D5F12D3" w14:textId="11E511E2" w:rsidR="004E4B70" w:rsidDel="00F1263F" w:rsidRDefault="004E4B70" w:rsidP="00F1263F">
            <w:pPr>
              <w:pStyle w:val="ParagraphNumbering"/>
              <w:ind w:left="0" w:firstLine="0"/>
              <w:rPr>
                <w:del w:id="1998" w:author="Huang, Chengyu" w:date="2019-05-28T12:43:00Z"/>
                <w:rFonts w:cs="Segoe UI"/>
                <w:b/>
                <w:noProof/>
                <w:color w:val="4B82AD"/>
                <w:szCs w:val="21"/>
              </w:rPr>
              <w:pPrChange w:id="1999" w:author="Huang, Chengyu" w:date="2019-05-28T12:43:00Z">
                <w:pPr>
                  <w:jc w:val="center"/>
                </w:pPr>
              </w:pPrChange>
            </w:pPr>
          </w:p>
          <w:p w14:paraId="0D2D63F5" w14:textId="1BEBD296" w:rsidR="004E4B70" w:rsidDel="00F1263F" w:rsidRDefault="004E4B70" w:rsidP="00F1263F">
            <w:pPr>
              <w:pStyle w:val="ParagraphNumbering"/>
              <w:ind w:left="0" w:firstLine="0"/>
              <w:rPr>
                <w:del w:id="2000" w:author="Huang, Chengyu" w:date="2019-05-28T12:43:00Z"/>
                <w:rFonts w:cs="Segoe UI"/>
                <w:b/>
                <w:noProof/>
                <w:color w:val="4B82AD"/>
                <w:szCs w:val="21"/>
              </w:rPr>
              <w:pPrChange w:id="2001" w:author="Huang, Chengyu" w:date="2019-05-28T12:43:00Z">
                <w:pPr>
                  <w:jc w:val="center"/>
                </w:pPr>
              </w:pPrChange>
            </w:pPr>
          </w:p>
          <w:p w14:paraId="3EAE31BD" w14:textId="40FA82E8" w:rsidR="004E4B70" w:rsidDel="00F1263F" w:rsidRDefault="004E4B70" w:rsidP="00F1263F">
            <w:pPr>
              <w:pStyle w:val="ParagraphNumbering"/>
              <w:ind w:left="0" w:firstLine="0"/>
              <w:rPr>
                <w:del w:id="2002" w:author="Huang, Chengyu" w:date="2019-05-28T12:43:00Z"/>
                <w:rFonts w:cs="Segoe UI"/>
                <w:b/>
                <w:noProof/>
                <w:color w:val="4B82AD"/>
                <w:szCs w:val="21"/>
              </w:rPr>
              <w:pPrChange w:id="2003" w:author="Huang, Chengyu" w:date="2019-05-28T12:43:00Z">
                <w:pPr>
                  <w:jc w:val="center"/>
                </w:pPr>
              </w:pPrChange>
            </w:pPr>
          </w:p>
          <w:p w14:paraId="10F937F8" w14:textId="657CE3E2" w:rsidR="004E4B70" w:rsidDel="00F1263F" w:rsidRDefault="004E4B70" w:rsidP="00F1263F">
            <w:pPr>
              <w:pStyle w:val="ParagraphNumbering"/>
              <w:ind w:left="0" w:firstLine="0"/>
              <w:rPr>
                <w:del w:id="2004" w:author="Huang, Chengyu" w:date="2019-05-28T12:43:00Z"/>
                <w:rFonts w:cs="Segoe UI"/>
                <w:b/>
                <w:noProof/>
                <w:color w:val="4B82AD"/>
                <w:szCs w:val="21"/>
              </w:rPr>
              <w:pPrChange w:id="2005" w:author="Huang, Chengyu" w:date="2019-05-28T12:43:00Z">
                <w:pPr>
                  <w:jc w:val="center"/>
                </w:pPr>
              </w:pPrChange>
            </w:pPr>
          </w:p>
          <w:p w14:paraId="185E77B5" w14:textId="033F3AA2" w:rsidR="004E4B70" w:rsidDel="00F1263F" w:rsidRDefault="004E4B70" w:rsidP="00F1263F">
            <w:pPr>
              <w:pStyle w:val="ParagraphNumbering"/>
              <w:ind w:left="0" w:firstLine="0"/>
              <w:rPr>
                <w:del w:id="2006" w:author="Huang, Chengyu" w:date="2019-05-28T12:43:00Z"/>
                <w:rFonts w:cs="Segoe UI"/>
                <w:b/>
                <w:noProof/>
                <w:color w:val="4B82AD"/>
                <w:szCs w:val="21"/>
              </w:rPr>
              <w:pPrChange w:id="2007" w:author="Huang, Chengyu" w:date="2019-05-28T12:43:00Z">
                <w:pPr>
                  <w:jc w:val="center"/>
                </w:pPr>
              </w:pPrChange>
            </w:pPr>
          </w:p>
          <w:p w14:paraId="7504925C" w14:textId="2BB9110D" w:rsidR="004E4B70" w:rsidDel="00F1263F" w:rsidRDefault="004E4B70" w:rsidP="00F1263F">
            <w:pPr>
              <w:pStyle w:val="ParagraphNumbering"/>
              <w:ind w:left="0" w:firstLine="0"/>
              <w:rPr>
                <w:del w:id="2008" w:author="Huang, Chengyu" w:date="2019-05-28T12:43:00Z"/>
                <w:rFonts w:cs="Segoe UI"/>
                <w:b/>
                <w:noProof/>
                <w:color w:val="4B82AD"/>
                <w:szCs w:val="21"/>
              </w:rPr>
              <w:pPrChange w:id="2009" w:author="Huang, Chengyu" w:date="2019-05-28T12:43:00Z">
                <w:pPr>
                  <w:jc w:val="center"/>
                </w:pPr>
              </w:pPrChange>
            </w:pPr>
          </w:p>
          <w:p w14:paraId="09871DED" w14:textId="75CFDC0A" w:rsidR="004E4B70" w:rsidDel="00F1263F" w:rsidRDefault="004E4B70" w:rsidP="00F1263F">
            <w:pPr>
              <w:pStyle w:val="ParagraphNumbering"/>
              <w:ind w:left="0" w:firstLine="0"/>
              <w:rPr>
                <w:del w:id="2010" w:author="Huang, Chengyu" w:date="2019-05-28T12:43:00Z"/>
                <w:rFonts w:cs="Segoe UI"/>
                <w:b/>
                <w:noProof/>
                <w:color w:val="4B82AD"/>
                <w:szCs w:val="21"/>
              </w:rPr>
              <w:pPrChange w:id="2011" w:author="Huang, Chengyu" w:date="2019-05-28T12:43:00Z">
                <w:pPr>
                  <w:jc w:val="center"/>
                </w:pPr>
              </w:pPrChange>
            </w:pPr>
          </w:p>
          <w:p w14:paraId="4A7BE4A0" w14:textId="423964F1" w:rsidR="004E4B70" w:rsidDel="00F1263F" w:rsidRDefault="004E4B70" w:rsidP="00F1263F">
            <w:pPr>
              <w:pStyle w:val="ParagraphNumbering"/>
              <w:ind w:left="0" w:firstLine="0"/>
              <w:rPr>
                <w:del w:id="2012" w:author="Huang, Chengyu" w:date="2019-05-28T12:43:00Z"/>
                <w:rFonts w:cs="Segoe UI"/>
                <w:b/>
                <w:noProof/>
                <w:color w:val="4B82AD"/>
                <w:szCs w:val="21"/>
              </w:rPr>
              <w:pPrChange w:id="2013" w:author="Huang, Chengyu" w:date="2019-05-28T12:43:00Z">
                <w:pPr>
                  <w:jc w:val="center"/>
                </w:pPr>
              </w:pPrChange>
            </w:pPr>
          </w:p>
          <w:p w14:paraId="1E22E692" w14:textId="2EE24E63" w:rsidR="004E4B70" w:rsidDel="00F1263F" w:rsidRDefault="004E4B70" w:rsidP="00F1263F">
            <w:pPr>
              <w:pStyle w:val="ParagraphNumbering"/>
              <w:ind w:left="0" w:firstLine="0"/>
              <w:rPr>
                <w:del w:id="2014" w:author="Huang, Chengyu" w:date="2019-05-28T12:43:00Z"/>
                <w:rFonts w:cs="Segoe UI"/>
                <w:b/>
                <w:noProof/>
                <w:color w:val="4B82AD"/>
                <w:szCs w:val="21"/>
              </w:rPr>
              <w:pPrChange w:id="2015" w:author="Huang, Chengyu" w:date="2019-05-28T12:43:00Z">
                <w:pPr>
                  <w:jc w:val="center"/>
                </w:pPr>
              </w:pPrChange>
            </w:pPr>
          </w:p>
          <w:p w14:paraId="749A0FBC" w14:textId="3AE607D4" w:rsidR="004E4B70" w:rsidDel="00F1263F" w:rsidRDefault="004E4B70" w:rsidP="00F1263F">
            <w:pPr>
              <w:pStyle w:val="ParagraphNumbering"/>
              <w:ind w:left="0" w:firstLine="0"/>
              <w:rPr>
                <w:del w:id="2016" w:author="Huang, Chengyu" w:date="2019-05-28T12:43:00Z"/>
                <w:rFonts w:cs="Segoe UI"/>
                <w:b/>
                <w:noProof/>
                <w:color w:val="4B82AD"/>
                <w:szCs w:val="21"/>
              </w:rPr>
              <w:pPrChange w:id="2017" w:author="Huang, Chengyu" w:date="2019-05-28T12:43:00Z">
                <w:pPr>
                  <w:jc w:val="center"/>
                </w:pPr>
              </w:pPrChange>
            </w:pPr>
          </w:p>
          <w:p w14:paraId="501ECAA6" w14:textId="25C71E05" w:rsidR="004E4B70" w:rsidDel="00F1263F" w:rsidRDefault="004E4B70" w:rsidP="00F1263F">
            <w:pPr>
              <w:pStyle w:val="ParagraphNumbering"/>
              <w:ind w:left="0" w:firstLine="0"/>
              <w:rPr>
                <w:del w:id="2018" w:author="Huang, Chengyu" w:date="2019-05-28T12:43:00Z"/>
                <w:rFonts w:cs="Segoe UI"/>
                <w:b/>
                <w:noProof/>
                <w:color w:val="4B82AD"/>
                <w:szCs w:val="21"/>
              </w:rPr>
              <w:pPrChange w:id="2019" w:author="Huang, Chengyu" w:date="2019-05-28T12:43:00Z">
                <w:pPr>
                  <w:jc w:val="center"/>
                </w:pPr>
              </w:pPrChange>
            </w:pPr>
          </w:p>
          <w:p w14:paraId="2EDAB24D" w14:textId="62D75CAA" w:rsidR="004E4B70" w:rsidDel="00F1263F" w:rsidRDefault="004E4B70" w:rsidP="00F1263F">
            <w:pPr>
              <w:pStyle w:val="ParagraphNumbering"/>
              <w:ind w:left="0" w:firstLine="0"/>
              <w:rPr>
                <w:del w:id="2020" w:author="Huang, Chengyu" w:date="2019-05-28T12:43:00Z"/>
                <w:rFonts w:cs="Segoe UI"/>
                <w:b/>
                <w:noProof/>
                <w:color w:val="4B82AD"/>
                <w:szCs w:val="21"/>
              </w:rPr>
              <w:pPrChange w:id="2021" w:author="Huang, Chengyu" w:date="2019-05-28T12:43:00Z">
                <w:pPr>
                  <w:jc w:val="center"/>
                </w:pPr>
              </w:pPrChange>
            </w:pPr>
          </w:p>
          <w:p w14:paraId="4BA7FAD9" w14:textId="7B0ABE18" w:rsidR="004E4B70" w:rsidDel="00F1263F" w:rsidRDefault="004E4B70" w:rsidP="00F1263F">
            <w:pPr>
              <w:pStyle w:val="ParagraphNumbering"/>
              <w:ind w:left="0" w:firstLine="0"/>
              <w:rPr>
                <w:del w:id="2022" w:author="Huang, Chengyu" w:date="2019-05-28T12:43:00Z"/>
                <w:rFonts w:cs="Segoe UI"/>
                <w:b/>
                <w:noProof/>
                <w:color w:val="4B82AD"/>
                <w:szCs w:val="21"/>
              </w:rPr>
              <w:pPrChange w:id="2023" w:author="Huang, Chengyu" w:date="2019-05-28T12:43:00Z">
                <w:pPr>
                  <w:jc w:val="center"/>
                </w:pPr>
              </w:pPrChange>
            </w:pPr>
          </w:p>
          <w:p w14:paraId="3077892C" w14:textId="662BA4D7" w:rsidR="004E4B70" w:rsidDel="00F1263F" w:rsidRDefault="004E4B70" w:rsidP="00F1263F">
            <w:pPr>
              <w:pStyle w:val="ParagraphNumbering"/>
              <w:ind w:left="0" w:firstLine="0"/>
              <w:rPr>
                <w:del w:id="2024" w:author="Huang, Chengyu" w:date="2019-05-28T12:43:00Z"/>
                <w:rFonts w:cs="Segoe UI"/>
                <w:b/>
                <w:noProof/>
                <w:color w:val="4B82AD"/>
                <w:szCs w:val="21"/>
              </w:rPr>
              <w:pPrChange w:id="2025" w:author="Huang, Chengyu" w:date="2019-05-28T12:43:00Z">
                <w:pPr>
                  <w:jc w:val="center"/>
                </w:pPr>
              </w:pPrChange>
            </w:pPr>
          </w:p>
          <w:p w14:paraId="3D926601" w14:textId="49A305B9" w:rsidR="00B75A7D" w:rsidRPr="00FE4C22" w:rsidDel="00F1263F" w:rsidRDefault="004E4B70" w:rsidP="00F1263F">
            <w:pPr>
              <w:pStyle w:val="ParagraphNumbering"/>
              <w:ind w:left="0" w:firstLine="0"/>
              <w:rPr>
                <w:del w:id="2026" w:author="Huang, Chengyu" w:date="2019-05-28T12:43:00Z"/>
                <w:rFonts w:cs="Segoe UI"/>
                <w:b/>
                <w:color w:val="4B82AD"/>
                <w:szCs w:val="21"/>
              </w:rPr>
              <w:pPrChange w:id="2027" w:author="Huang, Chengyu" w:date="2019-05-28T12:43:00Z">
                <w:pPr>
                  <w:jc w:val="center"/>
                </w:pPr>
              </w:pPrChange>
            </w:pPr>
            <w:del w:id="2028" w:author="Huang, Chengyu" w:date="2019-05-28T12:43:00Z">
              <w:r w:rsidRPr="004E4B70" w:rsidDel="00F1263F">
                <w:rPr>
                  <w:rFonts w:cs="Segoe UI"/>
                  <w:b/>
                  <w:noProof/>
                  <w:color w:val="4B82AD"/>
                  <w:szCs w:val="21"/>
                </w:rPr>
                <w:drawing>
                  <wp:inline distT="0" distB="0" distL="0" distR="0" wp14:anchorId="76AF775C" wp14:editId="2D4B026F">
                    <wp:extent cx="5772150" cy="52006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2150" cy="5200650"/>
                            </a:xfrm>
                            <a:prstGeom prst="rect">
                              <a:avLst/>
                            </a:prstGeom>
                            <a:noFill/>
                            <a:ln>
                              <a:noFill/>
                            </a:ln>
                          </pic:spPr>
                        </pic:pic>
                      </a:graphicData>
                    </a:graphic>
                  </wp:inline>
                </w:drawing>
              </w:r>
            </w:del>
          </w:p>
        </w:tc>
      </w:tr>
      <w:tr w:rsidR="00B75A7D" w:rsidRPr="0075274C" w:rsidDel="00F1263F" w14:paraId="6538F282" w14:textId="7EE550F9" w:rsidTr="00D278B1">
        <w:trPr>
          <w:trHeight w:val="300"/>
          <w:jc w:val="center"/>
          <w:del w:id="2029" w:author="Huang, Chengyu" w:date="2019-05-28T12:43:00Z"/>
        </w:trPr>
        <w:tc>
          <w:tcPr>
            <w:tcW w:w="9314" w:type="dxa"/>
            <w:shd w:val="clear" w:color="auto" w:fill="auto"/>
            <w:vAlign w:val="center"/>
          </w:tcPr>
          <w:p w14:paraId="6B0B5A84" w14:textId="71F4B765" w:rsidR="00B75A7D" w:rsidRPr="00B75A7D" w:rsidDel="00F1263F" w:rsidRDefault="00B75A7D" w:rsidP="00F1263F">
            <w:pPr>
              <w:pStyle w:val="ParagraphNumbering"/>
              <w:ind w:left="0" w:firstLine="0"/>
              <w:rPr>
                <w:del w:id="2030" w:author="Huang, Chengyu" w:date="2019-05-28T12:43:00Z"/>
                <w:rFonts w:cs="Segoe UI"/>
                <w:color w:val="000000" w:themeColor="text1"/>
                <w:sz w:val="18"/>
                <w:szCs w:val="18"/>
              </w:rPr>
              <w:pPrChange w:id="2031" w:author="Huang, Chengyu" w:date="2019-05-28T12:43:00Z">
                <w:pPr/>
              </w:pPrChange>
            </w:pPr>
            <w:del w:id="2032" w:author="Huang, Chengyu" w:date="2019-05-28T12:43:00Z">
              <w:r w:rsidRPr="00B75A7D" w:rsidDel="00F1263F">
                <w:rPr>
                  <w:rFonts w:cs="Segoe UI"/>
                  <w:color w:val="000000" w:themeColor="text1"/>
                  <w:sz w:val="18"/>
                  <w:szCs w:val="18"/>
                </w:rPr>
                <w:delText>Source: Haver Analytics and IMF Staff estimates.</w:delText>
              </w:r>
              <w:r w:rsidRPr="00B75A7D" w:rsidDel="00F1263F">
                <w:rPr>
                  <w:rFonts w:cs="Segoe UI"/>
                  <w:color w:val="000000" w:themeColor="text1"/>
                  <w:sz w:val="18"/>
                  <w:szCs w:val="18"/>
                </w:rPr>
                <w:tab/>
              </w:r>
              <w:r w:rsidRPr="00B75A7D" w:rsidDel="00F1263F">
                <w:rPr>
                  <w:rFonts w:cs="Segoe UI"/>
                  <w:color w:val="000000" w:themeColor="text1"/>
                  <w:sz w:val="18"/>
                  <w:szCs w:val="18"/>
                </w:rPr>
                <w:tab/>
              </w:r>
              <w:r w:rsidRPr="00B75A7D" w:rsidDel="00F1263F">
                <w:rPr>
                  <w:rFonts w:cs="Segoe UI"/>
                  <w:color w:val="000000" w:themeColor="text1"/>
                  <w:sz w:val="18"/>
                  <w:szCs w:val="18"/>
                </w:rPr>
                <w:tab/>
              </w:r>
              <w:r w:rsidRPr="00B75A7D" w:rsidDel="00F1263F">
                <w:rPr>
                  <w:rFonts w:cs="Segoe UI"/>
                  <w:color w:val="000000" w:themeColor="text1"/>
                  <w:sz w:val="18"/>
                  <w:szCs w:val="18"/>
                </w:rPr>
                <w:tab/>
              </w:r>
              <w:r w:rsidRPr="00B75A7D" w:rsidDel="00F1263F">
                <w:rPr>
                  <w:rFonts w:cs="Segoe UI"/>
                  <w:color w:val="000000" w:themeColor="text1"/>
                  <w:sz w:val="18"/>
                  <w:szCs w:val="18"/>
                </w:rPr>
                <w:tab/>
              </w:r>
            </w:del>
          </w:p>
          <w:p w14:paraId="621F48CE" w14:textId="4C0BE1E1" w:rsidR="00B75A7D" w:rsidRPr="0075274C" w:rsidDel="00F1263F" w:rsidRDefault="00B75A7D" w:rsidP="00F1263F">
            <w:pPr>
              <w:pStyle w:val="ParagraphNumbering"/>
              <w:ind w:left="0" w:firstLine="0"/>
              <w:rPr>
                <w:del w:id="2033" w:author="Huang, Chengyu" w:date="2019-05-28T12:43:00Z"/>
                <w:rFonts w:cs="Segoe UI"/>
                <w:color w:val="000000" w:themeColor="text1"/>
                <w:szCs w:val="21"/>
              </w:rPr>
              <w:pPrChange w:id="2034" w:author="Huang, Chengyu" w:date="2019-05-28T12:43:00Z">
                <w:pPr/>
              </w:pPrChange>
            </w:pPr>
            <w:del w:id="2035" w:author="Huang, Chengyu" w:date="2019-05-28T12:43:00Z">
              <w:r w:rsidRPr="00B75A7D" w:rsidDel="00F1263F">
                <w:rPr>
                  <w:rFonts w:cs="Segoe UI"/>
                  <w:color w:val="000000" w:themeColor="text1"/>
                  <w:sz w:val="18"/>
                  <w:szCs w:val="18"/>
                </w:rPr>
                <w:delText>1/ Short-term instruments include: money market, loans, deposits, trade credits, and other debt liabilities. Long t</w:delText>
              </w:r>
              <w:r w:rsidDel="00F1263F">
                <w:rPr>
                  <w:rFonts w:cs="Segoe UI"/>
                  <w:color w:val="000000" w:themeColor="text1"/>
                  <w:sz w:val="18"/>
                  <w:szCs w:val="18"/>
                </w:rPr>
                <w:delText xml:space="preserve">erm includes: bonds and notes, </w:delText>
              </w:r>
              <w:r w:rsidRPr="00B75A7D" w:rsidDel="00F1263F">
                <w:rPr>
                  <w:rFonts w:cs="Segoe UI"/>
                  <w:color w:val="000000" w:themeColor="text1"/>
                  <w:sz w:val="18"/>
                  <w:szCs w:val="18"/>
                </w:rPr>
                <w:delText>loans, and other debt liabilities.</w:delText>
              </w:r>
            </w:del>
          </w:p>
        </w:tc>
      </w:tr>
    </w:tbl>
    <w:p w14:paraId="54BC3FBD" w14:textId="3E60514D" w:rsidR="00C609AF" w:rsidDel="00F1263F" w:rsidRDefault="00C609AF" w:rsidP="00F1263F">
      <w:pPr>
        <w:pStyle w:val="ParagraphNumbering"/>
        <w:ind w:left="0" w:firstLine="0"/>
        <w:rPr>
          <w:del w:id="2036" w:author="Huang, Chengyu" w:date="2019-05-28T12:43:00Z"/>
        </w:rPr>
        <w:pPrChange w:id="2037" w:author="Huang, Chengyu" w:date="2019-05-28T12:43:00Z">
          <w:pPr/>
        </w:pPrChange>
      </w:pPr>
    </w:p>
    <w:p w14:paraId="556877E7" w14:textId="13972AB9" w:rsidR="00C609AF" w:rsidDel="00F1263F" w:rsidRDefault="00C609AF" w:rsidP="00F1263F">
      <w:pPr>
        <w:pStyle w:val="ParagraphNumbering"/>
        <w:ind w:left="0" w:firstLine="0"/>
        <w:rPr>
          <w:del w:id="2038" w:author="Huang, Chengyu" w:date="2019-05-28T12:43:00Z"/>
        </w:rPr>
        <w:pPrChange w:id="2039" w:author="Huang, Chengyu" w:date="2019-05-28T12:43:00Z">
          <w:pPr>
            <w:spacing w:line="22" w:lineRule="auto"/>
          </w:pPr>
        </w:pPrChange>
      </w:pPr>
      <w:del w:id="2040" w:author="Huang, Chengyu" w:date="2019-05-28T12:43:00Z">
        <w:r w:rsidDel="00F1263F">
          <w:br w:type="page"/>
        </w:r>
      </w:del>
    </w:p>
    <w:p w14:paraId="1DF328C0" w14:textId="294EC11E" w:rsidR="00857876" w:rsidDel="00F1263F" w:rsidRDefault="00857876" w:rsidP="00F1263F">
      <w:pPr>
        <w:pStyle w:val="ParagraphNumbering"/>
        <w:ind w:left="0" w:firstLine="0"/>
        <w:rPr>
          <w:del w:id="2041" w:author="Huang, Chengyu" w:date="2019-05-28T12:43:00Z"/>
        </w:rPr>
        <w:pPrChange w:id="2042" w:author="Huang, Chengyu" w:date="2019-05-28T12:43:00Z">
          <w:pPr/>
        </w:pPrChange>
      </w:pPr>
    </w:p>
    <w:tbl>
      <w:tblPr>
        <w:tblStyle w:val="TableGrid"/>
        <w:tblW w:w="9314"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9314"/>
      </w:tblGrid>
      <w:tr w:rsidR="002E1FC1" w:rsidRPr="0075274C" w:rsidDel="00F1263F" w14:paraId="2E9ECB14" w14:textId="10D9E8ED" w:rsidTr="002E1FC1">
        <w:trPr>
          <w:trHeight w:val="278"/>
          <w:jc w:val="center"/>
          <w:del w:id="2043" w:author="Huang, Chengyu" w:date="2019-05-28T12:43:00Z"/>
        </w:trPr>
        <w:tc>
          <w:tcPr>
            <w:tcW w:w="9314" w:type="dxa"/>
            <w:shd w:val="clear" w:color="auto" w:fill="auto"/>
            <w:vAlign w:val="center"/>
          </w:tcPr>
          <w:p w14:paraId="0A104E76" w14:textId="5D654376" w:rsidR="002E1FC1" w:rsidRPr="00FE4C22" w:rsidDel="00F1263F" w:rsidRDefault="00314CAD" w:rsidP="00F1263F">
            <w:pPr>
              <w:pStyle w:val="ParagraphNumbering"/>
              <w:ind w:left="0" w:firstLine="0"/>
              <w:rPr>
                <w:del w:id="2044" w:author="Huang, Chengyu" w:date="2019-05-28T12:43:00Z"/>
                <w:rFonts w:cs="Segoe UI"/>
                <w:b/>
                <w:color w:val="4B82AD"/>
                <w:szCs w:val="21"/>
              </w:rPr>
              <w:pPrChange w:id="2045" w:author="Huang, Chengyu" w:date="2019-05-28T12:43:00Z">
                <w:pPr>
                  <w:jc w:val="center"/>
                </w:pPr>
              </w:pPrChange>
            </w:pPr>
            <w:del w:id="2046" w:author="Huang, Chengyu" w:date="2019-05-28T12:43:00Z">
              <w:r w:rsidDel="00F1263F">
                <w:rPr>
                  <w:rFonts w:cs="Segoe UI"/>
                  <w:b/>
                  <w:color w:val="4B82AD"/>
                  <w:szCs w:val="21"/>
                </w:rPr>
                <w:fldChar w:fldCharType="begin"/>
              </w:r>
              <w:r w:rsidDel="00F1263F">
                <w:rPr>
                  <w:rFonts w:cs="Segoe UI"/>
                  <w:b/>
                  <w:color w:val="4B82AD"/>
                  <w:szCs w:val="21"/>
                </w:rPr>
                <w:delInstrText xml:space="preserve"> TC "</w:delInstrText>
              </w:r>
              <w:bookmarkStart w:id="2047" w:name="_Toc516148783"/>
              <w:bookmarkStart w:id="2048" w:name="_Toc516222658"/>
              <w:bookmarkStart w:id="2049" w:name="_Toc512008966"/>
              <w:r w:rsidRPr="00314CAD" w:rsidDel="00F1263F">
                <w:rPr>
                  <w:rFonts w:cs="Segoe UI"/>
                  <w:color w:val="4B82AD"/>
                  <w:szCs w:val="21"/>
                </w:rPr>
                <w:delInstrText>8. Medium-Term Scenario 2015–23</w:delInstrText>
              </w:r>
              <w:bookmarkEnd w:id="2047"/>
              <w:bookmarkEnd w:id="2048"/>
              <w:bookmarkEnd w:id="2049"/>
              <w:r w:rsidDel="00F1263F">
                <w:rPr>
                  <w:rFonts w:cs="Segoe UI"/>
                  <w:b/>
                  <w:color w:val="4B82AD"/>
                  <w:szCs w:val="21"/>
                </w:rPr>
                <w:cr/>
                <w:delInstrText xml:space="preserve">"\f B </w:delInstrText>
              </w:r>
              <w:r w:rsidDel="00F1263F">
                <w:rPr>
                  <w:rFonts w:cs="Segoe UI"/>
                  <w:b/>
                  <w:color w:val="4B82AD"/>
                  <w:szCs w:val="21"/>
                </w:rPr>
                <w:fldChar w:fldCharType="end"/>
              </w:r>
              <w:r w:rsidR="002E1FC1" w:rsidRPr="002E1FC1" w:rsidDel="00F1263F">
                <w:rPr>
                  <w:rFonts w:cs="Segoe UI"/>
                  <w:b/>
                  <w:color w:val="4B82AD"/>
                  <w:szCs w:val="21"/>
                </w:rPr>
                <w:delText>Table 8. Canada: Medium-Term Scenario 2015–23</w:delText>
              </w:r>
            </w:del>
          </w:p>
        </w:tc>
      </w:tr>
      <w:tr w:rsidR="002E1FC1" w:rsidRPr="0075274C" w:rsidDel="00F1263F" w14:paraId="10F7AAA3" w14:textId="3EA062D8" w:rsidTr="000B46E6">
        <w:trPr>
          <w:trHeight w:val="11973"/>
          <w:jc w:val="center"/>
          <w:del w:id="2050" w:author="Huang, Chengyu" w:date="2019-05-28T12:43:00Z"/>
        </w:trPr>
        <w:tc>
          <w:tcPr>
            <w:tcW w:w="9314" w:type="dxa"/>
            <w:shd w:val="clear" w:color="auto" w:fill="auto"/>
            <w:vAlign w:val="center"/>
          </w:tcPr>
          <w:p w14:paraId="622D101F" w14:textId="12C98486" w:rsidR="006C19F0" w:rsidDel="00F1263F" w:rsidRDefault="006C19F0" w:rsidP="00F1263F">
            <w:pPr>
              <w:pStyle w:val="ParagraphNumbering"/>
              <w:ind w:left="0" w:firstLine="0"/>
              <w:rPr>
                <w:del w:id="2051" w:author="Huang, Chengyu" w:date="2019-05-28T12:43:00Z"/>
                <w:rFonts w:cs="Segoe UI"/>
                <w:noProof/>
                <w:color w:val="000000" w:themeColor="text1"/>
                <w:szCs w:val="21"/>
              </w:rPr>
              <w:pPrChange w:id="2052" w:author="Huang, Chengyu" w:date="2019-05-28T12:43:00Z">
                <w:pPr>
                  <w:jc w:val="center"/>
                </w:pPr>
              </w:pPrChange>
            </w:pPr>
          </w:p>
          <w:p w14:paraId="2DA1EC7E" w14:textId="57EDB38A" w:rsidR="006C19F0" w:rsidDel="00F1263F" w:rsidRDefault="006C19F0" w:rsidP="00F1263F">
            <w:pPr>
              <w:pStyle w:val="ParagraphNumbering"/>
              <w:ind w:left="0" w:firstLine="0"/>
              <w:rPr>
                <w:del w:id="2053" w:author="Huang, Chengyu" w:date="2019-05-28T12:43:00Z"/>
                <w:rFonts w:cs="Segoe UI"/>
                <w:noProof/>
                <w:color w:val="000000" w:themeColor="text1"/>
                <w:szCs w:val="21"/>
              </w:rPr>
              <w:pPrChange w:id="2054" w:author="Huang, Chengyu" w:date="2019-05-28T12:43:00Z">
                <w:pPr>
                  <w:jc w:val="center"/>
                </w:pPr>
              </w:pPrChange>
            </w:pPr>
          </w:p>
          <w:p w14:paraId="1C50D53F" w14:textId="550D8B13" w:rsidR="006C19F0" w:rsidDel="00F1263F" w:rsidRDefault="006C19F0" w:rsidP="00F1263F">
            <w:pPr>
              <w:pStyle w:val="ParagraphNumbering"/>
              <w:ind w:left="0" w:firstLine="0"/>
              <w:rPr>
                <w:del w:id="2055" w:author="Huang, Chengyu" w:date="2019-05-28T12:43:00Z"/>
                <w:rFonts w:cs="Segoe UI"/>
                <w:noProof/>
                <w:color w:val="000000" w:themeColor="text1"/>
                <w:szCs w:val="21"/>
              </w:rPr>
              <w:pPrChange w:id="2056" w:author="Huang, Chengyu" w:date="2019-05-28T12:43:00Z">
                <w:pPr>
                  <w:jc w:val="center"/>
                </w:pPr>
              </w:pPrChange>
            </w:pPr>
          </w:p>
          <w:p w14:paraId="5CB81FCD" w14:textId="039D3EDC" w:rsidR="006C19F0" w:rsidDel="00F1263F" w:rsidRDefault="006C19F0" w:rsidP="00F1263F">
            <w:pPr>
              <w:pStyle w:val="ParagraphNumbering"/>
              <w:ind w:left="0" w:firstLine="0"/>
              <w:rPr>
                <w:del w:id="2057" w:author="Huang, Chengyu" w:date="2019-05-28T12:43:00Z"/>
                <w:rFonts w:cs="Segoe UI"/>
                <w:noProof/>
                <w:color w:val="000000" w:themeColor="text1"/>
                <w:szCs w:val="21"/>
              </w:rPr>
              <w:pPrChange w:id="2058" w:author="Huang, Chengyu" w:date="2019-05-28T12:43:00Z">
                <w:pPr>
                  <w:jc w:val="center"/>
                </w:pPr>
              </w:pPrChange>
            </w:pPr>
          </w:p>
          <w:p w14:paraId="43D9F5B5" w14:textId="42812110" w:rsidR="006C19F0" w:rsidDel="00F1263F" w:rsidRDefault="006C19F0" w:rsidP="00F1263F">
            <w:pPr>
              <w:pStyle w:val="ParagraphNumbering"/>
              <w:ind w:left="0" w:firstLine="0"/>
              <w:rPr>
                <w:del w:id="2059" w:author="Huang, Chengyu" w:date="2019-05-28T12:43:00Z"/>
                <w:rFonts w:cs="Segoe UI"/>
                <w:noProof/>
                <w:color w:val="000000" w:themeColor="text1"/>
                <w:szCs w:val="21"/>
              </w:rPr>
              <w:pPrChange w:id="2060" w:author="Huang, Chengyu" w:date="2019-05-28T12:43:00Z">
                <w:pPr>
                  <w:jc w:val="center"/>
                </w:pPr>
              </w:pPrChange>
            </w:pPr>
          </w:p>
          <w:p w14:paraId="44E1F13B" w14:textId="6EDE43EB" w:rsidR="006C19F0" w:rsidDel="00F1263F" w:rsidRDefault="006C19F0" w:rsidP="00F1263F">
            <w:pPr>
              <w:pStyle w:val="ParagraphNumbering"/>
              <w:ind w:left="0" w:firstLine="0"/>
              <w:rPr>
                <w:del w:id="2061" w:author="Huang, Chengyu" w:date="2019-05-28T12:43:00Z"/>
                <w:rFonts w:cs="Segoe UI"/>
                <w:noProof/>
                <w:color w:val="000000" w:themeColor="text1"/>
                <w:szCs w:val="21"/>
              </w:rPr>
              <w:pPrChange w:id="2062" w:author="Huang, Chengyu" w:date="2019-05-28T12:43:00Z">
                <w:pPr>
                  <w:jc w:val="center"/>
                </w:pPr>
              </w:pPrChange>
            </w:pPr>
          </w:p>
          <w:p w14:paraId="6D338464" w14:textId="5FE077CB" w:rsidR="006C19F0" w:rsidDel="00F1263F" w:rsidRDefault="006C19F0" w:rsidP="00F1263F">
            <w:pPr>
              <w:pStyle w:val="ParagraphNumbering"/>
              <w:ind w:left="0" w:firstLine="0"/>
              <w:rPr>
                <w:del w:id="2063" w:author="Huang, Chengyu" w:date="2019-05-28T12:43:00Z"/>
                <w:rFonts w:cs="Segoe UI"/>
                <w:noProof/>
                <w:color w:val="000000" w:themeColor="text1"/>
                <w:szCs w:val="21"/>
              </w:rPr>
              <w:pPrChange w:id="2064" w:author="Huang, Chengyu" w:date="2019-05-28T12:43:00Z">
                <w:pPr>
                  <w:jc w:val="center"/>
                </w:pPr>
              </w:pPrChange>
            </w:pPr>
          </w:p>
          <w:p w14:paraId="711EEB3D" w14:textId="41609677" w:rsidR="006C19F0" w:rsidDel="00F1263F" w:rsidRDefault="006C19F0" w:rsidP="00F1263F">
            <w:pPr>
              <w:pStyle w:val="ParagraphNumbering"/>
              <w:ind w:left="0" w:firstLine="0"/>
              <w:rPr>
                <w:del w:id="2065" w:author="Huang, Chengyu" w:date="2019-05-28T12:43:00Z"/>
                <w:rFonts w:cs="Segoe UI"/>
                <w:noProof/>
                <w:color w:val="000000" w:themeColor="text1"/>
                <w:szCs w:val="21"/>
              </w:rPr>
              <w:pPrChange w:id="2066" w:author="Huang, Chengyu" w:date="2019-05-28T12:43:00Z">
                <w:pPr>
                  <w:jc w:val="center"/>
                </w:pPr>
              </w:pPrChange>
            </w:pPr>
          </w:p>
          <w:p w14:paraId="435B690B" w14:textId="31792667" w:rsidR="006C19F0" w:rsidDel="00F1263F" w:rsidRDefault="006C19F0" w:rsidP="00F1263F">
            <w:pPr>
              <w:pStyle w:val="ParagraphNumbering"/>
              <w:ind w:left="0" w:firstLine="0"/>
              <w:rPr>
                <w:del w:id="2067" w:author="Huang, Chengyu" w:date="2019-05-28T12:43:00Z"/>
                <w:rFonts w:cs="Segoe UI"/>
                <w:noProof/>
                <w:color w:val="000000" w:themeColor="text1"/>
                <w:szCs w:val="21"/>
              </w:rPr>
              <w:pPrChange w:id="2068" w:author="Huang, Chengyu" w:date="2019-05-28T12:43:00Z">
                <w:pPr>
                  <w:jc w:val="center"/>
                </w:pPr>
              </w:pPrChange>
            </w:pPr>
          </w:p>
          <w:p w14:paraId="19A787B9" w14:textId="0FC308B9" w:rsidR="006C19F0" w:rsidDel="00F1263F" w:rsidRDefault="006C19F0" w:rsidP="00F1263F">
            <w:pPr>
              <w:pStyle w:val="ParagraphNumbering"/>
              <w:ind w:left="0" w:firstLine="0"/>
              <w:rPr>
                <w:del w:id="2069" w:author="Huang, Chengyu" w:date="2019-05-28T12:43:00Z"/>
                <w:rFonts w:cs="Segoe UI"/>
                <w:noProof/>
                <w:color w:val="000000" w:themeColor="text1"/>
                <w:szCs w:val="21"/>
              </w:rPr>
              <w:pPrChange w:id="2070" w:author="Huang, Chengyu" w:date="2019-05-28T12:43:00Z">
                <w:pPr>
                  <w:jc w:val="center"/>
                </w:pPr>
              </w:pPrChange>
            </w:pPr>
          </w:p>
          <w:p w14:paraId="5263CBE7" w14:textId="483269BD" w:rsidR="006C19F0" w:rsidDel="00F1263F" w:rsidRDefault="006C19F0" w:rsidP="00F1263F">
            <w:pPr>
              <w:pStyle w:val="ParagraphNumbering"/>
              <w:ind w:left="0" w:firstLine="0"/>
              <w:rPr>
                <w:del w:id="2071" w:author="Huang, Chengyu" w:date="2019-05-28T12:43:00Z"/>
                <w:rFonts w:cs="Segoe UI"/>
                <w:noProof/>
                <w:color w:val="000000" w:themeColor="text1"/>
                <w:szCs w:val="21"/>
              </w:rPr>
              <w:pPrChange w:id="2072" w:author="Huang, Chengyu" w:date="2019-05-28T12:43:00Z">
                <w:pPr>
                  <w:jc w:val="center"/>
                </w:pPr>
              </w:pPrChange>
            </w:pPr>
          </w:p>
          <w:p w14:paraId="72DD5256" w14:textId="510F4AE8" w:rsidR="006C19F0" w:rsidDel="00F1263F" w:rsidRDefault="006C19F0" w:rsidP="00F1263F">
            <w:pPr>
              <w:pStyle w:val="ParagraphNumbering"/>
              <w:ind w:left="0" w:firstLine="0"/>
              <w:rPr>
                <w:del w:id="2073" w:author="Huang, Chengyu" w:date="2019-05-28T12:43:00Z"/>
                <w:rFonts w:cs="Segoe UI"/>
                <w:noProof/>
                <w:color w:val="000000" w:themeColor="text1"/>
                <w:szCs w:val="21"/>
              </w:rPr>
              <w:pPrChange w:id="2074" w:author="Huang, Chengyu" w:date="2019-05-28T12:43:00Z">
                <w:pPr>
                  <w:jc w:val="center"/>
                </w:pPr>
              </w:pPrChange>
            </w:pPr>
          </w:p>
          <w:p w14:paraId="1D7AC471" w14:textId="52B9788D" w:rsidR="006C19F0" w:rsidDel="00F1263F" w:rsidRDefault="006C19F0" w:rsidP="00F1263F">
            <w:pPr>
              <w:pStyle w:val="ParagraphNumbering"/>
              <w:ind w:left="0" w:firstLine="0"/>
              <w:rPr>
                <w:del w:id="2075" w:author="Huang, Chengyu" w:date="2019-05-28T12:43:00Z"/>
                <w:rFonts w:cs="Segoe UI"/>
                <w:noProof/>
                <w:color w:val="000000" w:themeColor="text1"/>
                <w:szCs w:val="21"/>
              </w:rPr>
              <w:pPrChange w:id="2076" w:author="Huang, Chengyu" w:date="2019-05-28T12:43:00Z">
                <w:pPr>
                  <w:jc w:val="center"/>
                </w:pPr>
              </w:pPrChange>
            </w:pPr>
          </w:p>
          <w:p w14:paraId="7E51BB98" w14:textId="3052A3FF" w:rsidR="006C19F0" w:rsidDel="00F1263F" w:rsidRDefault="006C19F0" w:rsidP="00F1263F">
            <w:pPr>
              <w:pStyle w:val="ParagraphNumbering"/>
              <w:ind w:left="0" w:firstLine="0"/>
              <w:rPr>
                <w:del w:id="2077" w:author="Huang, Chengyu" w:date="2019-05-28T12:43:00Z"/>
                <w:rFonts w:cs="Segoe UI"/>
                <w:noProof/>
                <w:color w:val="000000" w:themeColor="text1"/>
                <w:szCs w:val="21"/>
              </w:rPr>
              <w:pPrChange w:id="2078" w:author="Huang, Chengyu" w:date="2019-05-28T12:43:00Z">
                <w:pPr>
                  <w:jc w:val="center"/>
                </w:pPr>
              </w:pPrChange>
            </w:pPr>
          </w:p>
          <w:p w14:paraId="52287EB5" w14:textId="6D6A4141" w:rsidR="006C19F0" w:rsidDel="00F1263F" w:rsidRDefault="006C19F0" w:rsidP="00F1263F">
            <w:pPr>
              <w:pStyle w:val="ParagraphNumbering"/>
              <w:ind w:left="0" w:firstLine="0"/>
              <w:rPr>
                <w:del w:id="2079" w:author="Huang, Chengyu" w:date="2019-05-28T12:43:00Z"/>
                <w:rFonts w:cs="Segoe UI"/>
                <w:noProof/>
                <w:color w:val="000000" w:themeColor="text1"/>
                <w:szCs w:val="21"/>
              </w:rPr>
              <w:pPrChange w:id="2080" w:author="Huang, Chengyu" w:date="2019-05-28T12:43:00Z">
                <w:pPr>
                  <w:jc w:val="center"/>
                </w:pPr>
              </w:pPrChange>
            </w:pPr>
          </w:p>
          <w:p w14:paraId="20BF304B" w14:textId="20564FBA" w:rsidR="006C19F0" w:rsidDel="00F1263F" w:rsidRDefault="006C19F0" w:rsidP="00F1263F">
            <w:pPr>
              <w:pStyle w:val="ParagraphNumbering"/>
              <w:ind w:left="0" w:firstLine="0"/>
              <w:rPr>
                <w:del w:id="2081" w:author="Huang, Chengyu" w:date="2019-05-28T12:43:00Z"/>
                <w:rFonts w:cs="Segoe UI"/>
                <w:noProof/>
                <w:color w:val="000000" w:themeColor="text1"/>
                <w:szCs w:val="21"/>
              </w:rPr>
              <w:pPrChange w:id="2082" w:author="Huang, Chengyu" w:date="2019-05-28T12:43:00Z">
                <w:pPr>
                  <w:jc w:val="center"/>
                </w:pPr>
              </w:pPrChange>
            </w:pPr>
          </w:p>
          <w:p w14:paraId="207B907A" w14:textId="2A3D68D0" w:rsidR="006C19F0" w:rsidDel="00F1263F" w:rsidRDefault="006C19F0" w:rsidP="00F1263F">
            <w:pPr>
              <w:pStyle w:val="ParagraphNumbering"/>
              <w:ind w:left="0" w:firstLine="0"/>
              <w:rPr>
                <w:del w:id="2083" w:author="Huang, Chengyu" w:date="2019-05-28T12:43:00Z"/>
                <w:rFonts w:cs="Segoe UI"/>
                <w:noProof/>
                <w:color w:val="000000" w:themeColor="text1"/>
                <w:szCs w:val="21"/>
              </w:rPr>
              <w:pPrChange w:id="2084" w:author="Huang, Chengyu" w:date="2019-05-28T12:43:00Z">
                <w:pPr>
                  <w:jc w:val="center"/>
                </w:pPr>
              </w:pPrChange>
            </w:pPr>
          </w:p>
          <w:p w14:paraId="16D22AC3" w14:textId="10EAD007" w:rsidR="006C19F0" w:rsidDel="00F1263F" w:rsidRDefault="006C19F0" w:rsidP="00F1263F">
            <w:pPr>
              <w:pStyle w:val="ParagraphNumbering"/>
              <w:ind w:left="0" w:firstLine="0"/>
              <w:rPr>
                <w:del w:id="2085" w:author="Huang, Chengyu" w:date="2019-05-28T12:43:00Z"/>
                <w:rFonts w:cs="Segoe UI"/>
                <w:noProof/>
                <w:color w:val="000000" w:themeColor="text1"/>
                <w:szCs w:val="21"/>
              </w:rPr>
              <w:pPrChange w:id="2086" w:author="Huang, Chengyu" w:date="2019-05-28T12:43:00Z">
                <w:pPr>
                  <w:jc w:val="center"/>
                </w:pPr>
              </w:pPrChange>
            </w:pPr>
          </w:p>
          <w:p w14:paraId="78E47A19" w14:textId="1B3B5591" w:rsidR="006C19F0" w:rsidDel="00F1263F" w:rsidRDefault="006C19F0" w:rsidP="00F1263F">
            <w:pPr>
              <w:pStyle w:val="ParagraphNumbering"/>
              <w:ind w:left="0" w:firstLine="0"/>
              <w:rPr>
                <w:del w:id="2087" w:author="Huang, Chengyu" w:date="2019-05-28T12:43:00Z"/>
                <w:rFonts w:cs="Segoe UI"/>
                <w:noProof/>
                <w:color w:val="000000" w:themeColor="text1"/>
                <w:szCs w:val="21"/>
              </w:rPr>
              <w:pPrChange w:id="2088" w:author="Huang, Chengyu" w:date="2019-05-28T12:43:00Z">
                <w:pPr>
                  <w:jc w:val="center"/>
                </w:pPr>
              </w:pPrChange>
            </w:pPr>
          </w:p>
          <w:p w14:paraId="126D73E0" w14:textId="4E4E57EB" w:rsidR="006C19F0" w:rsidDel="00F1263F" w:rsidRDefault="006C19F0" w:rsidP="00F1263F">
            <w:pPr>
              <w:pStyle w:val="ParagraphNumbering"/>
              <w:ind w:left="0" w:firstLine="0"/>
              <w:rPr>
                <w:del w:id="2089" w:author="Huang, Chengyu" w:date="2019-05-28T12:43:00Z"/>
                <w:rFonts w:cs="Segoe UI"/>
                <w:noProof/>
                <w:color w:val="000000" w:themeColor="text1"/>
                <w:szCs w:val="21"/>
              </w:rPr>
              <w:pPrChange w:id="2090" w:author="Huang, Chengyu" w:date="2019-05-28T12:43:00Z">
                <w:pPr>
                  <w:jc w:val="center"/>
                </w:pPr>
              </w:pPrChange>
            </w:pPr>
          </w:p>
          <w:p w14:paraId="15E9CBEF" w14:textId="2E8FADB6" w:rsidR="006C19F0" w:rsidDel="00F1263F" w:rsidRDefault="006C19F0" w:rsidP="00F1263F">
            <w:pPr>
              <w:pStyle w:val="ParagraphNumbering"/>
              <w:ind w:left="0" w:firstLine="0"/>
              <w:rPr>
                <w:del w:id="2091" w:author="Huang, Chengyu" w:date="2019-05-28T12:43:00Z"/>
                <w:rFonts w:cs="Segoe UI"/>
                <w:noProof/>
                <w:color w:val="000000" w:themeColor="text1"/>
                <w:szCs w:val="21"/>
              </w:rPr>
              <w:pPrChange w:id="2092" w:author="Huang, Chengyu" w:date="2019-05-28T12:43:00Z">
                <w:pPr>
                  <w:jc w:val="center"/>
                </w:pPr>
              </w:pPrChange>
            </w:pPr>
          </w:p>
          <w:p w14:paraId="1F70337D" w14:textId="5907E2B4" w:rsidR="006C19F0" w:rsidDel="00F1263F" w:rsidRDefault="006C19F0" w:rsidP="00F1263F">
            <w:pPr>
              <w:pStyle w:val="ParagraphNumbering"/>
              <w:ind w:left="0" w:firstLine="0"/>
              <w:rPr>
                <w:del w:id="2093" w:author="Huang, Chengyu" w:date="2019-05-28T12:43:00Z"/>
                <w:rFonts w:cs="Segoe UI"/>
                <w:noProof/>
                <w:color w:val="000000" w:themeColor="text1"/>
                <w:szCs w:val="21"/>
              </w:rPr>
              <w:pPrChange w:id="2094" w:author="Huang, Chengyu" w:date="2019-05-28T12:43:00Z">
                <w:pPr>
                  <w:jc w:val="center"/>
                </w:pPr>
              </w:pPrChange>
            </w:pPr>
          </w:p>
          <w:p w14:paraId="27CA3DAF" w14:textId="1E90E717" w:rsidR="006C19F0" w:rsidDel="00F1263F" w:rsidRDefault="006C19F0" w:rsidP="00F1263F">
            <w:pPr>
              <w:pStyle w:val="ParagraphNumbering"/>
              <w:ind w:left="0" w:firstLine="0"/>
              <w:rPr>
                <w:del w:id="2095" w:author="Huang, Chengyu" w:date="2019-05-28T12:43:00Z"/>
                <w:rFonts w:cs="Segoe UI"/>
                <w:noProof/>
                <w:color w:val="000000" w:themeColor="text1"/>
                <w:szCs w:val="21"/>
              </w:rPr>
              <w:pPrChange w:id="2096" w:author="Huang, Chengyu" w:date="2019-05-28T12:43:00Z">
                <w:pPr>
                  <w:jc w:val="center"/>
                </w:pPr>
              </w:pPrChange>
            </w:pPr>
          </w:p>
          <w:p w14:paraId="77DAEBE1" w14:textId="37FE0CB6" w:rsidR="006C19F0" w:rsidDel="00F1263F" w:rsidRDefault="006C19F0" w:rsidP="00F1263F">
            <w:pPr>
              <w:pStyle w:val="ParagraphNumbering"/>
              <w:ind w:left="0" w:firstLine="0"/>
              <w:rPr>
                <w:del w:id="2097" w:author="Huang, Chengyu" w:date="2019-05-28T12:43:00Z"/>
                <w:rFonts w:cs="Segoe UI"/>
                <w:noProof/>
                <w:color w:val="000000" w:themeColor="text1"/>
                <w:szCs w:val="21"/>
              </w:rPr>
              <w:pPrChange w:id="2098" w:author="Huang, Chengyu" w:date="2019-05-28T12:43:00Z">
                <w:pPr>
                  <w:jc w:val="center"/>
                </w:pPr>
              </w:pPrChange>
            </w:pPr>
          </w:p>
          <w:p w14:paraId="2EE7535F" w14:textId="283A742A" w:rsidR="006C19F0" w:rsidDel="00F1263F" w:rsidRDefault="006C19F0" w:rsidP="00F1263F">
            <w:pPr>
              <w:pStyle w:val="ParagraphNumbering"/>
              <w:ind w:left="0" w:firstLine="0"/>
              <w:rPr>
                <w:del w:id="2099" w:author="Huang, Chengyu" w:date="2019-05-28T12:43:00Z"/>
                <w:rFonts w:cs="Segoe UI"/>
                <w:noProof/>
                <w:color w:val="000000" w:themeColor="text1"/>
                <w:szCs w:val="21"/>
              </w:rPr>
              <w:pPrChange w:id="2100" w:author="Huang, Chengyu" w:date="2019-05-28T12:43:00Z">
                <w:pPr>
                  <w:jc w:val="center"/>
                </w:pPr>
              </w:pPrChange>
            </w:pPr>
          </w:p>
          <w:p w14:paraId="1F6C81DD" w14:textId="65874520" w:rsidR="006C19F0" w:rsidDel="00F1263F" w:rsidRDefault="006C19F0" w:rsidP="00F1263F">
            <w:pPr>
              <w:pStyle w:val="ParagraphNumbering"/>
              <w:ind w:left="0" w:firstLine="0"/>
              <w:rPr>
                <w:del w:id="2101" w:author="Huang, Chengyu" w:date="2019-05-28T12:43:00Z"/>
                <w:rFonts w:cs="Segoe UI"/>
                <w:noProof/>
                <w:color w:val="000000" w:themeColor="text1"/>
                <w:szCs w:val="21"/>
              </w:rPr>
              <w:pPrChange w:id="2102" w:author="Huang, Chengyu" w:date="2019-05-28T12:43:00Z">
                <w:pPr>
                  <w:jc w:val="center"/>
                </w:pPr>
              </w:pPrChange>
            </w:pPr>
          </w:p>
          <w:p w14:paraId="6CD7F968" w14:textId="1173BC9C" w:rsidR="006C19F0" w:rsidDel="00F1263F" w:rsidRDefault="006C19F0" w:rsidP="00F1263F">
            <w:pPr>
              <w:pStyle w:val="ParagraphNumbering"/>
              <w:ind w:left="0" w:firstLine="0"/>
              <w:rPr>
                <w:del w:id="2103" w:author="Huang, Chengyu" w:date="2019-05-28T12:43:00Z"/>
                <w:rFonts w:cs="Segoe UI"/>
                <w:noProof/>
                <w:color w:val="000000" w:themeColor="text1"/>
                <w:szCs w:val="21"/>
              </w:rPr>
              <w:pPrChange w:id="2104" w:author="Huang, Chengyu" w:date="2019-05-28T12:43:00Z">
                <w:pPr>
                  <w:jc w:val="center"/>
                </w:pPr>
              </w:pPrChange>
            </w:pPr>
          </w:p>
          <w:p w14:paraId="16F5DF55" w14:textId="20177A4D" w:rsidR="006C19F0" w:rsidDel="00F1263F" w:rsidRDefault="006C19F0" w:rsidP="00F1263F">
            <w:pPr>
              <w:pStyle w:val="ParagraphNumbering"/>
              <w:ind w:left="0" w:firstLine="0"/>
              <w:rPr>
                <w:del w:id="2105" w:author="Huang, Chengyu" w:date="2019-05-28T12:43:00Z"/>
                <w:rFonts w:cs="Segoe UI"/>
                <w:noProof/>
                <w:color w:val="000000" w:themeColor="text1"/>
                <w:szCs w:val="21"/>
              </w:rPr>
              <w:pPrChange w:id="2106" w:author="Huang, Chengyu" w:date="2019-05-28T12:43:00Z">
                <w:pPr>
                  <w:jc w:val="center"/>
                </w:pPr>
              </w:pPrChange>
            </w:pPr>
          </w:p>
          <w:p w14:paraId="1DDE06D3" w14:textId="3FBB9658" w:rsidR="006C19F0" w:rsidDel="00F1263F" w:rsidRDefault="006C19F0" w:rsidP="00F1263F">
            <w:pPr>
              <w:pStyle w:val="ParagraphNumbering"/>
              <w:ind w:left="0" w:firstLine="0"/>
              <w:rPr>
                <w:del w:id="2107" w:author="Huang, Chengyu" w:date="2019-05-28T12:43:00Z"/>
                <w:rFonts w:cs="Segoe UI"/>
                <w:noProof/>
                <w:color w:val="000000" w:themeColor="text1"/>
                <w:szCs w:val="21"/>
              </w:rPr>
              <w:pPrChange w:id="2108" w:author="Huang, Chengyu" w:date="2019-05-28T12:43:00Z">
                <w:pPr>
                  <w:jc w:val="center"/>
                </w:pPr>
              </w:pPrChange>
            </w:pPr>
          </w:p>
          <w:p w14:paraId="1A97DAB8" w14:textId="1A83748E" w:rsidR="006C19F0" w:rsidDel="00F1263F" w:rsidRDefault="006C19F0" w:rsidP="00F1263F">
            <w:pPr>
              <w:pStyle w:val="ParagraphNumbering"/>
              <w:ind w:left="0" w:firstLine="0"/>
              <w:rPr>
                <w:del w:id="2109" w:author="Huang, Chengyu" w:date="2019-05-28T12:43:00Z"/>
                <w:rFonts w:cs="Segoe UI"/>
                <w:noProof/>
                <w:color w:val="000000" w:themeColor="text1"/>
                <w:szCs w:val="21"/>
              </w:rPr>
              <w:pPrChange w:id="2110" w:author="Huang, Chengyu" w:date="2019-05-28T12:43:00Z">
                <w:pPr>
                  <w:jc w:val="center"/>
                </w:pPr>
              </w:pPrChange>
            </w:pPr>
          </w:p>
          <w:p w14:paraId="312CE345" w14:textId="401B231C" w:rsidR="006C19F0" w:rsidDel="00F1263F" w:rsidRDefault="006C19F0" w:rsidP="00F1263F">
            <w:pPr>
              <w:pStyle w:val="ParagraphNumbering"/>
              <w:ind w:left="0" w:firstLine="0"/>
              <w:rPr>
                <w:del w:id="2111" w:author="Huang, Chengyu" w:date="2019-05-28T12:43:00Z"/>
                <w:rFonts w:cs="Segoe UI"/>
                <w:noProof/>
                <w:color w:val="000000" w:themeColor="text1"/>
                <w:szCs w:val="21"/>
              </w:rPr>
              <w:pPrChange w:id="2112" w:author="Huang, Chengyu" w:date="2019-05-28T12:43:00Z">
                <w:pPr>
                  <w:jc w:val="center"/>
                </w:pPr>
              </w:pPrChange>
            </w:pPr>
          </w:p>
          <w:p w14:paraId="5A5D32F7" w14:textId="6C1EB380" w:rsidR="006C19F0" w:rsidDel="00F1263F" w:rsidRDefault="006C19F0" w:rsidP="00F1263F">
            <w:pPr>
              <w:pStyle w:val="ParagraphNumbering"/>
              <w:ind w:left="0" w:firstLine="0"/>
              <w:rPr>
                <w:del w:id="2113" w:author="Huang, Chengyu" w:date="2019-05-28T12:43:00Z"/>
                <w:rFonts w:cs="Segoe UI"/>
                <w:noProof/>
                <w:color w:val="000000" w:themeColor="text1"/>
                <w:szCs w:val="21"/>
              </w:rPr>
              <w:pPrChange w:id="2114" w:author="Huang, Chengyu" w:date="2019-05-28T12:43:00Z">
                <w:pPr>
                  <w:jc w:val="center"/>
                </w:pPr>
              </w:pPrChange>
            </w:pPr>
          </w:p>
          <w:p w14:paraId="624D45C5" w14:textId="70D91688" w:rsidR="006C19F0" w:rsidDel="00F1263F" w:rsidRDefault="006C19F0" w:rsidP="00F1263F">
            <w:pPr>
              <w:pStyle w:val="ParagraphNumbering"/>
              <w:ind w:left="0" w:firstLine="0"/>
              <w:rPr>
                <w:del w:id="2115" w:author="Huang, Chengyu" w:date="2019-05-28T12:43:00Z"/>
                <w:rFonts w:cs="Segoe UI"/>
                <w:noProof/>
                <w:color w:val="000000" w:themeColor="text1"/>
                <w:szCs w:val="21"/>
              </w:rPr>
              <w:pPrChange w:id="2116" w:author="Huang, Chengyu" w:date="2019-05-28T12:43:00Z">
                <w:pPr/>
              </w:pPrChange>
            </w:pPr>
          </w:p>
          <w:p w14:paraId="411178E7" w14:textId="534241F0" w:rsidR="006C19F0" w:rsidDel="00F1263F" w:rsidRDefault="006C19F0" w:rsidP="00F1263F">
            <w:pPr>
              <w:pStyle w:val="ParagraphNumbering"/>
              <w:ind w:left="0" w:firstLine="0"/>
              <w:rPr>
                <w:del w:id="2117" w:author="Huang, Chengyu" w:date="2019-05-28T12:43:00Z"/>
                <w:rFonts w:cs="Segoe UI"/>
                <w:noProof/>
                <w:color w:val="000000" w:themeColor="text1"/>
                <w:szCs w:val="21"/>
              </w:rPr>
              <w:pPrChange w:id="2118" w:author="Huang, Chengyu" w:date="2019-05-28T12:43:00Z">
                <w:pPr/>
              </w:pPrChange>
            </w:pPr>
          </w:p>
          <w:p w14:paraId="4BE82621" w14:textId="1F74366C" w:rsidR="00AD1250" w:rsidDel="00F1263F" w:rsidRDefault="006C19F0" w:rsidP="00F1263F">
            <w:pPr>
              <w:pStyle w:val="ParagraphNumbering"/>
              <w:ind w:left="0" w:firstLine="0"/>
              <w:rPr>
                <w:del w:id="2119" w:author="Huang, Chengyu" w:date="2019-05-28T12:43:00Z"/>
                <w:rFonts w:cs="Segoe UI"/>
                <w:noProof/>
                <w:color w:val="000000" w:themeColor="text1"/>
                <w:szCs w:val="21"/>
              </w:rPr>
              <w:pPrChange w:id="2120" w:author="Huang, Chengyu" w:date="2019-05-28T12:43:00Z">
                <w:pPr/>
              </w:pPrChange>
            </w:pPr>
            <w:del w:id="2121" w:author="Huang, Chengyu" w:date="2019-05-28T12:43:00Z">
              <w:r w:rsidRPr="006C19F0" w:rsidDel="00F1263F">
                <w:rPr>
                  <w:rFonts w:cs="Segoe UI"/>
                  <w:noProof/>
                  <w:color w:val="000000" w:themeColor="text1"/>
                  <w:szCs w:val="21"/>
                </w:rPr>
                <w:drawing>
                  <wp:inline distT="0" distB="0" distL="0" distR="0" wp14:anchorId="0385C95A" wp14:editId="51830079">
                    <wp:extent cx="5770714" cy="6556075"/>
                    <wp:effectExtent l="0" t="0" r="190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76985" cy="6563199"/>
                            </a:xfrm>
                            <a:prstGeom prst="rect">
                              <a:avLst/>
                            </a:prstGeom>
                            <a:noFill/>
                            <a:ln>
                              <a:noFill/>
                            </a:ln>
                          </pic:spPr>
                        </pic:pic>
                      </a:graphicData>
                    </a:graphic>
                  </wp:inline>
                </w:drawing>
              </w:r>
            </w:del>
          </w:p>
          <w:p w14:paraId="6484DA8E" w14:textId="1BC98C5F" w:rsidR="000B46E6" w:rsidRPr="000B46E6" w:rsidDel="00F1263F" w:rsidRDefault="000B46E6" w:rsidP="00F1263F">
            <w:pPr>
              <w:pStyle w:val="ParagraphNumbering"/>
              <w:ind w:left="0" w:firstLine="0"/>
              <w:rPr>
                <w:del w:id="2122" w:author="Huang, Chengyu" w:date="2019-05-28T12:43:00Z"/>
                <w:rFonts w:cs="Segoe UI"/>
                <w:noProof/>
                <w:color w:val="000000" w:themeColor="text1"/>
                <w:sz w:val="18"/>
                <w:szCs w:val="18"/>
              </w:rPr>
              <w:pPrChange w:id="2123" w:author="Huang, Chengyu" w:date="2019-05-28T12:43:00Z">
                <w:pPr/>
              </w:pPrChange>
            </w:pPr>
            <w:del w:id="2124" w:author="Huang, Chengyu" w:date="2019-05-28T12:43:00Z">
              <w:r w:rsidRPr="000B46E6" w:rsidDel="00F1263F">
                <w:rPr>
                  <w:rFonts w:cs="Segoe UI"/>
                  <w:noProof/>
                  <w:color w:val="000000" w:themeColor="text1"/>
                  <w:sz w:val="18"/>
                  <w:szCs w:val="18"/>
                </w:rPr>
                <w:delText>Sources: Haver Analytics; and IMF staff estimates.</w:delText>
              </w:r>
            </w:del>
          </w:p>
          <w:p w14:paraId="337896EB" w14:textId="0826F705" w:rsidR="000B46E6" w:rsidRPr="000B46E6" w:rsidDel="00F1263F" w:rsidRDefault="000B46E6" w:rsidP="00F1263F">
            <w:pPr>
              <w:pStyle w:val="ParagraphNumbering"/>
              <w:ind w:left="0" w:firstLine="0"/>
              <w:rPr>
                <w:del w:id="2125" w:author="Huang, Chengyu" w:date="2019-05-28T12:43:00Z"/>
                <w:rFonts w:cs="Segoe UI"/>
                <w:noProof/>
                <w:color w:val="000000" w:themeColor="text1"/>
                <w:sz w:val="18"/>
                <w:szCs w:val="18"/>
              </w:rPr>
              <w:pPrChange w:id="2126" w:author="Huang, Chengyu" w:date="2019-05-28T12:43:00Z">
                <w:pPr/>
              </w:pPrChange>
            </w:pPr>
            <w:del w:id="2127" w:author="Huang, Chengyu" w:date="2019-05-28T12:43:00Z">
              <w:r w:rsidRPr="000B46E6" w:rsidDel="00F1263F">
                <w:rPr>
                  <w:rFonts w:cs="Segoe UI"/>
                  <w:noProof/>
                  <w:color w:val="000000" w:themeColor="text1"/>
                  <w:sz w:val="18"/>
                  <w:szCs w:val="18"/>
                </w:rPr>
                <w:delText>1/ Contribution to growth.</w:delText>
              </w:r>
            </w:del>
          </w:p>
          <w:p w14:paraId="34428FA9" w14:textId="6492074D" w:rsidR="000B46E6" w:rsidRPr="000B46E6" w:rsidDel="00F1263F" w:rsidRDefault="000B46E6" w:rsidP="00F1263F">
            <w:pPr>
              <w:pStyle w:val="ParagraphNumbering"/>
              <w:ind w:left="0" w:firstLine="0"/>
              <w:rPr>
                <w:del w:id="2128" w:author="Huang, Chengyu" w:date="2019-05-28T12:43:00Z"/>
                <w:rFonts w:cs="Segoe UI"/>
                <w:noProof/>
                <w:color w:val="000000" w:themeColor="text1"/>
                <w:sz w:val="18"/>
                <w:szCs w:val="18"/>
              </w:rPr>
              <w:pPrChange w:id="2129" w:author="Huang, Chengyu" w:date="2019-05-28T12:43:00Z">
                <w:pPr/>
              </w:pPrChange>
            </w:pPr>
            <w:del w:id="2130" w:author="Huang, Chengyu" w:date="2019-05-28T12:43:00Z">
              <w:r w:rsidRPr="000B46E6" w:rsidDel="00F1263F">
                <w:rPr>
                  <w:rFonts w:cs="Segoe UI"/>
                  <w:noProof/>
                  <w:color w:val="000000" w:themeColor="text1"/>
                  <w:sz w:val="18"/>
                  <w:szCs w:val="18"/>
                </w:rPr>
                <w:delText>2/ Percent of GDP.</w:delText>
              </w:r>
            </w:del>
          </w:p>
          <w:p w14:paraId="788E1B83" w14:textId="12C87980" w:rsidR="000B46E6" w:rsidRPr="000B46E6" w:rsidDel="00F1263F" w:rsidRDefault="000B46E6" w:rsidP="00F1263F">
            <w:pPr>
              <w:pStyle w:val="ParagraphNumbering"/>
              <w:ind w:left="0" w:firstLine="0"/>
              <w:rPr>
                <w:del w:id="2131" w:author="Huang, Chengyu" w:date="2019-05-28T12:43:00Z"/>
                <w:rFonts w:cs="Segoe UI"/>
                <w:noProof/>
                <w:color w:val="000000" w:themeColor="text1"/>
                <w:sz w:val="18"/>
                <w:szCs w:val="18"/>
              </w:rPr>
              <w:pPrChange w:id="2132" w:author="Huang, Chengyu" w:date="2019-05-28T12:43:00Z">
                <w:pPr/>
              </w:pPrChange>
            </w:pPr>
            <w:del w:id="2133" w:author="Huang, Chengyu" w:date="2019-05-28T12:43:00Z">
              <w:r w:rsidRPr="000B46E6" w:rsidDel="00F1263F">
                <w:rPr>
                  <w:rFonts w:cs="Segoe UI"/>
                  <w:noProof/>
                  <w:color w:val="000000" w:themeColor="text1"/>
                  <w:sz w:val="18"/>
                  <w:szCs w:val="18"/>
                </w:rPr>
                <w:delText>3/ Percent.</w:delText>
              </w:r>
            </w:del>
          </w:p>
          <w:p w14:paraId="7EC2579D" w14:textId="3C6CBE04" w:rsidR="000B46E6" w:rsidRPr="000B46E6" w:rsidDel="00F1263F" w:rsidRDefault="000B46E6" w:rsidP="00F1263F">
            <w:pPr>
              <w:pStyle w:val="ParagraphNumbering"/>
              <w:ind w:left="0" w:firstLine="0"/>
              <w:rPr>
                <w:del w:id="2134" w:author="Huang, Chengyu" w:date="2019-05-28T12:43:00Z"/>
                <w:rFonts w:cs="Segoe UI"/>
                <w:noProof/>
                <w:color w:val="000000" w:themeColor="text1"/>
                <w:sz w:val="18"/>
                <w:szCs w:val="18"/>
              </w:rPr>
              <w:pPrChange w:id="2135" w:author="Huang, Chengyu" w:date="2019-05-28T12:43:00Z">
                <w:pPr/>
              </w:pPrChange>
            </w:pPr>
            <w:del w:id="2136" w:author="Huang, Chengyu" w:date="2019-05-28T12:43:00Z">
              <w:r w:rsidRPr="000B46E6" w:rsidDel="00F1263F">
                <w:rPr>
                  <w:rFonts w:cs="Segoe UI"/>
                  <w:noProof/>
                  <w:color w:val="000000" w:themeColor="text1"/>
                  <w:sz w:val="18"/>
                  <w:szCs w:val="18"/>
                </w:rPr>
                <w:delText>4/ Percent of potential GDP.</w:delText>
              </w:r>
            </w:del>
          </w:p>
          <w:p w14:paraId="00A818F3" w14:textId="660DCDF2" w:rsidR="000B46E6" w:rsidRPr="000B46E6" w:rsidDel="00F1263F" w:rsidRDefault="000B46E6" w:rsidP="00F1263F">
            <w:pPr>
              <w:pStyle w:val="ParagraphNumbering"/>
              <w:ind w:left="0" w:firstLine="0"/>
              <w:rPr>
                <w:del w:id="2137" w:author="Huang, Chengyu" w:date="2019-05-28T12:43:00Z"/>
                <w:rFonts w:cs="Segoe UI"/>
                <w:noProof/>
                <w:color w:val="000000" w:themeColor="text1"/>
                <w:sz w:val="18"/>
                <w:szCs w:val="18"/>
              </w:rPr>
              <w:pPrChange w:id="2138" w:author="Huang, Chengyu" w:date="2019-05-28T12:43:00Z">
                <w:pPr/>
              </w:pPrChange>
            </w:pPr>
            <w:del w:id="2139" w:author="Huang, Chengyu" w:date="2019-05-28T12:43:00Z">
              <w:r w:rsidRPr="000B46E6" w:rsidDel="00F1263F">
                <w:rPr>
                  <w:rFonts w:cs="Segoe UI"/>
                  <w:noProof/>
                  <w:color w:val="000000" w:themeColor="text1"/>
                  <w:sz w:val="18"/>
                  <w:szCs w:val="18"/>
                </w:rPr>
                <w:delText>5/ Includes federal, provincial, territorial, and local governments; and Canada and Quebec pensionplans.</w:delText>
              </w:r>
            </w:del>
          </w:p>
          <w:p w14:paraId="1CE17950" w14:textId="3C951701" w:rsidR="002E1FC1" w:rsidRPr="0075274C" w:rsidDel="00F1263F" w:rsidRDefault="000B46E6" w:rsidP="00F1263F">
            <w:pPr>
              <w:pStyle w:val="ParagraphNumbering"/>
              <w:ind w:left="0" w:firstLine="0"/>
              <w:rPr>
                <w:del w:id="2140" w:author="Huang, Chengyu" w:date="2019-05-28T12:43:00Z"/>
                <w:rFonts w:cs="Segoe UI"/>
                <w:color w:val="000000" w:themeColor="text1"/>
                <w:szCs w:val="21"/>
              </w:rPr>
              <w:pPrChange w:id="2141" w:author="Huang, Chengyu" w:date="2019-05-28T12:43:00Z">
                <w:pPr/>
              </w:pPrChange>
            </w:pPr>
            <w:del w:id="2142" w:author="Huang, Chengyu" w:date="2019-05-28T12:43:00Z">
              <w:r w:rsidRPr="000B46E6" w:rsidDel="00F1263F">
                <w:rPr>
                  <w:rFonts w:cs="Segoe UI"/>
                  <w:noProof/>
                  <w:color w:val="000000" w:themeColor="text1"/>
                  <w:sz w:val="18"/>
                  <w:szCs w:val="18"/>
                </w:rPr>
                <w:delText>6/ Percent of disposable income.</w:delText>
              </w:r>
            </w:del>
          </w:p>
        </w:tc>
      </w:tr>
    </w:tbl>
    <w:p w14:paraId="33EA635F" w14:textId="7F6D7595" w:rsidR="00AA1943" w:rsidRPr="00AD14B1" w:rsidRDefault="00AA1943" w:rsidP="00F1263F">
      <w:pPr>
        <w:pStyle w:val="ParagraphNumbering"/>
        <w:ind w:left="0" w:firstLine="0"/>
        <w:rPr>
          <w:rFonts w:cs="Segoe UI"/>
          <w:szCs w:val="21"/>
        </w:rPr>
        <w:sectPr w:rsidR="00AA1943" w:rsidRPr="00AD14B1" w:rsidSect="003D3B98">
          <w:headerReference w:type="even" r:id="rId81"/>
          <w:footerReference w:type="even" r:id="rId82"/>
          <w:headerReference w:type="first" r:id="rId83"/>
          <w:footerReference w:type="first" r:id="rId84"/>
          <w:footnotePr>
            <w:numRestart w:val="eachSect"/>
          </w:footnotePr>
          <w:pgSz w:w="12240" w:h="15840" w:code="1"/>
          <w:pgMar w:top="1440" w:right="1469" w:bottom="1440" w:left="1469" w:header="720" w:footer="720" w:gutter="0"/>
          <w:cols w:space="720"/>
          <w:docGrid w:type="lines" w:linePitch="360"/>
        </w:sectPr>
        <w:pPrChange w:id="2143" w:author="Huang, Chengyu" w:date="2019-05-28T12:43:00Z">
          <w:pPr/>
        </w:pPrChange>
      </w:pPr>
      <w:bookmarkStart w:id="2144" w:name="_GoBack"/>
      <w:bookmarkEnd w:id="2144"/>
    </w:p>
    <w:tbl>
      <w:tblPr>
        <w:tblpPr w:leftFromText="180" w:rightFromText="180" w:horzAnchor="margin" w:tblpXSpec="center" w:tblpY="-300"/>
        <w:tblW w:w="14045" w:type="dxa"/>
        <w:tblBorders>
          <w:lef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1260"/>
        <w:gridCol w:w="900"/>
        <w:gridCol w:w="540"/>
        <w:gridCol w:w="1080"/>
        <w:gridCol w:w="450"/>
        <w:gridCol w:w="1175"/>
        <w:gridCol w:w="360"/>
        <w:gridCol w:w="1080"/>
        <w:gridCol w:w="450"/>
        <w:gridCol w:w="810"/>
        <w:gridCol w:w="450"/>
        <w:gridCol w:w="1080"/>
        <w:gridCol w:w="427"/>
        <w:gridCol w:w="180"/>
        <w:gridCol w:w="3196"/>
        <w:gridCol w:w="607"/>
      </w:tblGrid>
      <w:tr w:rsidR="00844E35" w:rsidRPr="006D6B9A" w14:paraId="40CCC7EF" w14:textId="77777777" w:rsidTr="007D6648">
        <w:trPr>
          <w:cantSplit/>
          <w:trHeight w:val="357"/>
        </w:trPr>
        <w:tc>
          <w:tcPr>
            <w:tcW w:w="1260" w:type="dxa"/>
            <w:tcBorders>
              <w:top w:val="single" w:sz="4" w:space="0" w:color="auto"/>
              <w:bottom w:val="single" w:sz="4" w:space="0" w:color="auto"/>
            </w:tcBorders>
            <w:shd w:val="clear" w:color="auto" w:fill="auto"/>
          </w:tcPr>
          <w:p w14:paraId="5F0104F0" w14:textId="0B2BD4F1" w:rsidR="008A62F0" w:rsidRPr="006D6B9A" w:rsidRDefault="008A62F0" w:rsidP="003C3D75">
            <w:pPr>
              <w:spacing w:line="240" w:lineRule="auto"/>
              <w:jc w:val="center"/>
              <w:rPr>
                <w:rFonts w:cs="Segoe UI"/>
                <w:b/>
                <w:sz w:val="16"/>
                <w:szCs w:val="16"/>
              </w:rPr>
            </w:pPr>
          </w:p>
        </w:tc>
        <w:tc>
          <w:tcPr>
            <w:tcW w:w="8982" w:type="dxa"/>
            <w:gridSpan w:val="13"/>
            <w:tcBorders>
              <w:top w:val="single" w:sz="4" w:space="0" w:color="auto"/>
              <w:bottom w:val="single" w:sz="4" w:space="0" w:color="auto"/>
            </w:tcBorders>
            <w:shd w:val="clear" w:color="auto" w:fill="auto"/>
          </w:tcPr>
          <w:p w14:paraId="45274B05" w14:textId="77777777" w:rsidR="008A62F0" w:rsidRPr="006D6B9A" w:rsidRDefault="008A62F0" w:rsidP="003C3D75">
            <w:pPr>
              <w:spacing w:before="60" w:after="60" w:line="240" w:lineRule="auto"/>
              <w:jc w:val="center"/>
              <w:rPr>
                <w:rFonts w:cs="Segoe UI"/>
                <w:b/>
                <w:sz w:val="16"/>
                <w:szCs w:val="16"/>
              </w:rPr>
            </w:pPr>
            <w:r w:rsidRPr="006D6B9A">
              <w:rPr>
                <w:rFonts w:cs="Segoe UI"/>
                <w:b/>
                <w:sz w:val="16"/>
                <w:szCs w:val="16"/>
              </w:rPr>
              <w:t>Canada</w:t>
            </w:r>
          </w:p>
        </w:tc>
        <w:tc>
          <w:tcPr>
            <w:tcW w:w="3196" w:type="dxa"/>
            <w:tcBorders>
              <w:top w:val="single" w:sz="4" w:space="0" w:color="auto"/>
              <w:bottom w:val="single" w:sz="4" w:space="0" w:color="auto"/>
              <w:right w:val="nil"/>
            </w:tcBorders>
            <w:shd w:val="clear" w:color="auto" w:fill="8DB3E2" w:themeFill="text2" w:themeFillTint="66"/>
          </w:tcPr>
          <w:p w14:paraId="0F75E4DF" w14:textId="0675E9CB" w:rsidR="008A62F0" w:rsidRPr="006D6B9A" w:rsidRDefault="008A62F0" w:rsidP="003C3D75">
            <w:pPr>
              <w:spacing w:line="240" w:lineRule="auto"/>
              <w:jc w:val="center"/>
              <w:rPr>
                <w:rFonts w:cs="Segoe UI"/>
                <w:b/>
                <w:sz w:val="16"/>
                <w:szCs w:val="16"/>
              </w:rPr>
            </w:pPr>
            <w:r w:rsidRPr="006D6B9A">
              <w:rPr>
                <w:rFonts w:cs="Segoe UI"/>
                <w:b/>
                <w:sz w:val="16"/>
                <w:szCs w:val="16"/>
              </w:rPr>
              <w:t>Overall Assessment</w:t>
            </w:r>
          </w:p>
        </w:tc>
        <w:tc>
          <w:tcPr>
            <w:tcW w:w="607" w:type="dxa"/>
            <w:vMerge w:val="restart"/>
            <w:tcBorders>
              <w:top w:val="nil"/>
              <w:left w:val="nil"/>
              <w:bottom w:val="nil"/>
            </w:tcBorders>
            <w:shd w:val="clear" w:color="auto" w:fill="FFFFFF" w:themeFill="background1"/>
            <w:textDirection w:val="tbRl"/>
          </w:tcPr>
          <w:p w14:paraId="38DA01A0" w14:textId="1E09D65D" w:rsidR="008A62F0" w:rsidRDefault="008A62F0" w:rsidP="003C3D75">
            <w:pPr>
              <w:pStyle w:val="AnnexAppendixTitle"/>
            </w:pPr>
            <w:r w:rsidRPr="00E536E9">
              <w:fldChar w:fldCharType="begin"/>
            </w:r>
            <w:r w:rsidRPr="00E536E9">
              <w:instrText xml:space="preserve"> TC "</w:instrText>
            </w:r>
            <w:bookmarkStart w:id="2145" w:name="_Toc516149117"/>
            <w:bookmarkStart w:id="2146" w:name="_Toc516222660"/>
            <w:bookmarkStart w:id="2147" w:name="_Toc512008967"/>
            <w:r w:rsidRPr="00E536E9">
              <w:instrText>I. External Balance Assessment</w:instrText>
            </w:r>
            <w:bookmarkEnd w:id="2145"/>
            <w:bookmarkEnd w:id="2146"/>
            <w:bookmarkEnd w:id="2147"/>
            <w:r w:rsidRPr="00E536E9">
              <w:instrText xml:space="preserve">"\f J </w:instrText>
            </w:r>
            <w:r w:rsidRPr="00E536E9">
              <w:fldChar w:fldCharType="end"/>
            </w:r>
            <w:r>
              <w:rPr>
                <w:noProof/>
                <w:szCs w:val="16"/>
              </w:rPr>
              <mc:AlternateContent>
                <mc:Choice Requires="wps">
                  <w:drawing>
                    <wp:anchor distT="0" distB="0" distL="114300" distR="114300" simplePos="0" relativeHeight="252640256" behindDoc="0" locked="0" layoutInCell="1" allowOverlap="1" wp14:anchorId="3EB0155B" wp14:editId="04300C38">
                      <wp:simplePos x="0" y="0"/>
                      <wp:positionH relativeFrom="column">
                        <wp:posOffset>-365760</wp:posOffset>
                      </wp:positionH>
                      <wp:positionV relativeFrom="paragraph">
                        <wp:posOffset>8465820</wp:posOffset>
                      </wp:positionV>
                      <wp:extent cx="353060" cy="6303010"/>
                      <wp:effectExtent l="0" t="0" r="8890" b="2540"/>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6303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1B45C" w14:textId="77777777" w:rsidR="009B57E0" w:rsidRPr="00EA6B17" w:rsidRDefault="009B57E0" w:rsidP="008A62F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0155B" id="Text Box 517" o:spid="_x0000_s1033" type="#_x0000_t202" style="position:absolute;left:0;text-align:left;margin-left:-28.8pt;margin-top:666.6pt;width:27.8pt;height:496.3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" stroked="f">
                      <v:textbox style="layout-flow:vertical" inset="5.85pt,.7pt,5.85pt,.7pt">
                        <w:txbxContent>
                          <w:p w14:paraId="43D1B45C" w14:textId="77777777" w:rsidR="009B57E0" w:rsidRPr="00EA6B17" w:rsidRDefault="009B57E0" w:rsidP="008A62F0"/>
                        </w:txbxContent>
                      </v:textbox>
                    </v:shape>
                  </w:pict>
                </mc:Fallback>
              </mc:AlternateContent>
            </w:r>
            <w:r w:rsidRPr="0011205B">
              <w:t>Annex</w:t>
            </w:r>
            <w:r w:rsidRPr="00412E6B">
              <w:t xml:space="preserve"> </w:t>
            </w:r>
            <w:r>
              <w:t>I</w:t>
            </w:r>
            <w:r w:rsidRPr="00412E6B">
              <w:t xml:space="preserve">. </w:t>
            </w:r>
            <w:r w:rsidRPr="00C6642E">
              <w:t>External</w:t>
            </w:r>
            <w:r>
              <w:t xml:space="preserve"> Balance Assessment</w:t>
            </w:r>
          </w:p>
          <w:p w14:paraId="1E7D1CF6" w14:textId="77777777" w:rsidR="008A62F0" w:rsidRDefault="008A62F0" w:rsidP="003C3D75">
            <w:pPr>
              <w:spacing w:line="240" w:lineRule="auto"/>
              <w:ind w:left="113" w:right="113"/>
              <w:jc w:val="center"/>
              <w:rPr>
                <w:rFonts w:cs="Segoe UI"/>
                <w:b/>
                <w:noProof/>
                <w:sz w:val="16"/>
                <w:szCs w:val="16"/>
                <w:lang w:eastAsia="zh-TW"/>
              </w:rPr>
            </w:pPr>
          </w:p>
        </w:tc>
      </w:tr>
      <w:tr w:rsidR="00844E35" w:rsidRPr="006D6B9A" w14:paraId="4A1A8E36" w14:textId="77777777" w:rsidTr="007D6648">
        <w:trPr>
          <w:cantSplit/>
          <w:trHeight w:val="1243"/>
        </w:trPr>
        <w:tc>
          <w:tcPr>
            <w:tcW w:w="1260" w:type="dxa"/>
            <w:tcBorders>
              <w:top w:val="single" w:sz="4" w:space="0" w:color="auto"/>
            </w:tcBorders>
            <w:shd w:val="clear" w:color="auto" w:fill="92D050"/>
          </w:tcPr>
          <w:p w14:paraId="0B1EE901" w14:textId="77777777" w:rsidR="008A62F0" w:rsidRPr="0024609C" w:rsidRDefault="008A62F0" w:rsidP="003C3D75">
            <w:pPr>
              <w:spacing w:line="240" w:lineRule="auto"/>
              <w:rPr>
                <w:sz w:val="14"/>
                <w:rPrChange w:id="2148" w:author="Ochoa, Javier" w:date="2018-06-08T15:24:00Z">
                  <w:rPr>
                    <w:sz w:val="16"/>
                  </w:rPr>
                </w:rPrChange>
              </w:rPr>
            </w:pPr>
            <w:r w:rsidRPr="0024609C">
              <w:rPr>
                <w:b/>
                <w:sz w:val="14"/>
                <w:rPrChange w:id="2149" w:author="Ochoa, Javier" w:date="2018-06-08T15:24:00Z">
                  <w:rPr>
                    <w:b/>
                    <w:sz w:val="16"/>
                  </w:rPr>
                </w:rPrChange>
              </w:rPr>
              <w:t>Foreign asset and liability position and trajectory</w:t>
            </w:r>
          </w:p>
        </w:tc>
        <w:tc>
          <w:tcPr>
            <w:tcW w:w="8802" w:type="dxa"/>
            <w:gridSpan w:val="12"/>
            <w:tcBorders>
              <w:top w:val="single" w:sz="4" w:space="0" w:color="auto"/>
            </w:tcBorders>
            <w:shd w:val="clear" w:color="auto" w:fill="EAF1DD" w:themeFill="accent3" w:themeFillTint="33"/>
          </w:tcPr>
          <w:p w14:paraId="07165CB7" w14:textId="10FBAFA2" w:rsidR="003374A5" w:rsidRPr="007D6648" w:rsidRDefault="003374A5">
            <w:pPr>
              <w:autoSpaceDE w:val="0"/>
              <w:autoSpaceDN w:val="0"/>
              <w:adjustRightInd w:val="0"/>
              <w:spacing w:before="40" w:after="40" w:line="240" w:lineRule="auto"/>
              <w:rPr>
                <w:sz w:val="14"/>
                <w:rPrChange w:id="2150" w:author="Ochoa, Javier" w:date="2018-06-08T15:24:00Z">
                  <w:rPr>
                    <w:sz w:val="13"/>
                  </w:rPr>
                </w:rPrChange>
              </w:rPr>
              <w:pPrChange w:id="2151" w:author="Ochoa, Javier" w:date="2018-06-08T15:24:00Z">
                <w:pPr>
                  <w:framePr w:hSpace="180" w:wrap="around" w:hAnchor="margin" w:xAlign="center" w:y="-300"/>
                  <w:autoSpaceDE w:val="0"/>
                  <w:autoSpaceDN w:val="0"/>
                  <w:adjustRightInd w:val="0"/>
                  <w:spacing w:line="190" w:lineRule="exact"/>
                </w:pPr>
              </w:pPrChange>
            </w:pPr>
            <w:r w:rsidRPr="007D6648">
              <w:rPr>
                <w:b/>
                <w:sz w:val="14"/>
                <w:rPrChange w:id="2152" w:author="Ochoa, Javier" w:date="2018-06-08T15:24:00Z">
                  <w:rPr>
                    <w:b/>
                    <w:sz w:val="13"/>
                  </w:rPr>
                </w:rPrChange>
              </w:rPr>
              <w:t>Background</w:t>
            </w:r>
            <w:r w:rsidRPr="007D6648">
              <w:rPr>
                <w:sz w:val="14"/>
                <w:rPrChange w:id="2153" w:author="Ochoa, Javier" w:date="2018-06-08T15:24:00Z">
                  <w:rPr>
                    <w:sz w:val="13"/>
                  </w:rPr>
                </w:rPrChange>
              </w:rPr>
              <w:t>.</w:t>
            </w:r>
            <w:r w:rsidRPr="007D6648">
              <w:rPr>
                <w:b/>
                <w:sz w:val="14"/>
                <w:rPrChange w:id="2154" w:author="Ochoa, Javier" w:date="2018-06-08T15:24:00Z">
                  <w:rPr>
                    <w:b/>
                    <w:sz w:val="13"/>
                  </w:rPr>
                </w:rPrChange>
              </w:rPr>
              <w:t xml:space="preserve"> </w:t>
            </w:r>
            <w:r w:rsidRPr="007D6648">
              <w:rPr>
                <w:sz w:val="14"/>
                <w:rPrChange w:id="2155" w:author="Ochoa, Javier" w:date="2018-06-08T15:24:00Z">
                  <w:rPr>
                    <w:sz w:val="13"/>
                  </w:rPr>
                </w:rPrChange>
              </w:rPr>
              <w:t xml:space="preserve">Canada’s net international investment position (NIIP) rose from </w:t>
            </w:r>
            <w:r w:rsidRPr="007D6648">
              <w:rPr>
                <w:rFonts w:cs="Segoe UI"/>
                <w:sz w:val="14"/>
                <w:szCs w:val="16"/>
              </w:rPr>
              <w:t>10.3</w:t>
            </w:r>
            <w:r w:rsidRPr="007D6648">
              <w:rPr>
                <w:sz w:val="14"/>
                <w:rPrChange w:id="2156" w:author="Ochoa, Javier" w:date="2018-06-08T15:24:00Z">
                  <w:rPr>
                    <w:sz w:val="13"/>
                  </w:rPr>
                </w:rPrChange>
              </w:rPr>
              <w:t xml:space="preserve"> percent of GDP in 2016 to 18.7 percent of GDP in 2017</w:t>
            </w:r>
            <w:r w:rsidRPr="007D6648">
              <w:rPr>
                <w:rFonts w:cs="Segoe UI"/>
                <w:sz w:val="14"/>
                <w:szCs w:val="16"/>
              </w:rPr>
              <w:t>, reflecting</w:t>
            </w:r>
            <w:r w:rsidRPr="007D6648">
              <w:rPr>
                <w:sz w:val="14"/>
                <w:rPrChange w:id="2157" w:author="Ochoa, Javier" w:date="2018-06-08T15:24:00Z">
                  <w:rPr>
                    <w:sz w:val="13"/>
                  </w:rPr>
                </w:rPrChange>
              </w:rPr>
              <w:t xml:space="preserve"> significant valuation gains on external assets. At the same time, gross external debt remained broadly stable at 115 percent of GDP</w:t>
            </w:r>
            <w:r w:rsidRPr="007D6648">
              <w:rPr>
                <w:rFonts w:cs="Segoe UI"/>
                <w:sz w:val="14"/>
                <w:szCs w:val="16"/>
              </w:rPr>
              <w:t>, of which about</w:t>
            </w:r>
            <w:r w:rsidRPr="007D6648">
              <w:rPr>
                <w:sz w:val="14"/>
                <w:rPrChange w:id="2158" w:author="Ochoa, Javier" w:date="2018-06-08T15:24:00Z">
                  <w:rPr>
                    <w:sz w:val="13"/>
                  </w:rPr>
                </w:rPrChange>
              </w:rPr>
              <w:t xml:space="preserve"> a third is short-term. The NIIP is projected to decline in the medium term, in line with </w:t>
            </w:r>
            <w:r w:rsidRPr="007D6648">
              <w:rPr>
                <w:rFonts w:cs="Segoe UI"/>
                <w:sz w:val="14"/>
                <w:szCs w:val="16"/>
              </w:rPr>
              <w:t>sustained, albeit</w:t>
            </w:r>
            <w:r w:rsidRPr="007D6648">
              <w:rPr>
                <w:sz w:val="14"/>
                <w:rPrChange w:id="2159" w:author="Ochoa, Javier" w:date="2018-06-08T15:24:00Z">
                  <w:rPr>
                    <w:sz w:val="13"/>
                  </w:rPr>
                </w:rPrChange>
              </w:rPr>
              <w:t xml:space="preserve"> narrowing</w:t>
            </w:r>
            <w:r w:rsidRPr="007D6648">
              <w:rPr>
                <w:rFonts w:cs="Segoe UI"/>
                <w:sz w:val="14"/>
                <w:szCs w:val="16"/>
              </w:rPr>
              <w:t>,</w:t>
            </w:r>
            <w:r w:rsidRPr="007D6648">
              <w:rPr>
                <w:sz w:val="14"/>
                <w:rPrChange w:id="2160" w:author="Ochoa, Javier" w:date="2018-06-08T15:24:00Z">
                  <w:rPr>
                    <w:sz w:val="13"/>
                  </w:rPr>
                </w:rPrChange>
              </w:rPr>
              <w:t xml:space="preserve"> current account </w:t>
            </w:r>
            <w:r w:rsidRPr="007D6648">
              <w:rPr>
                <w:rFonts w:cs="Segoe UI"/>
                <w:sz w:val="14"/>
                <w:szCs w:val="16"/>
              </w:rPr>
              <w:t>(CA) deficits</w:t>
            </w:r>
            <w:r w:rsidRPr="007D6648">
              <w:rPr>
                <w:sz w:val="14"/>
                <w:rPrChange w:id="2161" w:author="Ochoa, Javier" w:date="2018-06-08T15:24:00Z">
                  <w:rPr>
                    <w:sz w:val="13"/>
                  </w:rPr>
                </w:rPrChange>
              </w:rPr>
              <w:t>.</w:t>
            </w:r>
          </w:p>
          <w:p w14:paraId="3BDC09D4" w14:textId="2D9008E0" w:rsidR="008A62F0" w:rsidRPr="0024609C" w:rsidRDefault="003374A5">
            <w:pPr>
              <w:spacing w:before="20" w:after="20" w:line="240" w:lineRule="auto"/>
              <w:rPr>
                <w:sz w:val="14"/>
                <w:rPrChange w:id="2162" w:author="Ochoa, Javier" w:date="2018-06-08T15:24:00Z">
                  <w:rPr>
                    <w:sz w:val="16"/>
                  </w:rPr>
                </w:rPrChange>
              </w:rPr>
              <w:pPrChange w:id="2163" w:author="Ochoa, Javier" w:date="2018-06-08T15:24:00Z">
                <w:pPr>
                  <w:framePr w:hSpace="180" w:wrap="around" w:hAnchor="margin" w:xAlign="center" w:y="-300"/>
                  <w:spacing w:before="20" w:after="20" w:line="200" w:lineRule="exact"/>
                </w:pPr>
              </w:pPrChange>
            </w:pPr>
            <w:r w:rsidRPr="007D6648">
              <w:rPr>
                <w:rFonts w:cs="Segoe UI"/>
                <w:b/>
                <w:sz w:val="14"/>
                <w:szCs w:val="16"/>
              </w:rPr>
              <w:t>Assessment</w:t>
            </w:r>
            <w:r w:rsidRPr="007D6648">
              <w:rPr>
                <w:rFonts w:cs="Segoe UI"/>
                <w:sz w:val="14"/>
                <w:szCs w:val="16"/>
              </w:rPr>
              <w:t xml:space="preserve">. </w:t>
            </w:r>
            <w:r w:rsidRPr="007D6648">
              <w:rPr>
                <w:sz w:val="14"/>
                <w:rPrChange w:id="2164" w:author="Ochoa, Javier" w:date="2018-06-08T15:24:00Z">
                  <w:rPr>
                    <w:sz w:val="13"/>
                  </w:rPr>
                </w:rPrChange>
              </w:rPr>
              <w:t xml:space="preserve"> Canada’s foreign assets have a higher foreign currency component than its liabilities which provides a hedge against currency depreciation. The NIIP level and trajectory are sustainable.</w:t>
            </w:r>
          </w:p>
        </w:tc>
        <w:tc>
          <w:tcPr>
            <w:tcW w:w="180" w:type="dxa"/>
            <w:vMerge w:val="restart"/>
            <w:tcBorders>
              <w:top w:val="single" w:sz="4" w:space="0" w:color="auto"/>
            </w:tcBorders>
            <w:shd w:val="clear" w:color="auto" w:fill="EAF1DD" w:themeFill="accent3" w:themeFillTint="33"/>
          </w:tcPr>
          <w:p w14:paraId="0371E5A8" w14:textId="77777777" w:rsidR="008A62F0" w:rsidRPr="006D6B9A" w:rsidRDefault="008A62F0" w:rsidP="003C3D75">
            <w:pPr>
              <w:spacing w:line="240" w:lineRule="auto"/>
              <w:rPr>
                <w:rFonts w:cs="Segoe UI"/>
                <w:sz w:val="16"/>
                <w:szCs w:val="16"/>
              </w:rPr>
            </w:pPr>
            <w:r>
              <w:rPr>
                <w:rFonts w:cs="Segoe UI"/>
                <w:b/>
                <w:noProof/>
                <w:sz w:val="16"/>
                <w:szCs w:val="16"/>
              </w:rPr>
              <mc:AlternateContent>
                <mc:Choice Requires="wps">
                  <w:drawing>
                    <wp:anchor distT="0" distB="0" distL="114300" distR="114300" simplePos="0" relativeHeight="252641280" behindDoc="0" locked="0" layoutInCell="1" allowOverlap="1" wp14:anchorId="425170BF" wp14:editId="495F3643">
                      <wp:simplePos x="0" y="0"/>
                      <wp:positionH relativeFrom="margin">
                        <wp:posOffset>-6378</wp:posOffset>
                      </wp:positionH>
                      <wp:positionV relativeFrom="paragraph">
                        <wp:posOffset>55615</wp:posOffset>
                      </wp:positionV>
                      <wp:extent cx="75726" cy="4503761"/>
                      <wp:effectExtent l="0" t="0" r="19685" b="11430"/>
                      <wp:wrapNone/>
                      <wp:docPr id="139"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726" cy="4503761"/>
                              </a:xfrm>
                              <a:prstGeom prst="rightBrace">
                                <a:avLst>
                                  <a:gd name="adj1" fmla="val 48256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DDB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77" o:spid="_x0000_s1026" type="#_x0000_t88" style="position:absolute;margin-left:-.5pt;margin-top:4.4pt;width:5.95pt;height:354.65pt;z-index:25264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rZhgIAADM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" adj="1753">
                      <w10:wrap anchorx="margin"/>
                    </v:shape>
                  </w:pict>
                </mc:Fallback>
              </mc:AlternateContent>
            </w:r>
            <w:r w:rsidRPr="006D6B9A">
              <w:rPr>
                <w:rFonts w:cs="Segoe UI"/>
                <w:sz w:val="16"/>
                <w:szCs w:val="16"/>
              </w:rPr>
              <w:t xml:space="preserve"> </w:t>
            </w:r>
          </w:p>
        </w:tc>
        <w:tc>
          <w:tcPr>
            <w:tcW w:w="3196" w:type="dxa"/>
            <w:vMerge w:val="restart"/>
            <w:tcBorders>
              <w:top w:val="single" w:sz="4" w:space="0" w:color="auto"/>
              <w:bottom w:val="single" w:sz="4" w:space="0" w:color="auto"/>
              <w:right w:val="single" w:sz="4" w:space="0" w:color="auto"/>
            </w:tcBorders>
            <w:shd w:val="clear" w:color="auto" w:fill="DBE5F1" w:themeFill="accent1" w:themeFillTint="33"/>
          </w:tcPr>
          <w:p w14:paraId="0B0CE3A5" w14:textId="77777777" w:rsidR="003C3D75" w:rsidRPr="007D6648" w:rsidRDefault="003C3D75" w:rsidP="003C3D75">
            <w:pPr>
              <w:spacing w:before="20" w:after="20" w:line="200" w:lineRule="exact"/>
              <w:rPr>
                <w:b/>
                <w:sz w:val="14"/>
                <w:rPrChange w:id="2165" w:author="Ochoa, Javier" w:date="2018-06-08T15:24:00Z">
                  <w:rPr>
                    <w:b/>
                    <w:sz w:val="13"/>
                  </w:rPr>
                </w:rPrChange>
              </w:rPr>
            </w:pPr>
            <w:r w:rsidRPr="007D6648">
              <w:rPr>
                <w:b/>
                <w:sz w:val="14"/>
                <w:rPrChange w:id="2166" w:author="Ochoa, Javier" w:date="2018-06-08T15:24:00Z">
                  <w:rPr>
                    <w:b/>
                    <w:sz w:val="13"/>
                  </w:rPr>
                </w:rPrChange>
              </w:rPr>
              <w:t>Overall Assessment</w:t>
            </w:r>
            <w:r w:rsidRPr="007D6648">
              <w:rPr>
                <w:sz w:val="14"/>
                <w:rPrChange w:id="2167" w:author="Ochoa, Javier" w:date="2018-06-08T15:24:00Z">
                  <w:rPr>
                    <w:sz w:val="13"/>
                  </w:rPr>
                </w:rPrChange>
              </w:rPr>
              <w:t>:</w:t>
            </w:r>
            <w:r w:rsidRPr="007D6648">
              <w:rPr>
                <w:b/>
                <w:sz w:val="14"/>
                <w:rPrChange w:id="2168" w:author="Ochoa, Javier" w:date="2018-06-08T15:24:00Z">
                  <w:rPr>
                    <w:b/>
                    <w:sz w:val="13"/>
                  </w:rPr>
                </w:rPrChange>
              </w:rPr>
              <w:t xml:space="preserve"> </w:t>
            </w:r>
          </w:p>
          <w:p w14:paraId="0885E685" w14:textId="77777777" w:rsidR="003C3D75" w:rsidRPr="007D6648" w:rsidRDefault="003C3D75" w:rsidP="003C3D75">
            <w:pPr>
              <w:autoSpaceDE w:val="0"/>
              <w:autoSpaceDN w:val="0"/>
              <w:adjustRightInd w:val="0"/>
              <w:spacing w:line="190" w:lineRule="exact"/>
              <w:rPr>
                <w:i/>
                <w:sz w:val="14"/>
                <w:rPrChange w:id="2169" w:author="Ochoa, Javier" w:date="2018-06-08T15:24:00Z">
                  <w:rPr>
                    <w:i/>
                    <w:sz w:val="13"/>
                  </w:rPr>
                </w:rPrChange>
              </w:rPr>
            </w:pPr>
            <w:r w:rsidRPr="007D6648">
              <w:rPr>
                <w:i/>
                <w:sz w:val="14"/>
                <w:rPrChange w:id="2170" w:author="Ochoa, Javier" w:date="2018-06-08T15:24:00Z">
                  <w:rPr>
                    <w:i/>
                    <w:sz w:val="13"/>
                  </w:rPr>
                </w:rPrChange>
              </w:rPr>
              <w:t xml:space="preserve">The external position in 2017 remained moderately weaker than implied by medium-term fundamentals and desirable policies. </w:t>
            </w:r>
          </w:p>
          <w:p w14:paraId="13E92AED" w14:textId="77777777" w:rsidR="003C3D75" w:rsidRPr="007D6648" w:rsidRDefault="003C3D75" w:rsidP="003C3D75">
            <w:pPr>
              <w:spacing w:line="240" w:lineRule="auto"/>
              <w:rPr>
                <w:i/>
                <w:sz w:val="14"/>
                <w:rPrChange w:id="2171" w:author="Ochoa, Javier" w:date="2018-06-08T15:24:00Z">
                  <w:rPr>
                    <w:i/>
                    <w:sz w:val="13"/>
                  </w:rPr>
                </w:rPrChange>
              </w:rPr>
            </w:pPr>
          </w:p>
          <w:p w14:paraId="732078D2" w14:textId="09B14B46" w:rsidR="003C3D75" w:rsidRPr="007D6648" w:rsidRDefault="003C3D75" w:rsidP="003C3D75">
            <w:pPr>
              <w:autoSpaceDE w:val="0"/>
              <w:autoSpaceDN w:val="0"/>
              <w:adjustRightInd w:val="0"/>
              <w:spacing w:line="190" w:lineRule="exact"/>
              <w:rPr>
                <w:i/>
                <w:sz w:val="14"/>
                <w:rPrChange w:id="2172" w:author="Ochoa, Javier" w:date="2018-06-08T15:24:00Z">
                  <w:rPr>
                    <w:i/>
                    <w:sz w:val="13"/>
                  </w:rPr>
                </w:rPrChange>
              </w:rPr>
            </w:pPr>
            <w:r w:rsidRPr="007D6648">
              <w:rPr>
                <w:rFonts w:cs="Segoe UI"/>
                <w:sz w:val="14"/>
                <w:szCs w:val="16"/>
              </w:rPr>
              <w:t>It</w:t>
            </w:r>
            <w:r w:rsidRPr="007D6648">
              <w:rPr>
                <w:sz w:val="14"/>
                <w:rPrChange w:id="2173" w:author="Ochoa, Javier" w:date="2018-06-08T15:24:00Z">
                  <w:rPr>
                    <w:sz w:val="13"/>
                  </w:rPr>
                </w:rPrChange>
              </w:rPr>
              <w:t xml:space="preserve"> will take time for the economy to adjust to structural shifts in the allocation of resources, restore lost production capacity, and address productivity underperformance. Recent developments do not suggest a change in the assessment of the external position for 2017</w:t>
            </w:r>
            <w:r w:rsidRPr="007D6648">
              <w:rPr>
                <w:i/>
                <w:sz w:val="14"/>
                <w:rPrChange w:id="2174" w:author="Ochoa, Javier" w:date="2018-06-08T15:24:00Z">
                  <w:rPr>
                    <w:i/>
                    <w:sz w:val="13"/>
                  </w:rPr>
                </w:rPrChange>
              </w:rPr>
              <w:t>.</w:t>
            </w:r>
          </w:p>
          <w:p w14:paraId="3FC80F5E" w14:textId="77777777" w:rsidR="003C3D75" w:rsidRPr="007D6648" w:rsidRDefault="003C3D75" w:rsidP="003C3D75">
            <w:pPr>
              <w:spacing w:line="240" w:lineRule="auto"/>
              <w:rPr>
                <w:i/>
                <w:sz w:val="14"/>
                <w:rPrChange w:id="2175" w:author="Ochoa, Javier" w:date="2018-06-08T15:24:00Z">
                  <w:rPr>
                    <w:i/>
                    <w:sz w:val="13"/>
                  </w:rPr>
                </w:rPrChange>
              </w:rPr>
            </w:pPr>
          </w:p>
          <w:p w14:paraId="79026562" w14:textId="77777777" w:rsidR="003C3D75" w:rsidRPr="007D6648" w:rsidRDefault="003C3D75" w:rsidP="003C3D75">
            <w:pPr>
              <w:autoSpaceDE w:val="0"/>
              <w:autoSpaceDN w:val="0"/>
              <w:adjustRightInd w:val="0"/>
              <w:spacing w:line="190" w:lineRule="exact"/>
              <w:rPr>
                <w:i/>
                <w:sz w:val="14"/>
                <w:rPrChange w:id="2176" w:author="Ochoa, Javier" w:date="2018-06-08T15:24:00Z">
                  <w:rPr>
                    <w:i/>
                    <w:sz w:val="13"/>
                  </w:rPr>
                </w:rPrChange>
              </w:rPr>
            </w:pPr>
            <w:r w:rsidRPr="007D6648">
              <w:rPr>
                <w:i/>
                <w:sz w:val="14"/>
                <w:rPrChange w:id="2177" w:author="Ochoa, Javier" w:date="2018-06-08T15:24:00Z">
                  <w:rPr>
                    <w:i/>
                    <w:sz w:val="13"/>
                  </w:rPr>
                </w:rPrChange>
              </w:rPr>
              <w:t>In the medium term, the external position is expected to strengthen as non-energy exports gradually benefit from improved price competitiveness and investment in services and manufacturing capacity.</w:t>
            </w:r>
          </w:p>
          <w:p w14:paraId="6BF85171" w14:textId="77777777" w:rsidR="003C3D75" w:rsidRPr="007D6648" w:rsidRDefault="003C3D75" w:rsidP="003C3D75">
            <w:pPr>
              <w:spacing w:before="20" w:after="20" w:line="200" w:lineRule="exact"/>
              <w:rPr>
                <w:i/>
                <w:sz w:val="14"/>
                <w:rPrChange w:id="2178" w:author="Ochoa, Javier" w:date="2018-06-08T15:24:00Z">
                  <w:rPr>
                    <w:b/>
                    <w:sz w:val="13"/>
                  </w:rPr>
                </w:rPrChange>
              </w:rPr>
            </w:pPr>
          </w:p>
          <w:p w14:paraId="30594B2C" w14:textId="77777777" w:rsidR="003C3D75" w:rsidRPr="007D6648" w:rsidRDefault="003C3D75" w:rsidP="003C3D75">
            <w:pPr>
              <w:spacing w:before="20" w:after="20" w:line="200" w:lineRule="exact"/>
              <w:rPr>
                <w:sz w:val="14"/>
                <w:rPrChange w:id="2179" w:author="Ochoa, Javier" w:date="2018-06-08T15:24:00Z">
                  <w:rPr>
                    <w:sz w:val="13"/>
                  </w:rPr>
                </w:rPrChange>
              </w:rPr>
            </w:pPr>
            <w:r w:rsidRPr="007D6648">
              <w:rPr>
                <w:b/>
                <w:sz w:val="14"/>
                <w:rPrChange w:id="2180" w:author="Ochoa, Javier" w:date="2018-06-08T15:24:00Z">
                  <w:rPr>
                    <w:b/>
                    <w:sz w:val="13"/>
                  </w:rPr>
                </w:rPrChange>
              </w:rPr>
              <w:t>Potential policy responses</w:t>
            </w:r>
            <w:r w:rsidRPr="007D6648">
              <w:rPr>
                <w:sz w:val="14"/>
                <w:rPrChange w:id="2181" w:author="Ochoa, Javier" w:date="2018-06-08T15:24:00Z">
                  <w:rPr>
                    <w:sz w:val="13"/>
                  </w:rPr>
                </w:rPrChange>
              </w:rPr>
              <w:t xml:space="preserve">: </w:t>
            </w:r>
          </w:p>
          <w:p w14:paraId="6CA598D8" w14:textId="77777777" w:rsidR="003C3D75" w:rsidRPr="007D6648" w:rsidRDefault="003C3D75" w:rsidP="003C3D75">
            <w:pPr>
              <w:autoSpaceDE w:val="0"/>
              <w:autoSpaceDN w:val="0"/>
              <w:adjustRightInd w:val="0"/>
              <w:spacing w:line="190" w:lineRule="exact"/>
              <w:rPr>
                <w:sz w:val="14"/>
                <w:rPrChange w:id="2182" w:author="Ochoa, Javier" w:date="2018-06-08T15:24:00Z">
                  <w:rPr>
                    <w:sz w:val="13"/>
                  </w:rPr>
                </w:rPrChange>
              </w:rPr>
            </w:pPr>
            <w:r w:rsidRPr="007D6648">
              <w:rPr>
                <w:sz w:val="14"/>
                <w:rPrChange w:id="2183" w:author="Ochoa, Javier" w:date="2018-06-08T15:24:00Z">
                  <w:rPr>
                    <w:sz w:val="13"/>
                  </w:rPr>
                </w:rPrChange>
              </w:rPr>
              <w:t xml:space="preserve">Policies to boost Canada’s non-energy exports include measures geared at improving labor productivity; investing in R&amp;D and physical capital; promoting FDI; developing services exports; and diversifying Canada’s export markets. The planned increase in public infrastructure investment should boost </w:t>
            </w:r>
            <w:proofErr w:type="gramStart"/>
            <w:r w:rsidRPr="007D6648">
              <w:rPr>
                <w:sz w:val="14"/>
                <w:rPrChange w:id="2184" w:author="Ochoa, Javier" w:date="2018-06-08T15:24:00Z">
                  <w:rPr>
                    <w:sz w:val="13"/>
                  </w:rPr>
                </w:rPrChange>
              </w:rPr>
              <w:t>competitiveness, and</w:t>
            </w:r>
            <w:proofErr w:type="gramEnd"/>
            <w:r w:rsidRPr="007D6648">
              <w:rPr>
                <w:sz w:val="14"/>
                <w:rPrChange w:id="2185" w:author="Ochoa, Javier" w:date="2018-06-08T15:24:00Z">
                  <w:rPr>
                    <w:sz w:val="13"/>
                  </w:rPr>
                </w:rPrChange>
              </w:rPr>
              <w:t xml:space="preserve"> improve the external position over time. A credible medium-term consolidation plan for fiscal policy will also be necessary to support the external rebalancing. Maintaining tight macroprudential policies to ensure financial stability should also support private sector saving. </w:t>
            </w:r>
          </w:p>
          <w:p w14:paraId="570DB2E7" w14:textId="77777777" w:rsidR="008A62F0" w:rsidRPr="0024609C" w:rsidRDefault="008A62F0" w:rsidP="00002226">
            <w:pPr>
              <w:autoSpaceDE w:val="0"/>
              <w:autoSpaceDN w:val="0"/>
              <w:adjustRightInd w:val="0"/>
              <w:spacing w:line="190" w:lineRule="exact"/>
              <w:rPr>
                <w:sz w:val="14"/>
                <w:rPrChange w:id="2186" w:author="Ochoa, Javier" w:date="2018-06-08T15:24:00Z">
                  <w:rPr>
                    <w:sz w:val="16"/>
                  </w:rPr>
                </w:rPrChange>
              </w:rPr>
            </w:pPr>
          </w:p>
        </w:tc>
        <w:tc>
          <w:tcPr>
            <w:tcW w:w="607" w:type="dxa"/>
            <w:vMerge/>
            <w:tcBorders>
              <w:top w:val="nil"/>
              <w:left w:val="single" w:sz="4" w:space="0" w:color="auto"/>
              <w:bottom w:val="nil"/>
            </w:tcBorders>
            <w:shd w:val="clear" w:color="auto" w:fill="FFFFFF" w:themeFill="background1"/>
          </w:tcPr>
          <w:p w14:paraId="43951A30" w14:textId="77777777" w:rsidR="008A62F0" w:rsidRDefault="008A62F0" w:rsidP="003C3D75">
            <w:pPr>
              <w:spacing w:before="20" w:after="20" w:line="200" w:lineRule="exact"/>
              <w:rPr>
                <w:rFonts w:cs="Segoe UI"/>
                <w:b/>
                <w:sz w:val="16"/>
                <w:szCs w:val="16"/>
              </w:rPr>
            </w:pPr>
          </w:p>
        </w:tc>
      </w:tr>
      <w:tr w:rsidR="00844E35" w:rsidRPr="006D6B9A" w14:paraId="4449B127" w14:textId="77777777" w:rsidTr="007D6648">
        <w:trPr>
          <w:cantSplit/>
          <w:trHeight w:val="1785"/>
        </w:trPr>
        <w:tc>
          <w:tcPr>
            <w:tcW w:w="1260" w:type="dxa"/>
            <w:tcBorders>
              <w:bottom w:val="nil"/>
            </w:tcBorders>
            <w:shd w:val="clear" w:color="auto" w:fill="92D050"/>
          </w:tcPr>
          <w:p w14:paraId="77CE813C" w14:textId="77777777" w:rsidR="003374A5" w:rsidRPr="0024609C" w:rsidRDefault="003374A5" w:rsidP="003C3D75">
            <w:pPr>
              <w:spacing w:line="240" w:lineRule="auto"/>
              <w:rPr>
                <w:b/>
                <w:sz w:val="14"/>
                <w:rPrChange w:id="2187" w:author="Ochoa, Javier" w:date="2018-06-08T15:24:00Z">
                  <w:rPr>
                    <w:b/>
                    <w:sz w:val="16"/>
                  </w:rPr>
                </w:rPrChange>
              </w:rPr>
            </w:pPr>
            <w:r w:rsidRPr="0024609C">
              <w:rPr>
                <w:b/>
                <w:sz w:val="14"/>
                <w:rPrChange w:id="2188" w:author="Ochoa, Javier" w:date="2018-06-08T15:24:00Z">
                  <w:rPr>
                    <w:b/>
                    <w:sz w:val="16"/>
                  </w:rPr>
                </w:rPrChange>
              </w:rPr>
              <w:t xml:space="preserve">Current account </w:t>
            </w:r>
          </w:p>
        </w:tc>
        <w:tc>
          <w:tcPr>
            <w:tcW w:w="8802" w:type="dxa"/>
            <w:gridSpan w:val="12"/>
            <w:shd w:val="clear" w:color="auto" w:fill="EAF1DD" w:themeFill="accent3" w:themeFillTint="33"/>
          </w:tcPr>
          <w:p w14:paraId="45BC83B4" w14:textId="4E5E125B" w:rsidR="003C3D75" w:rsidRPr="007D6648" w:rsidRDefault="003C3D75">
            <w:pPr>
              <w:autoSpaceDE w:val="0"/>
              <w:autoSpaceDN w:val="0"/>
              <w:adjustRightInd w:val="0"/>
              <w:spacing w:before="40" w:after="40" w:line="240" w:lineRule="auto"/>
              <w:rPr>
                <w:sz w:val="14"/>
                <w:rPrChange w:id="2189" w:author="Ochoa, Javier" w:date="2018-06-08T15:24:00Z">
                  <w:rPr>
                    <w:sz w:val="13"/>
                  </w:rPr>
                </w:rPrChange>
              </w:rPr>
              <w:pPrChange w:id="2190" w:author="Ochoa, Javier" w:date="2018-06-08T15:24:00Z">
                <w:pPr>
                  <w:framePr w:hSpace="180" w:wrap="around" w:hAnchor="margin" w:xAlign="center" w:y="-300"/>
                  <w:autoSpaceDE w:val="0"/>
                  <w:autoSpaceDN w:val="0"/>
                  <w:adjustRightInd w:val="0"/>
                  <w:spacing w:after="40" w:line="190" w:lineRule="exact"/>
                </w:pPr>
              </w:pPrChange>
            </w:pPr>
            <w:r w:rsidRPr="007D6648">
              <w:rPr>
                <w:b/>
                <w:sz w:val="14"/>
                <w:rPrChange w:id="2191" w:author="Ochoa, Javier" w:date="2018-06-08T15:24:00Z">
                  <w:rPr>
                    <w:b/>
                    <w:sz w:val="13"/>
                  </w:rPr>
                </w:rPrChange>
              </w:rPr>
              <w:t>Background</w:t>
            </w:r>
            <w:r w:rsidRPr="007D6648">
              <w:rPr>
                <w:sz w:val="14"/>
                <w:rPrChange w:id="2192" w:author="Ochoa, Javier" w:date="2018-06-08T15:24:00Z">
                  <w:rPr>
                    <w:sz w:val="13"/>
                  </w:rPr>
                </w:rPrChange>
              </w:rPr>
              <w:t xml:space="preserve">. The </w:t>
            </w:r>
            <w:r w:rsidRPr="007D6648">
              <w:rPr>
                <w:rFonts w:cs="Segoe UI"/>
                <w:sz w:val="14"/>
                <w:szCs w:val="14"/>
              </w:rPr>
              <w:t>CA</w:t>
            </w:r>
            <w:r w:rsidRPr="007D6648">
              <w:rPr>
                <w:sz w:val="14"/>
                <w:rPrChange w:id="2193" w:author="Ochoa, Javier" w:date="2018-06-08T15:24:00Z">
                  <w:rPr>
                    <w:sz w:val="13"/>
                  </w:rPr>
                </w:rPrChange>
              </w:rPr>
              <w:t xml:space="preserve"> deficit narrowed to </w:t>
            </w:r>
            <w:r w:rsidRPr="007D6648">
              <w:rPr>
                <w:rFonts w:cs="Segoe UI"/>
                <w:sz w:val="14"/>
                <w:szCs w:val="14"/>
              </w:rPr>
              <w:t>2.9</w:t>
            </w:r>
            <w:r w:rsidRPr="007D6648">
              <w:rPr>
                <w:sz w:val="14"/>
                <w:rPrChange w:id="2194" w:author="Ochoa, Javier" w:date="2018-06-08T15:24:00Z">
                  <w:rPr>
                    <w:sz w:val="13"/>
                  </w:rPr>
                </w:rPrChange>
              </w:rPr>
              <w:t xml:space="preserve"> percent of GDP in 2017 (from 3.2 percent of GDP in 2016), driven by an improvement in the energy trade balance. The </w:t>
            </w:r>
            <w:r w:rsidRPr="007D6648">
              <w:rPr>
                <w:rFonts w:cs="Segoe UI"/>
                <w:sz w:val="14"/>
                <w:szCs w:val="14"/>
              </w:rPr>
              <w:t>CA</w:t>
            </w:r>
            <w:r w:rsidRPr="007D6648">
              <w:rPr>
                <w:sz w:val="14"/>
                <w:rPrChange w:id="2195" w:author="Ochoa, Javier" w:date="2018-06-08T15:24:00Z">
                  <w:rPr>
                    <w:sz w:val="13"/>
                  </w:rPr>
                </w:rPrChange>
              </w:rPr>
              <w:t xml:space="preserve"> deficit has been largely financed by portfolio inflows, which have more than offset significant direct investment outflows. The overall change in the CA was underpinned by improvements in both public and private savings-investment balances, with both increasing by around 0.1 percent of GDP in 2017.</w:t>
            </w:r>
          </w:p>
          <w:p w14:paraId="7974F3E2" w14:textId="0B18C514" w:rsidR="003374A5" w:rsidRPr="0024609C" w:rsidRDefault="003C3D75">
            <w:pPr>
              <w:spacing w:before="20" w:after="20" w:line="240" w:lineRule="auto"/>
              <w:rPr>
                <w:sz w:val="14"/>
                <w:rPrChange w:id="2196" w:author="Ochoa, Javier" w:date="2018-06-08T15:24:00Z">
                  <w:rPr>
                    <w:sz w:val="16"/>
                  </w:rPr>
                </w:rPrChange>
              </w:rPr>
              <w:pPrChange w:id="2197" w:author="Ochoa, Javier" w:date="2018-06-08T15:24:00Z">
                <w:pPr>
                  <w:framePr w:hSpace="180" w:wrap="around" w:hAnchor="margin" w:xAlign="center" w:y="-300"/>
                  <w:spacing w:before="20" w:after="20" w:line="200" w:lineRule="exact"/>
                </w:pPr>
              </w:pPrChange>
            </w:pPr>
            <w:r w:rsidRPr="007D6648">
              <w:rPr>
                <w:b/>
                <w:sz w:val="14"/>
                <w:rPrChange w:id="2198" w:author="Ochoa, Javier" w:date="2018-06-08T15:24:00Z">
                  <w:rPr>
                    <w:b/>
                    <w:sz w:val="13"/>
                  </w:rPr>
                </w:rPrChange>
              </w:rPr>
              <w:t xml:space="preserve">Assessment. </w:t>
            </w:r>
            <w:r w:rsidRPr="007D6648">
              <w:rPr>
                <w:sz w:val="14"/>
                <w:rPrChange w:id="2199" w:author="Ochoa, Javier" w:date="2018-06-08T15:24:00Z">
                  <w:rPr>
                    <w:sz w:val="13"/>
                  </w:rPr>
                </w:rPrChange>
              </w:rPr>
              <w:t xml:space="preserve">The EBA estimates a CA norm of 2.2 percent of GDP, </w:t>
            </w:r>
            <w:r w:rsidRPr="007D6648">
              <w:rPr>
                <w:rFonts w:cs="Segoe UI"/>
                <w:sz w:val="14"/>
                <w:szCs w:val="14"/>
              </w:rPr>
              <w:t>and</w:t>
            </w:r>
            <w:r w:rsidRPr="007D6648">
              <w:rPr>
                <w:sz w:val="14"/>
                <w:rPrChange w:id="2200" w:author="Ochoa, Javier" w:date="2018-06-08T15:24:00Z">
                  <w:rPr>
                    <w:sz w:val="13"/>
                  </w:rPr>
                </w:rPrChange>
              </w:rPr>
              <w:t xml:space="preserve"> a cyclically</w:t>
            </w:r>
            <w:r w:rsidRPr="007D6648">
              <w:rPr>
                <w:rFonts w:cs="Segoe UI"/>
                <w:sz w:val="14"/>
                <w:szCs w:val="14"/>
              </w:rPr>
              <w:t>-</w:t>
            </w:r>
            <w:r w:rsidRPr="007D6648">
              <w:rPr>
                <w:sz w:val="14"/>
                <w:rPrChange w:id="2201" w:author="Ochoa, Javier" w:date="2018-06-08T15:24:00Z">
                  <w:rPr>
                    <w:sz w:val="13"/>
                  </w:rPr>
                </w:rPrChange>
              </w:rPr>
              <w:t xml:space="preserve">adjusted CA gap of -4.5 percent of GDP for 2017. This gap has widened significantly compared to last year, partly reflecting EBA methodological changes. The gap </w:t>
            </w:r>
            <w:r w:rsidRPr="007D6648">
              <w:rPr>
                <w:rFonts w:cs="Segoe UI"/>
                <w:sz w:val="14"/>
                <w:szCs w:val="14"/>
              </w:rPr>
              <w:t xml:space="preserve">also partly reflects CA </w:t>
            </w:r>
            <w:r w:rsidRPr="007D6648">
              <w:rPr>
                <w:sz w:val="14"/>
                <w:rPrChange w:id="2202" w:author="Ochoa, Javier" w:date="2018-06-08T15:24:00Z">
                  <w:rPr>
                    <w:sz w:val="13"/>
                  </w:rPr>
                </w:rPrChange>
              </w:rPr>
              <w:t>measurement issues.</w:t>
            </w:r>
            <w:r w:rsidRPr="007D6648">
              <w:rPr>
                <w:rFonts w:cs="Segoe UI"/>
                <w:sz w:val="14"/>
                <w:szCs w:val="14"/>
              </w:rPr>
              <w:t xml:space="preserve"> </w:t>
            </w:r>
            <w:r w:rsidRPr="007D6648">
              <w:rPr>
                <w:sz w:val="14"/>
                <w:rPrChange w:id="2203" w:author="Ochoa, Javier" w:date="2018-06-08T15:24:00Z">
                  <w:rPr>
                    <w:sz w:val="13"/>
                  </w:rPr>
                </w:rPrChange>
              </w:rPr>
              <w:t xml:space="preserve">1/ Staff also adjusted the CA </w:t>
            </w:r>
            <w:r w:rsidRPr="007D6648">
              <w:rPr>
                <w:rFonts w:cs="Segoe UI"/>
                <w:sz w:val="14"/>
                <w:szCs w:val="14"/>
              </w:rPr>
              <w:t>gap</w:t>
            </w:r>
            <w:r w:rsidRPr="007D6648">
              <w:rPr>
                <w:sz w:val="14"/>
                <w:rPrChange w:id="2204" w:author="Ochoa, Javier" w:date="2018-06-08T15:24:00Z">
                  <w:rPr>
                    <w:sz w:val="13"/>
                  </w:rPr>
                </w:rPrChange>
              </w:rPr>
              <w:t xml:space="preserve"> to better </w:t>
            </w:r>
            <w:r w:rsidRPr="007D6648">
              <w:rPr>
                <w:rFonts w:cs="Segoe UI"/>
                <w:sz w:val="14"/>
                <w:szCs w:val="14"/>
              </w:rPr>
              <w:t>reflect the authorities’ demographic projections</w:t>
            </w:r>
            <w:r w:rsidRPr="007D6648">
              <w:rPr>
                <w:sz w:val="14"/>
                <w:rPrChange w:id="2205" w:author="Ochoa, Javier" w:date="2018-06-08T15:24:00Z">
                  <w:rPr>
                    <w:sz w:val="13"/>
                  </w:rPr>
                </w:rPrChange>
              </w:rPr>
              <w:t xml:space="preserve"> and </w:t>
            </w:r>
            <w:r w:rsidRPr="007D6648">
              <w:rPr>
                <w:rFonts w:cs="Segoe UI"/>
                <w:sz w:val="14"/>
                <w:szCs w:val="14"/>
              </w:rPr>
              <w:t>current immigration targets, 2/ and a steeper-than-usual discount between Canadian oil prices and international prices. 3</w:t>
            </w:r>
            <w:r w:rsidRPr="007D6648">
              <w:rPr>
                <w:sz w:val="14"/>
                <w:rPrChange w:id="2206" w:author="Ochoa, Javier" w:date="2018-06-08T15:24:00Z">
                  <w:rPr>
                    <w:sz w:val="13"/>
                  </w:rPr>
                </w:rPrChange>
              </w:rPr>
              <w:t xml:space="preserve">/ As such, staff estimate the CA norm to be about </w:t>
            </w:r>
            <w:r w:rsidRPr="007D6648">
              <w:rPr>
                <w:rFonts w:cs="Segoe UI"/>
                <w:sz w:val="14"/>
                <w:szCs w:val="14"/>
              </w:rPr>
              <w:t>1.8</w:t>
            </w:r>
            <w:r w:rsidRPr="007D6648">
              <w:rPr>
                <w:sz w:val="14"/>
                <w:rPrChange w:id="2207" w:author="Ochoa, Javier" w:date="2018-06-08T15:24:00Z">
                  <w:rPr>
                    <w:sz w:val="13"/>
                  </w:rPr>
                </w:rPrChange>
              </w:rPr>
              <w:t xml:space="preserve"> percent of GDP, with the CA gap between -</w:t>
            </w:r>
            <w:r w:rsidRPr="007D6648">
              <w:rPr>
                <w:rFonts w:cs="Segoe UI"/>
                <w:sz w:val="14"/>
                <w:szCs w:val="14"/>
              </w:rPr>
              <w:t>3</w:t>
            </w:r>
            <w:r w:rsidRPr="007D6648">
              <w:rPr>
                <w:sz w:val="14"/>
                <w:rPrChange w:id="2208" w:author="Ochoa, Javier" w:date="2018-06-08T15:24:00Z">
                  <w:rPr>
                    <w:sz w:val="13"/>
                  </w:rPr>
                </w:rPrChange>
              </w:rPr>
              <w:t>.4 and -0.4 percent of GDP.</w:t>
            </w:r>
          </w:p>
        </w:tc>
        <w:tc>
          <w:tcPr>
            <w:tcW w:w="180" w:type="dxa"/>
            <w:vMerge/>
            <w:shd w:val="clear" w:color="auto" w:fill="EAF1DD" w:themeFill="accent3" w:themeFillTint="33"/>
          </w:tcPr>
          <w:p w14:paraId="16BD27EE" w14:textId="77777777"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71B18EA1"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43B9A708" w14:textId="77777777" w:rsidR="003374A5" w:rsidRPr="006D6B9A" w:rsidRDefault="003374A5" w:rsidP="003C3D75">
            <w:pPr>
              <w:spacing w:line="240" w:lineRule="auto"/>
              <w:rPr>
                <w:rFonts w:cs="Segoe UI"/>
                <w:sz w:val="16"/>
                <w:szCs w:val="16"/>
              </w:rPr>
            </w:pPr>
          </w:p>
        </w:tc>
      </w:tr>
      <w:tr w:rsidR="004D6727" w:rsidRPr="006D6B9A" w14:paraId="27E3A2DA" w14:textId="77777777" w:rsidTr="00E55A76">
        <w:trPr>
          <w:cantSplit/>
          <w:trHeight w:val="240"/>
        </w:trPr>
        <w:tc>
          <w:tcPr>
            <w:tcW w:w="1260" w:type="dxa"/>
            <w:tcBorders>
              <w:top w:val="nil"/>
              <w:left w:val="single" w:sz="4" w:space="0" w:color="auto"/>
              <w:bottom w:val="single" w:sz="4" w:space="0" w:color="auto"/>
              <w:right w:val="single" w:sz="4" w:space="0" w:color="auto"/>
            </w:tcBorders>
            <w:shd w:val="clear" w:color="auto" w:fill="92D050"/>
          </w:tcPr>
          <w:p w14:paraId="342EFFBF" w14:textId="798AC19F" w:rsidR="003374A5" w:rsidRPr="003C3D75" w:rsidRDefault="003C3D75" w:rsidP="003C3D75">
            <w:pPr>
              <w:spacing w:line="240" w:lineRule="auto"/>
              <w:rPr>
                <w:rFonts w:cs="Segoe UI"/>
                <w:b/>
                <w:sz w:val="14"/>
                <w:szCs w:val="14"/>
              </w:rPr>
            </w:pPr>
            <w:r w:rsidRPr="007D6648">
              <w:rPr>
                <w:rFonts w:cs="Segoe UI"/>
                <w:spacing w:val="-10"/>
                <w:sz w:val="14"/>
                <w:szCs w:val="16"/>
              </w:rPr>
              <w:t>CA Assessment 2017</w:t>
            </w:r>
          </w:p>
        </w:tc>
        <w:tc>
          <w:tcPr>
            <w:tcW w:w="900" w:type="dxa"/>
            <w:tcBorders>
              <w:left w:val="single" w:sz="4" w:space="0" w:color="auto"/>
            </w:tcBorders>
            <w:shd w:val="clear" w:color="auto" w:fill="EAF1DD" w:themeFill="accent3" w:themeFillTint="33"/>
          </w:tcPr>
          <w:p w14:paraId="0A1608E6" w14:textId="5DAD3A33" w:rsidR="003374A5" w:rsidRPr="007D6648" w:rsidRDefault="003374A5" w:rsidP="00002226">
            <w:pPr>
              <w:spacing w:line="240" w:lineRule="auto"/>
              <w:rPr>
                <w:rFonts w:cs="Segoe UI"/>
                <w:b/>
                <w:sz w:val="14"/>
                <w:szCs w:val="14"/>
              </w:rPr>
            </w:pPr>
            <w:r w:rsidRPr="007D6648">
              <w:rPr>
                <w:bCs/>
                <w:sz w:val="14"/>
                <w:szCs w:val="16"/>
              </w:rPr>
              <w:t>Actual CA</w:t>
            </w:r>
          </w:p>
        </w:tc>
        <w:tc>
          <w:tcPr>
            <w:tcW w:w="540" w:type="dxa"/>
            <w:shd w:val="clear" w:color="auto" w:fill="EAF1DD" w:themeFill="accent3" w:themeFillTint="33"/>
          </w:tcPr>
          <w:p w14:paraId="357E6737" w14:textId="7FF69BB6" w:rsidR="003374A5" w:rsidRPr="007D6648" w:rsidRDefault="003374A5" w:rsidP="007D6648">
            <w:pPr>
              <w:spacing w:line="240" w:lineRule="auto"/>
              <w:rPr>
                <w:rFonts w:cs="Segoe UI"/>
                <w:b/>
                <w:sz w:val="14"/>
                <w:szCs w:val="14"/>
              </w:rPr>
            </w:pPr>
            <w:r w:rsidRPr="007D6648">
              <w:rPr>
                <w:bCs/>
                <w:sz w:val="14"/>
                <w:szCs w:val="16"/>
              </w:rPr>
              <w:t>-2.9</w:t>
            </w:r>
          </w:p>
        </w:tc>
        <w:tc>
          <w:tcPr>
            <w:tcW w:w="1080" w:type="dxa"/>
            <w:shd w:val="clear" w:color="auto" w:fill="EAF1DD" w:themeFill="accent3" w:themeFillTint="33"/>
          </w:tcPr>
          <w:p w14:paraId="08AAC2F9" w14:textId="6EFCD471" w:rsidR="003374A5" w:rsidRPr="007D6648" w:rsidRDefault="003374A5" w:rsidP="007D6648">
            <w:pPr>
              <w:spacing w:line="240" w:lineRule="auto"/>
              <w:rPr>
                <w:rFonts w:cs="Segoe UI"/>
                <w:b/>
                <w:sz w:val="14"/>
                <w:szCs w:val="14"/>
              </w:rPr>
            </w:pPr>
            <w:r w:rsidRPr="007D6648">
              <w:rPr>
                <w:bCs/>
                <w:sz w:val="14"/>
                <w:szCs w:val="16"/>
              </w:rPr>
              <w:t>Cycl. Adj. CA</w:t>
            </w:r>
          </w:p>
        </w:tc>
        <w:tc>
          <w:tcPr>
            <w:tcW w:w="450" w:type="dxa"/>
            <w:shd w:val="clear" w:color="auto" w:fill="EAF1DD" w:themeFill="accent3" w:themeFillTint="33"/>
          </w:tcPr>
          <w:p w14:paraId="23470F04" w14:textId="7F7B6AE4" w:rsidR="003374A5" w:rsidRPr="007D6648" w:rsidRDefault="003374A5" w:rsidP="007D6648">
            <w:pPr>
              <w:spacing w:line="240" w:lineRule="auto"/>
              <w:rPr>
                <w:rFonts w:cs="Segoe UI"/>
                <w:b/>
                <w:sz w:val="14"/>
                <w:szCs w:val="14"/>
              </w:rPr>
            </w:pPr>
            <w:r w:rsidRPr="007D6648">
              <w:rPr>
                <w:bCs/>
                <w:sz w:val="14"/>
                <w:szCs w:val="16"/>
              </w:rPr>
              <w:t>-2.4</w:t>
            </w:r>
          </w:p>
        </w:tc>
        <w:tc>
          <w:tcPr>
            <w:tcW w:w="1175" w:type="dxa"/>
            <w:tcBorders>
              <w:top w:val="single" w:sz="4" w:space="0" w:color="auto"/>
            </w:tcBorders>
            <w:shd w:val="clear" w:color="auto" w:fill="EAF1DD" w:themeFill="accent3" w:themeFillTint="33"/>
          </w:tcPr>
          <w:p w14:paraId="3C465B0C" w14:textId="3CC0B69F" w:rsidR="003374A5" w:rsidRPr="007D6648" w:rsidRDefault="003374A5" w:rsidP="007D6648">
            <w:pPr>
              <w:spacing w:line="240" w:lineRule="auto"/>
              <w:rPr>
                <w:rFonts w:cs="Segoe UI"/>
                <w:b/>
                <w:sz w:val="14"/>
                <w:szCs w:val="14"/>
              </w:rPr>
            </w:pPr>
            <w:r w:rsidRPr="007D6648">
              <w:rPr>
                <w:bCs/>
                <w:sz w:val="14"/>
                <w:szCs w:val="16"/>
              </w:rPr>
              <w:t>EBA CA Norm</w:t>
            </w:r>
          </w:p>
        </w:tc>
        <w:tc>
          <w:tcPr>
            <w:tcW w:w="360" w:type="dxa"/>
            <w:tcBorders>
              <w:top w:val="single" w:sz="4" w:space="0" w:color="auto"/>
            </w:tcBorders>
            <w:shd w:val="clear" w:color="auto" w:fill="EAF1DD" w:themeFill="accent3" w:themeFillTint="33"/>
          </w:tcPr>
          <w:p w14:paraId="452BD54D" w14:textId="482ACD19" w:rsidR="003374A5" w:rsidRPr="007D6648" w:rsidRDefault="003374A5" w:rsidP="007D6648">
            <w:pPr>
              <w:spacing w:line="240" w:lineRule="auto"/>
              <w:rPr>
                <w:rFonts w:cs="Segoe UI"/>
                <w:b/>
                <w:sz w:val="14"/>
                <w:szCs w:val="14"/>
              </w:rPr>
            </w:pPr>
            <w:r w:rsidRPr="007D6648">
              <w:rPr>
                <w:bCs/>
                <w:sz w:val="14"/>
                <w:szCs w:val="16"/>
              </w:rPr>
              <w:t>2.2</w:t>
            </w:r>
          </w:p>
        </w:tc>
        <w:tc>
          <w:tcPr>
            <w:tcW w:w="1080" w:type="dxa"/>
            <w:tcBorders>
              <w:top w:val="single" w:sz="4" w:space="0" w:color="auto"/>
            </w:tcBorders>
            <w:shd w:val="clear" w:color="auto" w:fill="EAF1DD" w:themeFill="accent3" w:themeFillTint="33"/>
          </w:tcPr>
          <w:p w14:paraId="4DF959E6" w14:textId="2D0B2208" w:rsidR="003374A5" w:rsidRPr="007D6648" w:rsidRDefault="003374A5" w:rsidP="007D6648">
            <w:pPr>
              <w:spacing w:line="240" w:lineRule="auto"/>
              <w:rPr>
                <w:rFonts w:cs="Segoe UI"/>
                <w:b/>
                <w:sz w:val="14"/>
                <w:szCs w:val="14"/>
              </w:rPr>
            </w:pPr>
            <w:r w:rsidRPr="007D6648">
              <w:rPr>
                <w:bCs/>
                <w:sz w:val="14"/>
                <w:szCs w:val="16"/>
              </w:rPr>
              <w:t>EBA CA Gap</w:t>
            </w:r>
          </w:p>
        </w:tc>
        <w:tc>
          <w:tcPr>
            <w:tcW w:w="450" w:type="dxa"/>
            <w:tcBorders>
              <w:top w:val="single" w:sz="4" w:space="0" w:color="auto"/>
            </w:tcBorders>
            <w:shd w:val="clear" w:color="auto" w:fill="EAF1DD" w:themeFill="accent3" w:themeFillTint="33"/>
          </w:tcPr>
          <w:p w14:paraId="5F9D16E4" w14:textId="1F25609A" w:rsidR="003374A5" w:rsidRPr="007D6648" w:rsidRDefault="003374A5" w:rsidP="007D6648">
            <w:pPr>
              <w:spacing w:line="240" w:lineRule="auto"/>
              <w:rPr>
                <w:rFonts w:cs="Segoe UI"/>
                <w:b/>
                <w:sz w:val="14"/>
                <w:szCs w:val="14"/>
              </w:rPr>
            </w:pPr>
            <w:r w:rsidRPr="007D6648">
              <w:rPr>
                <w:bCs/>
                <w:sz w:val="14"/>
                <w:szCs w:val="16"/>
              </w:rPr>
              <w:t>-4.5</w:t>
            </w:r>
          </w:p>
        </w:tc>
        <w:tc>
          <w:tcPr>
            <w:tcW w:w="810" w:type="dxa"/>
            <w:tcBorders>
              <w:top w:val="single" w:sz="4" w:space="0" w:color="auto"/>
            </w:tcBorders>
            <w:shd w:val="clear" w:color="auto" w:fill="EAF1DD" w:themeFill="accent3" w:themeFillTint="33"/>
          </w:tcPr>
          <w:p w14:paraId="258B5E7A" w14:textId="77F7C9A9" w:rsidR="003374A5" w:rsidRPr="007D6648" w:rsidRDefault="003374A5" w:rsidP="007D6648">
            <w:pPr>
              <w:spacing w:line="240" w:lineRule="auto"/>
              <w:rPr>
                <w:rFonts w:cs="Segoe UI"/>
                <w:b/>
                <w:sz w:val="14"/>
                <w:szCs w:val="14"/>
              </w:rPr>
            </w:pPr>
            <w:r w:rsidRPr="007D6648">
              <w:rPr>
                <w:bCs/>
                <w:sz w:val="14"/>
                <w:szCs w:val="16"/>
              </w:rPr>
              <w:t>Staff Adj.</w:t>
            </w:r>
          </w:p>
        </w:tc>
        <w:tc>
          <w:tcPr>
            <w:tcW w:w="450" w:type="dxa"/>
            <w:tcBorders>
              <w:top w:val="single" w:sz="4" w:space="0" w:color="auto"/>
            </w:tcBorders>
            <w:shd w:val="clear" w:color="auto" w:fill="EAF1DD" w:themeFill="accent3" w:themeFillTint="33"/>
          </w:tcPr>
          <w:p w14:paraId="7B661FC2" w14:textId="780050CD" w:rsidR="003374A5" w:rsidRPr="007D6648" w:rsidRDefault="003374A5" w:rsidP="007D6648">
            <w:pPr>
              <w:spacing w:line="240" w:lineRule="auto"/>
              <w:rPr>
                <w:rFonts w:cs="Segoe UI"/>
                <w:b/>
                <w:sz w:val="14"/>
                <w:szCs w:val="14"/>
              </w:rPr>
            </w:pPr>
            <w:r w:rsidRPr="007D6648">
              <w:rPr>
                <w:bCs/>
                <w:sz w:val="14"/>
                <w:szCs w:val="16"/>
              </w:rPr>
              <w:t>-2.6</w:t>
            </w:r>
          </w:p>
        </w:tc>
        <w:tc>
          <w:tcPr>
            <w:tcW w:w="1080" w:type="dxa"/>
            <w:tcBorders>
              <w:top w:val="single" w:sz="4" w:space="0" w:color="auto"/>
            </w:tcBorders>
            <w:shd w:val="clear" w:color="auto" w:fill="EAF1DD" w:themeFill="accent3" w:themeFillTint="33"/>
          </w:tcPr>
          <w:p w14:paraId="025E6890" w14:textId="3F28C4C7" w:rsidR="003374A5" w:rsidRPr="007D6648" w:rsidRDefault="003374A5" w:rsidP="007D6648">
            <w:pPr>
              <w:spacing w:line="240" w:lineRule="auto"/>
              <w:rPr>
                <w:rFonts w:cs="Segoe UI"/>
                <w:b/>
                <w:sz w:val="14"/>
                <w:szCs w:val="14"/>
              </w:rPr>
            </w:pPr>
            <w:r w:rsidRPr="007D6648">
              <w:rPr>
                <w:bCs/>
                <w:sz w:val="14"/>
                <w:szCs w:val="16"/>
              </w:rPr>
              <w:t>Staff CA Gap</w:t>
            </w:r>
          </w:p>
        </w:tc>
        <w:tc>
          <w:tcPr>
            <w:tcW w:w="427" w:type="dxa"/>
            <w:tcBorders>
              <w:top w:val="single" w:sz="4" w:space="0" w:color="auto"/>
            </w:tcBorders>
            <w:shd w:val="clear" w:color="auto" w:fill="EAF1DD" w:themeFill="accent3" w:themeFillTint="33"/>
          </w:tcPr>
          <w:p w14:paraId="434B6097" w14:textId="1DCB13A0" w:rsidR="003374A5" w:rsidRPr="007D6648" w:rsidRDefault="003374A5" w:rsidP="007D6648">
            <w:pPr>
              <w:spacing w:line="240" w:lineRule="auto"/>
              <w:rPr>
                <w:rFonts w:cs="Segoe UI"/>
                <w:b/>
                <w:sz w:val="14"/>
                <w:szCs w:val="14"/>
              </w:rPr>
            </w:pPr>
            <w:r w:rsidRPr="007D6648">
              <w:rPr>
                <w:bCs/>
                <w:sz w:val="14"/>
                <w:szCs w:val="16"/>
              </w:rPr>
              <w:t>-1.9</w:t>
            </w:r>
          </w:p>
        </w:tc>
        <w:tc>
          <w:tcPr>
            <w:tcW w:w="180" w:type="dxa"/>
            <w:vMerge/>
            <w:shd w:val="clear" w:color="auto" w:fill="EAF1DD" w:themeFill="accent3" w:themeFillTint="33"/>
          </w:tcPr>
          <w:p w14:paraId="0A60101D" w14:textId="546BB6A9"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2256D0A0"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778E446B" w14:textId="77777777" w:rsidR="003374A5" w:rsidRPr="006D6B9A" w:rsidRDefault="003374A5" w:rsidP="003C3D75">
            <w:pPr>
              <w:spacing w:line="240" w:lineRule="auto"/>
              <w:rPr>
                <w:rFonts w:cs="Segoe UI"/>
                <w:sz w:val="16"/>
                <w:szCs w:val="16"/>
              </w:rPr>
            </w:pPr>
          </w:p>
        </w:tc>
      </w:tr>
      <w:tr w:rsidR="00844E35" w:rsidRPr="006D6B9A" w14:paraId="37A0498D" w14:textId="77777777" w:rsidTr="007D6648">
        <w:trPr>
          <w:cantSplit/>
        </w:trPr>
        <w:tc>
          <w:tcPr>
            <w:tcW w:w="1260" w:type="dxa"/>
            <w:tcBorders>
              <w:top w:val="single" w:sz="4" w:space="0" w:color="auto"/>
            </w:tcBorders>
            <w:shd w:val="clear" w:color="auto" w:fill="92D050"/>
          </w:tcPr>
          <w:p w14:paraId="5A1DF770" w14:textId="77777777" w:rsidR="003374A5" w:rsidRPr="0024609C" w:rsidRDefault="003374A5" w:rsidP="003C3D75">
            <w:pPr>
              <w:spacing w:line="240" w:lineRule="auto"/>
              <w:rPr>
                <w:b/>
                <w:sz w:val="14"/>
                <w:rPrChange w:id="2209" w:author="Ochoa, Javier" w:date="2018-06-08T15:24:00Z">
                  <w:rPr>
                    <w:b/>
                    <w:sz w:val="16"/>
                  </w:rPr>
                </w:rPrChange>
              </w:rPr>
            </w:pPr>
            <w:r w:rsidRPr="0024609C">
              <w:rPr>
                <w:b/>
                <w:sz w:val="14"/>
                <w:rPrChange w:id="2210" w:author="Ochoa, Javier" w:date="2018-06-08T15:24:00Z">
                  <w:rPr>
                    <w:b/>
                    <w:sz w:val="16"/>
                  </w:rPr>
                </w:rPrChange>
              </w:rPr>
              <w:t xml:space="preserve">Real exchange rate </w:t>
            </w:r>
          </w:p>
          <w:p w14:paraId="4AAA6E76" w14:textId="77777777" w:rsidR="003374A5" w:rsidRPr="0024609C" w:rsidRDefault="003374A5" w:rsidP="003C3D75">
            <w:pPr>
              <w:spacing w:line="240" w:lineRule="auto"/>
              <w:rPr>
                <w:b/>
                <w:sz w:val="14"/>
                <w:rPrChange w:id="2211" w:author="Ochoa, Javier" w:date="2018-06-08T15:24:00Z">
                  <w:rPr>
                    <w:b/>
                    <w:sz w:val="16"/>
                  </w:rPr>
                </w:rPrChange>
              </w:rPr>
            </w:pPr>
          </w:p>
        </w:tc>
        <w:tc>
          <w:tcPr>
            <w:tcW w:w="8802" w:type="dxa"/>
            <w:gridSpan w:val="12"/>
            <w:shd w:val="clear" w:color="auto" w:fill="EAF1DD" w:themeFill="accent3" w:themeFillTint="33"/>
          </w:tcPr>
          <w:p w14:paraId="6C7C8822" w14:textId="4E844B25" w:rsidR="003C3D75" w:rsidRPr="007D6648" w:rsidRDefault="003C3D75">
            <w:pPr>
              <w:autoSpaceDE w:val="0"/>
              <w:autoSpaceDN w:val="0"/>
              <w:adjustRightInd w:val="0"/>
              <w:spacing w:before="40" w:after="40" w:line="240" w:lineRule="auto"/>
              <w:rPr>
                <w:sz w:val="14"/>
                <w:rPrChange w:id="2212" w:author="Ochoa, Javier" w:date="2018-06-08T15:24:00Z">
                  <w:rPr>
                    <w:sz w:val="13"/>
                  </w:rPr>
                </w:rPrChange>
              </w:rPr>
              <w:pPrChange w:id="2213" w:author="Ochoa, Javier" w:date="2018-06-08T15:24:00Z">
                <w:pPr>
                  <w:framePr w:hSpace="180" w:wrap="around" w:hAnchor="margin" w:xAlign="center" w:y="-300"/>
                  <w:autoSpaceDE w:val="0"/>
                  <w:autoSpaceDN w:val="0"/>
                  <w:adjustRightInd w:val="0"/>
                  <w:spacing w:after="40" w:line="190" w:lineRule="exact"/>
                </w:pPr>
              </w:pPrChange>
            </w:pPr>
            <w:r w:rsidRPr="007D6648">
              <w:rPr>
                <w:b/>
                <w:sz w:val="14"/>
                <w:rPrChange w:id="2214" w:author="Ochoa, Javier" w:date="2018-06-08T15:24:00Z">
                  <w:rPr>
                    <w:b/>
                    <w:sz w:val="13"/>
                  </w:rPr>
                </w:rPrChange>
              </w:rPr>
              <w:t xml:space="preserve">Background. </w:t>
            </w:r>
            <w:r w:rsidRPr="007D6648">
              <w:rPr>
                <w:sz w:val="14"/>
                <w:rPrChange w:id="2215" w:author="Ochoa, Javier" w:date="2018-06-08T15:24:00Z">
                  <w:rPr>
                    <w:sz w:val="13"/>
                  </w:rPr>
                </w:rPrChange>
              </w:rPr>
              <w:t xml:space="preserve">The real effective exchange rate (REER) appreciated by around 1.5 percent on an annual average basis between 2016 and 2017. </w:t>
            </w:r>
            <w:r w:rsidRPr="007D6648">
              <w:rPr>
                <w:rFonts w:cs="Segoe UI"/>
                <w:sz w:val="14"/>
                <w:szCs w:val="16"/>
              </w:rPr>
              <w:t>Estimates through [May]</w:t>
            </w:r>
            <w:r w:rsidRPr="007D6648">
              <w:rPr>
                <w:sz w:val="14"/>
                <w:rPrChange w:id="2216" w:author="Ochoa, Javier" w:date="2018-06-08T15:24:00Z">
                  <w:rPr>
                    <w:sz w:val="13"/>
                  </w:rPr>
                </w:rPrChange>
              </w:rPr>
              <w:t xml:space="preserve"> 2018</w:t>
            </w:r>
            <w:r w:rsidRPr="007D6648">
              <w:rPr>
                <w:rFonts w:cs="Segoe UI"/>
                <w:sz w:val="14"/>
                <w:szCs w:val="16"/>
              </w:rPr>
              <w:t xml:space="preserve"> show that</w:t>
            </w:r>
            <w:r w:rsidRPr="007D6648">
              <w:rPr>
                <w:sz w:val="14"/>
                <w:rPrChange w:id="2217" w:author="Ochoa, Javier" w:date="2018-06-08T15:24:00Z">
                  <w:rPr>
                    <w:sz w:val="13"/>
                  </w:rPr>
                </w:rPrChange>
              </w:rPr>
              <w:t xml:space="preserve"> the REER </w:t>
            </w:r>
            <w:r w:rsidRPr="007D6648">
              <w:rPr>
                <w:rFonts w:cs="Segoe UI"/>
                <w:sz w:val="14"/>
                <w:szCs w:val="16"/>
              </w:rPr>
              <w:t>has been unchanged relative</w:t>
            </w:r>
            <w:r w:rsidRPr="007D6648">
              <w:rPr>
                <w:sz w:val="14"/>
                <w:rPrChange w:id="2218" w:author="Ochoa, Javier" w:date="2018-06-08T15:24:00Z">
                  <w:rPr>
                    <w:sz w:val="13"/>
                  </w:rPr>
                </w:rPrChange>
              </w:rPr>
              <w:t xml:space="preserve"> to the </w:t>
            </w:r>
            <w:r w:rsidRPr="007D6648">
              <w:rPr>
                <w:rFonts w:cs="Segoe UI"/>
                <w:sz w:val="14"/>
                <w:szCs w:val="16"/>
              </w:rPr>
              <w:t xml:space="preserve">2017 </w:t>
            </w:r>
            <w:r w:rsidRPr="007D6648">
              <w:rPr>
                <w:sz w:val="14"/>
                <w:rPrChange w:id="2219" w:author="Ochoa, Javier" w:date="2018-06-08T15:24:00Z">
                  <w:rPr>
                    <w:sz w:val="13"/>
                  </w:rPr>
                </w:rPrChange>
              </w:rPr>
              <w:t>average.</w:t>
            </w:r>
          </w:p>
          <w:p w14:paraId="0187222A" w14:textId="0A6F4868" w:rsidR="003374A5" w:rsidRPr="0024609C" w:rsidRDefault="003C3D75">
            <w:pPr>
              <w:spacing w:before="20" w:after="20" w:line="240" w:lineRule="auto"/>
              <w:rPr>
                <w:b/>
                <w:sz w:val="14"/>
                <w:rPrChange w:id="2220" w:author="Ochoa, Javier" w:date="2018-06-08T15:24:00Z">
                  <w:rPr>
                    <w:b/>
                    <w:sz w:val="16"/>
                  </w:rPr>
                </w:rPrChange>
              </w:rPr>
              <w:pPrChange w:id="2221" w:author="Ochoa, Javier" w:date="2018-06-08T15:24:00Z">
                <w:pPr>
                  <w:framePr w:hSpace="180" w:wrap="around" w:hAnchor="margin" w:xAlign="center" w:y="-300"/>
                  <w:spacing w:before="20" w:after="20" w:line="200" w:lineRule="exact"/>
                </w:pPr>
              </w:pPrChange>
            </w:pPr>
            <w:r w:rsidRPr="007D6648">
              <w:rPr>
                <w:b/>
                <w:sz w:val="14"/>
                <w:rPrChange w:id="2222" w:author="Ochoa, Javier" w:date="2018-06-08T15:24:00Z">
                  <w:rPr>
                    <w:b/>
                    <w:sz w:val="13"/>
                  </w:rPr>
                </w:rPrChange>
              </w:rPr>
              <w:t xml:space="preserve">Assessment. </w:t>
            </w:r>
            <w:r w:rsidRPr="007D6648">
              <w:rPr>
                <w:rFonts w:cs="Segoe UI"/>
                <w:sz w:val="14"/>
                <w:szCs w:val="16"/>
              </w:rPr>
              <w:t xml:space="preserve"> The</w:t>
            </w:r>
            <w:r w:rsidRPr="007D6648">
              <w:rPr>
                <w:sz w:val="14"/>
                <w:rPrChange w:id="2223" w:author="Ochoa, Javier" w:date="2018-06-08T15:24:00Z">
                  <w:rPr>
                    <w:sz w:val="13"/>
                  </w:rPr>
                </w:rPrChange>
              </w:rPr>
              <w:t xml:space="preserve"> EBA REER index </w:t>
            </w:r>
            <w:r w:rsidRPr="007D6648">
              <w:rPr>
                <w:rFonts w:cs="Segoe UI"/>
                <w:sz w:val="14"/>
                <w:szCs w:val="16"/>
              </w:rPr>
              <w:t>model points</w:t>
            </w:r>
            <w:r w:rsidRPr="007D6648">
              <w:rPr>
                <w:sz w:val="14"/>
                <w:rPrChange w:id="2224" w:author="Ochoa, Javier" w:date="2018-06-08T15:24:00Z">
                  <w:rPr>
                    <w:sz w:val="13"/>
                  </w:rPr>
                </w:rPrChange>
              </w:rPr>
              <w:t xml:space="preserve"> to </w:t>
            </w:r>
            <w:r w:rsidRPr="007D6648">
              <w:rPr>
                <w:rFonts w:cs="Segoe UI"/>
                <w:sz w:val="14"/>
                <w:szCs w:val="16"/>
              </w:rPr>
              <w:t>an overvaluation of 2.2</w:t>
            </w:r>
            <w:r w:rsidRPr="007D6648">
              <w:rPr>
                <w:sz w:val="14"/>
                <w:rPrChange w:id="2225" w:author="Ochoa, Javier" w:date="2018-06-08T15:24:00Z">
                  <w:rPr>
                    <w:sz w:val="13"/>
                  </w:rPr>
                </w:rPrChange>
              </w:rPr>
              <w:t xml:space="preserve"> percent in 2017, </w:t>
            </w:r>
            <w:r w:rsidRPr="007D6648">
              <w:rPr>
                <w:rFonts w:cs="Segoe UI"/>
                <w:sz w:val="14"/>
                <w:szCs w:val="16"/>
              </w:rPr>
              <w:t>while the REER level model points to an undervaluation of around 6 percent.</w:t>
            </w:r>
            <w:r w:rsidRPr="007D6648">
              <w:rPr>
                <w:sz w:val="14"/>
                <w:rPrChange w:id="2226" w:author="Ochoa, Javier" w:date="2018-06-08T15:24:00Z">
                  <w:rPr>
                    <w:sz w:val="13"/>
                  </w:rPr>
                </w:rPrChange>
              </w:rPr>
              <w:t xml:space="preserve"> In staff’s view, the REER </w:t>
            </w:r>
            <w:r w:rsidRPr="007D6648">
              <w:rPr>
                <w:rFonts w:cs="Segoe UI"/>
                <w:sz w:val="14"/>
                <w:szCs w:val="16"/>
              </w:rPr>
              <w:t>level model</w:t>
            </w:r>
            <w:r w:rsidRPr="007D6648">
              <w:rPr>
                <w:sz w:val="14"/>
                <w:rPrChange w:id="2227" w:author="Ochoa, Javier" w:date="2018-06-08T15:24:00Z">
                  <w:rPr>
                    <w:sz w:val="13"/>
                  </w:rPr>
                </w:rPrChange>
              </w:rPr>
              <w:t xml:space="preserve"> could overstate the extent of undervaluation</w:t>
            </w:r>
            <w:r w:rsidRPr="007D6648">
              <w:rPr>
                <w:rFonts w:cs="Segoe UI"/>
                <w:sz w:val="14"/>
                <w:szCs w:val="16"/>
              </w:rPr>
              <w:t>. 4</w:t>
            </w:r>
            <w:r w:rsidRPr="007D6648">
              <w:rPr>
                <w:sz w:val="14"/>
                <w:rPrChange w:id="2228" w:author="Ochoa, Javier" w:date="2018-06-08T15:24:00Z">
                  <w:rPr>
                    <w:sz w:val="13"/>
                  </w:rPr>
                </w:rPrChange>
              </w:rPr>
              <w:t xml:space="preserve">/ Consistent with the assessed CA gap, staff estimates that the real effective exchange rate is overvalued by about 1 to </w:t>
            </w:r>
            <w:r w:rsidRPr="007D6648">
              <w:rPr>
                <w:rFonts w:cs="Segoe UI"/>
                <w:sz w:val="14"/>
                <w:szCs w:val="16"/>
              </w:rPr>
              <w:t>13</w:t>
            </w:r>
            <w:r w:rsidRPr="007D6648">
              <w:rPr>
                <w:sz w:val="14"/>
                <w:rPrChange w:id="2229" w:author="Ochoa, Javier" w:date="2018-06-08T15:24:00Z">
                  <w:rPr>
                    <w:sz w:val="13"/>
                  </w:rPr>
                </w:rPrChange>
              </w:rPr>
              <w:t xml:space="preserve"> percent relative to medium-term fundamentals and desirable policies.</w:t>
            </w:r>
            <w:r w:rsidRPr="007D6648">
              <w:rPr>
                <w:rFonts w:cs="Segoe UI"/>
                <w:sz w:val="14"/>
                <w:szCs w:val="16"/>
              </w:rPr>
              <w:t xml:space="preserve"> 5</w:t>
            </w:r>
            <w:r w:rsidRPr="007D6648">
              <w:rPr>
                <w:sz w:val="14"/>
                <w:rPrChange w:id="2230" w:author="Ochoa, Javier" w:date="2018-06-08T15:24:00Z">
                  <w:rPr>
                    <w:sz w:val="13"/>
                  </w:rPr>
                </w:rPrChange>
              </w:rPr>
              <w:t>/</w:t>
            </w:r>
          </w:p>
        </w:tc>
        <w:tc>
          <w:tcPr>
            <w:tcW w:w="180" w:type="dxa"/>
            <w:vMerge/>
            <w:shd w:val="clear" w:color="auto" w:fill="EAF1DD" w:themeFill="accent3" w:themeFillTint="33"/>
          </w:tcPr>
          <w:p w14:paraId="38365510" w14:textId="77777777"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176A1C4F"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5CCCCB4E" w14:textId="77777777" w:rsidR="003374A5" w:rsidRPr="006D6B9A" w:rsidRDefault="003374A5" w:rsidP="003C3D75">
            <w:pPr>
              <w:spacing w:line="240" w:lineRule="auto"/>
              <w:rPr>
                <w:rFonts w:cs="Segoe UI"/>
                <w:sz w:val="16"/>
                <w:szCs w:val="16"/>
              </w:rPr>
            </w:pPr>
          </w:p>
        </w:tc>
      </w:tr>
      <w:tr w:rsidR="00844E35" w:rsidRPr="006D6B9A" w14:paraId="0BAD1616" w14:textId="77777777" w:rsidTr="007D6648">
        <w:trPr>
          <w:cantSplit/>
          <w:trHeight w:val="1311"/>
        </w:trPr>
        <w:tc>
          <w:tcPr>
            <w:tcW w:w="1260" w:type="dxa"/>
            <w:shd w:val="clear" w:color="auto" w:fill="92D050"/>
          </w:tcPr>
          <w:p w14:paraId="1B327460" w14:textId="77777777" w:rsidR="003C3D75" w:rsidRPr="0024609C" w:rsidRDefault="003C3D75" w:rsidP="003C3D75">
            <w:pPr>
              <w:spacing w:line="240" w:lineRule="auto"/>
              <w:rPr>
                <w:b/>
                <w:sz w:val="14"/>
                <w:rPrChange w:id="2231" w:author="Ochoa, Javier" w:date="2018-06-08T15:24:00Z">
                  <w:rPr>
                    <w:b/>
                    <w:sz w:val="16"/>
                  </w:rPr>
                </w:rPrChange>
              </w:rPr>
            </w:pPr>
            <w:r w:rsidRPr="0024609C">
              <w:rPr>
                <w:b/>
                <w:sz w:val="14"/>
                <w:rPrChange w:id="2232" w:author="Ochoa, Javier" w:date="2018-06-08T15:24:00Z">
                  <w:rPr>
                    <w:b/>
                    <w:sz w:val="16"/>
                  </w:rPr>
                </w:rPrChange>
              </w:rPr>
              <w:t xml:space="preserve">Capital and financial accounts: </w:t>
            </w:r>
          </w:p>
          <w:p w14:paraId="79A74BA8" w14:textId="77777777" w:rsidR="003C3D75" w:rsidRPr="0024609C" w:rsidRDefault="003C3D75" w:rsidP="003C3D75">
            <w:pPr>
              <w:spacing w:line="240" w:lineRule="auto"/>
              <w:rPr>
                <w:b/>
                <w:sz w:val="14"/>
                <w:rPrChange w:id="2233" w:author="Ochoa, Javier" w:date="2018-06-08T15:24:00Z">
                  <w:rPr>
                    <w:b/>
                    <w:sz w:val="16"/>
                  </w:rPr>
                </w:rPrChange>
              </w:rPr>
            </w:pPr>
            <w:r w:rsidRPr="0024609C">
              <w:rPr>
                <w:b/>
                <w:sz w:val="14"/>
                <w:rPrChange w:id="2234" w:author="Ochoa, Javier" w:date="2018-06-08T15:24:00Z">
                  <w:rPr>
                    <w:b/>
                    <w:sz w:val="16"/>
                  </w:rPr>
                </w:rPrChange>
              </w:rPr>
              <w:t>flows and policy measures</w:t>
            </w:r>
          </w:p>
        </w:tc>
        <w:tc>
          <w:tcPr>
            <w:tcW w:w="8802" w:type="dxa"/>
            <w:gridSpan w:val="12"/>
            <w:shd w:val="clear" w:color="auto" w:fill="EAF1DD" w:themeFill="accent3" w:themeFillTint="33"/>
          </w:tcPr>
          <w:p w14:paraId="38EAFFE9" w14:textId="38AD2242" w:rsidR="003C3D75" w:rsidRPr="007D6648" w:rsidRDefault="003C3D75">
            <w:pPr>
              <w:autoSpaceDE w:val="0"/>
              <w:autoSpaceDN w:val="0"/>
              <w:adjustRightInd w:val="0"/>
              <w:spacing w:before="40" w:after="40" w:line="240" w:lineRule="auto"/>
              <w:rPr>
                <w:sz w:val="14"/>
                <w:rPrChange w:id="2235" w:author="Ochoa, Javier" w:date="2018-06-08T15:24:00Z">
                  <w:rPr>
                    <w:sz w:val="13"/>
                  </w:rPr>
                </w:rPrChange>
              </w:rPr>
              <w:pPrChange w:id="2236" w:author="Ochoa, Javier" w:date="2018-06-08T15:24:00Z">
                <w:pPr>
                  <w:framePr w:hSpace="180" w:wrap="around" w:hAnchor="margin" w:xAlign="center" w:y="-300"/>
                  <w:autoSpaceDE w:val="0"/>
                  <w:autoSpaceDN w:val="0"/>
                  <w:adjustRightInd w:val="0"/>
                  <w:spacing w:after="40" w:line="190" w:lineRule="exact"/>
                </w:pPr>
              </w:pPrChange>
            </w:pPr>
            <w:r w:rsidRPr="007D6648">
              <w:rPr>
                <w:b/>
                <w:sz w:val="14"/>
                <w:rPrChange w:id="2237" w:author="Ochoa, Javier" w:date="2018-06-08T15:24:00Z">
                  <w:rPr>
                    <w:b/>
                    <w:sz w:val="13"/>
                  </w:rPr>
                </w:rPrChange>
              </w:rPr>
              <w:t>Background.</w:t>
            </w:r>
            <w:r w:rsidRPr="007D6648">
              <w:rPr>
                <w:sz w:val="14"/>
                <w:rPrChange w:id="2238" w:author="Ochoa, Javier" w:date="2018-06-08T15:24:00Z">
                  <w:rPr>
                    <w:sz w:val="13"/>
                  </w:rPr>
                </w:rPrChange>
              </w:rPr>
              <w:t xml:space="preserve"> The CA deficit in 2017 has been financ</w:t>
            </w:r>
            <w:r w:rsidR="00BB1599">
              <w:rPr>
                <w:sz w:val="14"/>
                <w:rPrChange w:id="2239" w:author="Ochoa, Javier" w:date="2018-06-08T15:24:00Z">
                  <w:rPr>
                    <w:sz w:val="13"/>
                  </w:rPr>
                </w:rPrChange>
              </w:rPr>
              <w:t>ed by net portfolio inflows (4.</w:t>
            </w:r>
            <w:r w:rsidR="00BB1599">
              <w:rPr>
                <w:rFonts w:cs="Segoe UI"/>
                <w:sz w:val="14"/>
                <w:szCs w:val="16"/>
              </w:rPr>
              <w:t>9</w:t>
            </w:r>
            <w:r w:rsidRPr="007D6648">
              <w:rPr>
                <w:sz w:val="14"/>
                <w:rPrChange w:id="2240" w:author="Ochoa, Javier" w:date="2018-06-08T15:24:00Z">
                  <w:rPr>
                    <w:sz w:val="13"/>
                  </w:rPr>
                </w:rPrChange>
              </w:rPr>
              <w:t xml:space="preserve"> percent of GDP). Non-resident investors mostly purchas</w:t>
            </w:r>
            <w:r w:rsidR="00BB1599">
              <w:rPr>
                <w:sz w:val="14"/>
                <w:rPrChange w:id="2241" w:author="Ochoa, Javier" w:date="2018-06-08T15:24:00Z">
                  <w:rPr>
                    <w:sz w:val="13"/>
                  </w:rPr>
                </w:rPrChange>
              </w:rPr>
              <w:t>ed corporate debt securities (</w:t>
            </w:r>
            <w:r w:rsidR="00BB1599">
              <w:rPr>
                <w:rFonts w:cs="Segoe UI"/>
                <w:sz w:val="14"/>
                <w:szCs w:val="16"/>
              </w:rPr>
              <w:t>59</w:t>
            </w:r>
            <w:r w:rsidRPr="007D6648">
              <w:rPr>
                <w:sz w:val="14"/>
                <w:rPrChange w:id="2242" w:author="Ochoa, Javier" w:date="2018-06-08T15:24:00Z">
                  <w:rPr>
                    <w:sz w:val="13"/>
                  </w:rPr>
                </w:rPrChange>
              </w:rPr>
              <w:t xml:space="preserve"> percent of portfolio net inflows). Foreign acquisition of Canadian equities and government debt s</w:t>
            </w:r>
            <w:r w:rsidR="00BB1599">
              <w:rPr>
                <w:sz w:val="14"/>
                <w:rPrChange w:id="2243" w:author="Ochoa, Javier" w:date="2018-06-08T15:24:00Z">
                  <w:rPr>
                    <w:sz w:val="13"/>
                  </w:rPr>
                </w:rPrChange>
              </w:rPr>
              <w:t xml:space="preserve">ecurities stood at 10 and </w:t>
            </w:r>
            <w:r w:rsidR="00BB1599">
              <w:rPr>
                <w:rFonts w:cs="Segoe UI"/>
                <w:sz w:val="14"/>
                <w:szCs w:val="16"/>
              </w:rPr>
              <w:t>31</w:t>
            </w:r>
            <w:r w:rsidRPr="007D6648">
              <w:rPr>
                <w:sz w:val="14"/>
                <w:rPrChange w:id="2244" w:author="Ochoa, Javier" w:date="2018-06-08T15:24:00Z">
                  <w:rPr>
                    <w:sz w:val="13"/>
                  </w:rPr>
                </w:rPrChange>
              </w:rPr>
              <w:t xml:space="preserve"> percent, respectively. In 2017 foreign direct investment reco</w:t>
            </w:r>
            <w:r w:rsidR="00BB1599">
              <w:rPr>
                <w:sz w:val="14"/>
                <w:rPrChange w:id="2245" w:author="Ochoa, Javier" w:date="2018-06-08T15:24:00Z">
                  <w:rPr>
                    <w:sz w:val="13"/>
                  </w:rPr>
                </w:rPrChange>
              </w:rPr>
              <w:t>rded a higher net outflow of 3.</w:t>
            </w:r>
            <w:r w:rsidR="00BB1599">
              <w:rPr>
                <w:rFonts w:cs="Segoe UI"/>
                <w:sz w:val="14"/>
                <w:szCs w:val="16"/>
              </w:rPr>
              <w:t>3</w:t>
            </w:r>
            <w:r w:rsidRPr="007D6648">
              <w:rPr>
                <w:sz w:val="14"/>
                <w:rPrChange w:id="2246" w:author="Ochoa, Javier" w:date="2018-06-08T15:24:00Z">
                  <w:rPr>
                    <w:sz w:val="13"/>
                  </w:rPr>
                </w:rPrChange>
              </w:rPr>
              <w:t xml:space="preserve"> percent of GDP (2.4 percent of GDP in 2016). </w:t>
            </w:r>
          </w:p>
          <w:p w14:paraId="1CE55C5C" w14:textId="2F22B477" w:rsidR="003C3D75" w:rsidRPr="003C3D75" w:rsidRDefault="003C3D75">
            <w:pPr>
              <w:spacing w:before="20" w:after="20" w:line="240" w:lineRule="auto"/>
              <w:rPr>
                <w:sz w:val="14"/>
                <w:rPrChange w:id="2247" w:author="Ochoa, Javier" w:date="2018-06-08T15:24:00Z">
                  <w:rPr>
                    <w:sz w:val="16"/>
                  </w:rPr>
                </w:rPrChange>
              </w:rPr>
              <w:pPrChange w:id="2248" w:author="Ochoa, Javier" w:date="2018-06-08T15:24:00Z">
                <w:pPr>
                  <w:framePr w:hSpace="180" w:wrap="around" w:hAnchor="margin" w:xAlign="center" w:y="-300"/>
                  <w:spacing w:before="20" w:after="20" w:line="200" w:lineRule="exact"/>
                </w:pPr>
              </w:pPrChange>
            </w:pPr>
            <w:r w:rsidRPr="007D6648">
              <w:rPr>
                <w:b/>
                <w:sz w:val="14"/>
                <w:rPrChange w:id="2249" w:author="Ochoa, Javier" w:date="2018-06-08T15:24:00Z">
                  <w:rPr>
                    <w:b/>
                    <w:sz w:val="13"/>
                  </w:rPr>
                </w:rPrChange>
              </w:rPr>
              <w:t>Assessment</w:t>
            </w:r>
            <w:r w:rsidRPr="007D6648">
              <w:rPr>
                <w:sz w:val="14"/>
                <w:rPrChange w:id="2250" w:author="Ochoa, Javier" w:date="2018-06-08T15:24:00Z">
                  <w:rPr>
                    <w:sz w:val="13"/>
                  </w:rPr>
                </w:rPrChange>
              </w:rPr>
              <w:t xml:space="preserve">. Canada has a fully open capital account. Vulnerabilities are limited by a credible commitment to a floating exchange rate and, while the government is running fiscal deficits slightly less than 1 percent of GDP in the near term, there is strong and credible commitment to fiscal consolidation over the medium term. </w:t>
            </w:r>
          </w:p>
        </w:tc>
        <w:tc>
          <w:tcPr>
            <w:tcW w:w="180" w:type="dxa"/>
            <w:vMerge/>
            <w:shd w:val="clear" w:color="auto" w:fill="EAF1DD" w:themeFill="accent3" w:themeFillTint="33"/>
          </w:tcPr>
          <w:p w14:paraId="2614EE12" w14:textId="77777777" w:rsidR="003C3D75" w:rsidRPr="006D6B9A" w:rsidRDefault="003C3D7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0BFDE84E" w14:textId="77777777" w:rsidR="003C3D75" w:rsidRPr="006D6B9A" w:rsidRDefault="003C3D7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26C5C1EB" w14:textId="77777777" w:rsidR="003C3D75" w:rsidRPr="006D6B9A" w:rsidRDefault="003C3D75" w:rsidP="003C3D75">
            <w:pPr>
              <w:spacing w:line="240" w:lineRule="auto"/>
              <w:rPr>
                <w:rFonts w:cs="Segoe UI"/>
                <w:sz w:val="16"/>
                <w:szCs w:val="16"/>
              </w:rPr>
            </w:pPr>
          </w:p>
        </w:tc>
      </w:tr>
      <w:tr w:rsidR="00844E35" w:rsidRPr="006D6B9A" w14:paraId="17B02099" w14:textId="77777777" w:rsidTr="007D6648">
        <w:trPr>
          <w:cantSplit/>
          <w:trHeight w:val="163"/>
        </w:trPr>
        <w:tc>
          <w:tcPr>
            <w:tcW w:w="1260" w:type="dxa"/>
            <w:tcBorders>
              <w:bottom w:val="single" w:sz="4" w:space="0" w:color="auto"/>
            </w:tcBorders>
            <w:shd w:val="clear" w:color="auto" w:fill="92D050"/>
          </w:tcPr>
          <w:p w14:paraId="0A3508F0" w14:textId="77777777" w:rsidR="003374A5" w:rsidRPr="0024609C" w:rsidRDefault="003374A5" w:rsidP="003C3D75">
            <w:pPr>
              <w:spacing w:line="240" w:lineRule="auto"/>
              <w:rPr>
                <w:b/>
                <w:sz w:val="14"/>
                <w:rPrChange w:id="2251" w:author="Ochoa, Javier" w:date="2018-06-08T15:24:00Z">
                  <w:rPr>
                    <w:b/>
                    <w:sz w:val="16"/>
                  </w:rPr>
                </w:rPrChange>
              </w:rPr>
            </w:pPr>
            <w:r w:rsidRPr="0024609C">
              <w:rPr>
                <w:b/>
                <w:sz w:val="14"/>
                <w:rPrChange w:id="2252" w:author="Ochoa, Javier" w:date="2018-06-08T15:24:00Z">
                  <w:rPr>
                    <w:b/>
                    <w:sz w:val="16"/>
                  </w:rPr>
                </w:rPrChange>
              </w:rPr>
              <w:t>FX intervention and reserves level</w:t>
            </w:r>
          </w:p>
        </w:tc>
        <w:tc>
          <w:tcPr>
            <w:tcW w:w="8802" w:type="dxa"/>
            <w:gridSpan w:val="12"/>
            <w:tcBorders>
              <w:bottom w:val="single" w:sz="4" w:space="0" w:color="auto"/>
            </w:tcBorders>
            <w:shd w:val="clear" w:color="auto" w:fill="EAF1DD" w:themeFill="accent3" w:themeFillTint="33"/>
          </w:tcPr>
          <w:p w14:paraId="0FA182C2" w14:textId="65081604" w:rsidR="003C3D75" w:rsidRPr="007D6648" w:rsidRDefault="003C3D75">
            <w:pPr>
              <w:spacing w:before="40" w:after="40" w:line="240" w:lineRule="auto"/>
              <w:rPr>
                <w:sz w:val="14"/>
                <w:rPrChange w:id="2253" w:author="Ochoa, Javier" w:date="2018-06-08T15:24:00Z">
                  <w:rPr>
                    <w:sz w:val="13"/>
                  </w:rPr>
                </w:rPrChange>
              </w:rPr>
              <w:pPrChange w:id="2254" w:author="Ochoa, Javier" w:date="2018-06-08T15:24:00Z">
                <w:pPr>
                  <w:framePr w:hSpace="180" w:wrap="around" w:hAnchor="margin" w:xAlign="center" w:y="-300"/>
                  <w:spacing w:after="40" w:line="238" w:lineRule="auto"/>
                </w:pPr>
              </w:pPrChange>
            </w:pPr>
            <w:r w:rsidRPr="007D6648">
              <w:rPr>
                <w:b/>
                <w:sz w:val="14"/>
                <w:rPrChange w:id="2255" w:author="Ochoa, Javier" w:date="2018-06-08T15:24:00Z">
                  <w:rPr>
                    <w:b/>
                    <w:sz w:val="13"/>
                  </w:rPr>
                </w:rPrChange>
              </w:rPr>
              <w:t xml:space="preserve">Background. </w:t>
            </w:r>
            <w:r w:rsidRPr="007D6648">
              <w:rPr>
                <w:sz w:val="14"/>
                <w:rPrChange w:id="2256" w:author="Ochoa, Javier" w:date="2018-06-08T15:24:00Z">
                  <w:rPr>
                    <w:sz w:val="13"/>
                  </w:rPr>
                </w:rPrChange>
              </w:rPr>
              <w:t xml:space="preserve">Canada has a free-floating exchange rate </w:t>
            </w:r>
            <w:proofErr w:type="gramStart"/>
            <w:r w:rsidRPr="007D6648">
              <w:rPr>
                <w:sz w:val="14"/>
                <w:rPrChange w:id="2257" w:author="Ochoa, Javier" w:date="2018-06-08T15:24:00Z">
                  <w:rPr>
                    <w:sz w:val="13"/>
                  </w:rPr>
                </w:rPrChange>
              </w:rPr>
              <w:t>regime, and</w:t>
            </w:r>
            <w:proofErr w:type="gramEnd"/>
            <w:r w:rsidRPr="007D6648">
              <w:rPr>
                <w:sz w:val="14"/>
                <w:rPrChange w:id="2258" w:author="Ochoa, Javier" w:date="2018-06-08T15:24:00Z">
                  <w:rPr>
                    <w:sz w:val="13"/>
                  </w:rPr>
                </w:rPrChange>
              </w:rPr>
              <w:t xml:space="preserve"> has not intervened in the foreign exchange market since September 1998 (</w:t>
            </w:r>
            <w:r w:rsidRPr="007D6648">
              <w:rPr>
                <w:rFonts w:cs="Segoe UI"/>
                <w:sz w:val="14"/>
                <w:szCs w:val="16"/>
              </w:rPr>
              <w:t>except for</w:t>
            </w:r>
            <w:r w:rsidRPr="007D6648">
              <w:rPr>
                <w:sz w:val="14"/>
                <w:rPrChange w:id="2259" w:author="Ochoa, Javier" w:date="2018-06-08T15:24:00Z">
                  <w:rPr>
                    <w:sz w:val="13"/>
                  </w:rPr>
                </w:rPrChange>
              </w:rPr>
              <w:t xml:space="preserve"> participating in internationally concerted interventions). Canada has limited </w:t>
            </w:r>
            <w:proofErr w:type="gramStart"/>
            <w:r w:rsidRPr="007D6648">
              <w:rPr>
                <w:sz w:val="14"/>
                <w:rPrChange w:id="2260" w:author="Ochoa, Javier" w:date="2018-06-08T15:24:00Z">
                  <w:rPr>
                    <w:sz w:val="13"/>
                  </w:rPr>
                </w:rPrChange>
              </w:rPr>
              <w:t>reserves</w:t>
            </w:r>
            <w:proofErr w:type="gramEnd"/>
            <w:r w:rsidRPr="007D6648">
              <w:rPr>
                <w:sz w:val="14"/>
                <w:rPrChange w:id="2261" w:author="Ochoa, Javier" w:date="2018-06-08T15:24:00Z">
                  <w:rPr>
                    <w:sz w:val="13"/>
                  </w:rPr>
                </w:rPrChange>
              </w:rPr>
              <w:t xml:space="preserve"> but its central bank has standing swap arrangements with the U.S. Federal Reserve and four other major central banks (it has not drawn on these swap lines). </w:t>
            </w:r>
          </w:p>
          <w:p w14:paraId="552E715D" w14:textId="11C759AE" w:rsidR="003374A5" w:rsidRPr="0024609C" w:rsidRDefault="003C3D75">
            <w:pPr>
              <w:spacing w:before="20" w:after="20" w:line="240" w:lineRule="auto"/>
              <w:rPr>
                <w:sz w:val="14"/>
                <w:rPrChange w:id="2262" w:author="Ochoa, Javier" w:date="2018-06-08T15:24:00Z">
                  <w:rPr>
                    <w:sz w:val="16"/>
                  </w:rPr>
                </w:rPrChange>
              </w:rPr>
              <w:pPrChange w:id="2263" w:author="Ochoa, Javier" w:date="2018-06-08T15:24:00Z">
                <w:pPr>
                  <w:framePr w:hSpace="180" w:wrap="around" w:hAnchor="margin" w:xAlign="center" w:y="-300"/>
                  <w:spacing w:before="20" w:after="20" w:line="200" w:lineRule="exact"/>
                </w:pPr>
              </w:pPrChange>
            </w:pPr>
            <w:r w:rsidRPr="007D6648">
              <w:rPr>
                <w:b/>
                <w:sz w:val="14"/>
                <w:rPrChange w:id="2264" w:author="Ochoa, Javier" w:date="2018-06-08T15:24:00Z">
                  <w:rPr>
                    <w:b/>
                    <w:sz w:val="13"/>
                  </w:rPr>
                </w:rPrChange>
              </w:rPr>
              <w:t>Assessment</w:t>
            </w:r>
            <w:r w:rsidRPr="007D6648">
              <w:rPr>
                <w:sz w:val="14"/>
                <w:rPrChange w:id="2265" w:author="Ochoa, Javier" w:date="2018-06-08T15:24:00Z">
                  <w:rPr>
                    <w:sz w:val="13"/>
                  </w:rPr>
                </w:rPrChange>
              </w:rPr>
              <w:t>.</w:t>
            </w:r>
            <w:r w:rsidRPr="007D6648">
              <w:rPr>
                <w:b/>
                <w:sz w:val="14"/>
                <w:rPrChange w:id="2266" w:author="Ochoa, Javier" w:date="2018-06-08T15:24:00Z">
                  <w:rPr>
                    <w:b/>
                    <w:sz w:val="13"/>
                  </w:rPr>
                </w:rPrChange>
              </w:rPr>
              <w:t xml:space="preserve"> </w:t>
            </w:r>
            <w:r w:rsidRPr="007D6648">
              <w:rPr>
                <w:sz w:val="14"/>
                <w:rPrChange w:id="2267" w:author="Ochoa, Javier" w:date="2018-06-08T15:24:00Z">
                  <w:rPr>
                    <w:sz w:val="13"/>
                  </w:rPr>
                </w:rPrChange>
              </w:rPr>
              <w:t>Policies in this area are appropriate to the circumstances of Canada. The authorities are strongly committed to a floating regime which, together with the swap arrangement, reduces the need for reserve holding.</w:t>
            </w:r>
          </w:p>
        </w:tc>
        <w:tc>
          <w:tcPr>
            <w:tcW w:w="180" w:type="dxa"/>
            <w:vMerge/>
            <w:tcBorders>
              <w:bottom w:val="single" w:sz="4" w:space="0" w:color="auto"/>
            </w:tcBorders>
            <w:shd w:val="clear" w:color="auto" w:fill="EAF1DD" w:themeFill="accent3" w:themeFillTint="33"/>
          </w:tcPr>
          <w:p w14:paraId="71BFDDF7" w14:textId="77777777" w:rsidR="003374A5" w:rsidRPr="006D6B9A" w:rsidRDefault="003374A5" w:rsidP="003C3D75">
            <w:pPr>
              <w:spacing w:line="240" w:lineRule="auto"/>
              <w:rPr>
                <w:rFonts w:cs="Segoe UI"/>
                <w:sz w:val="16"/>
                <w:szCs w:val="16"/>
              </w:rPr>
            </w:pPr>
          </w:p>
        </w:tc>
        <w:tc>
          <w:tcPr>
            <w:tcW w:w="3196" w:type="dxa"/>
            <w:vMerge/>
            <w:tcBorders>
              <w:top w:val="single" w:sz="4" w:space="0" w:color="auto"/>
              <w:bottom w:val="single" w:sz="4" w:space="0" w:color="auto"/>
              <w:right w:val="single" w:sz="4" w:space="0" w:color="auto"/>
            </w:tcBorders>
            <w:shd w:val="clear" w:color="auto" w:fill="DBE5F1" w:themeFill="accent1" w:themeFillTint="33"/>
          </w:tcPr>
          <w:p w14:paraId="68B33D1F" w14:textId="77777777" w:rsidR="003374A5" w:rsidRPr="006D6B9A" w:rsidRDefault="003374A5" w:rsidP="003C3D75">
            <w:pPr>
              <w:spacing w:line="240" w:lineRule="auto"/>
              <w:rPr>
                <w:rFonts w:cs="Segoe UI"/>
                <w:sz w:val="16"/>
                <w:szCs w:val="16"/>
              </w:rPr>
            </w:pPr>
          </w:p>
        </w:tc>
        <w:tc>
          <w:tcPr>
            <w:tcW w:w="607" w:type="dxa"/>
            <w:vMerge/>
            <w:tcBorders>
              <w:top w:val="nil"/>
              <w:left w:val="single" w:sz="4" w:space="0" w:color="auto"/>
              <w:bottom w:val="nil"/>
            </w:tcBorders>
            <w:shd w:val="clear" w:color="auto" w:fill="FFFFFF" w:themeFill="background1"/>
          </w:tcPr>
          <w:p w14:paraId="3F3CB9C9" w14:textId="77777777" w:rsidR="003374A5" w:rsidRPr="006D6B9A" w:rsidRDefault="003374A5" w:rsidP="003C3D75">
            <w:pPr>
              <w:spacing w:line="240" w:lineRule="auto"/>
              <w:rPr>
                <w:rFonts w:cs="Segoe UI"/>
                <w:sz w:val="16"/>
                <w:szCs w:val="16"/>
              </w:rPr>
            </w:pPr>
          </w:p>
        </w:tc>
      </w:tr>
      <w:tr w:rsidR="00844E35" w:rsidRPr="006D6B9A" w14:paraId="68DAF919" w14:textId="77777777" w:rsidTr="007D6648">
        <w:trPr>
          <w:cantSplit/>
          <w:trHeight w:val="1070"/>
        </w:trPr>
        <w:tc>
          <w:tcPr>
            <w:tcW w:w="1260" w:type="dxa"/>
            <w:tcBorders>
              <w:top w:val="single" w:sz="4" w:space="0" w:color="auto"/>
              <w:bottom w:val="single" w:sz="4" w:space="0" w:color="auto"/>
            </w:tcBorders>
            <w:shd w:val="clear" w:color="auto" w:fill="92D050"/>
          </w:tcPr>
          <w:p w14:paraId="5ADF597C" w14:textId="77777777" w:rsidR="003374A5" w:rsidRPr="0024609C" w:rsidRDefault="003374A5" w:rsidP="003C3D75">
            <w:pPr>
              <w:spacing w:line="240" w:lineRule="auto"/>
              <w:rPr>
                <w:b/>
                <w:sz w:val="14"/>
                <w:rPrChange w:id="2268" w:author="Ochoa, Javier" w:date="2018-06-08T15:24:00Z">
                  <w:rPr>
                    <w:b/>
                    <w:sz w:val="16"/>
                  </w:rPr>
                </w:rPrChange>
              </w:rPr>
            </w:pPr>
            <w:r w:rsidRPr="0024609C">
              <w:rPr>
                <w:b/>
                <w:sz w:val="14"/>
                <w:rPrChange w:id="2269" w:author="Ochoa, Javier" w:date="2018-06-08T15:24:00Z">
                  <w:rPr>
                    <w:b/>
                    <w:sz w:val="16"/>
                  </w:rPr>
                </w:rPrChange>
              </w:rPr>
              <w:t>Technical Background Notes</w:t>
            </w:r>
          </w:p>
        </w:tc>
        <w:tc>
          <w:tcPr>
            <w:tcW w:w="8802" w:type="dxa"/>
            <w:gridSpan w:val="12"/>
            <w:tcBorders>
              <w:top w:val="single" w:sz="4" w:space="0" w:color="auto"/>
              <w:bottom w:val="single" w:sz="4" w:space="0" w:color="auto"/>
            </w:tcBorders>
            <w:shd w:val="clear" w:color="auto" w:fill="EAF1DD" w:themeFill="accent3" w:themeFillTint="33"/>
          </w:tcPr>
          <w:p w14:paraId="6D1C70CF" w14:textId="32F81EBF" w:rsidR="003C3D75" w:rsidRPr="007D6648" w:rsidRDefault="003C3D75">
            <w:pPr>
              <w:autoSpaceDE w:val="0"/>
              <w:autoSpaceDN w:val="0"/>
              <w:adjustRightInd w:val="0"/>
              <w:spacing w:line="240" w:lineRule="auto"/>
              <w:rPr>
                <w:rFonts w:cs="Segoe UI"/>
                <w:sz w:val="14"/>
                <w:szCs w:val="16"/>
              </w:rPr>
            </w:pPr>
            <w:r w:rsidRPr="007D6648">
              <w:rPr>
                <w:sz w:val="14"/>
                <w:rPrChange w:id="2270" w:author="Ochoa, Javier" w:date="2018-06-08T15:24:00Z">
                  <w:rPr>
                    <w:sz w:val="13"/>
                  </w:rPr>
                </w:rPrChange>
              </w:rPr>
              <w:t>1/</w:t>
            </w:r>
            <w:r w:rsidRPr="007D6648" w:rsidDel="007D4E90">
              <w:rPr>
                <w:rFonts w:cs="Segoe UI"/>
                <w:sz w:val="14"/>
                <w:szCs w:val="16"/>
              </w:rPr>
              <w:t xml:space="preserve"> </w:t>
            </w:r>
            <w:r w:rsidRPr="007D6648">
              <w:rPr>
                <w:rFonts w:cs="Segoe UI"/>
                <w:sz w:val="14"/>
                <w:szCs w:val="16"/>
              </w:rPr>
              <w:t>The</w:t>
            </w:r>
            <w:r w:rsidRPr="007D6648">
              <w:rPr>
                <w:sz w:val="14"/>
                <w:rPrChange w:id="2271" w:author="Ochoa, Javier" w:date="2018-06-08T15:24:00Z">
                  <w:rPr>
                    <w:sz w:val="13"/>
                  </w:rPr>
                </w:rPrChange>
              </w:rPr>
              <w:t xml:space="preserve"> statistical treatment of retained earnings on portfolio equity and inflation </w:t>
            </w:r>
            <w:r w:rsidRPr="007D6648">
              <w:rPr>
                <w:rFonts w:cs="Segoe UI"/>
                <w:sz w:val="14"/>
                <w:szCs w:val="16"/>
              </w:rPr>
              <w:t xml:space="preserve">is estimated to generate </w:t>
            </w:r>
            <w:r w:rsidRPr="007D6648">
              <w:rPr>
                <w:sz w:val="14"/>
                <w:rPrChange w:id="2272" w:author="Ochoa, Javier" w:date="2018-06-08T15:24:00Z">
                  <w:rPr>
                    <w:sz w:val="13"/>
                  </w:rPr>
                </w:rPrChange>
              </w:rPr>
              <w:t xml:space="preserve">a downward bias in the income </w:t>
            </w:r>
            <w:r w:rsidRPr="007D6648">
              <w:rPr>
                <w:rFonts w:cs="Segoe UI"/>
                <w:sz w:val="14"/>
                <w:szCs w:val="16"/>
              </w:rPr>
              <w:t>balance</w:t>
            </w:r>
            <w:r w:rsidRPr="007D6648">
              <w:rPr>
                <w:sz w:val="14"/>
                <w:rPrChange w:id="2273" w:author="Ochoa, Javier" w:date="2018-06-08T15:24:00Z">
                  <w:rPr>
                    <w:sz w:val="13"/>
                  </w:rPr>
                </w:rPrChange>
              </w:rPr>
              <w:t xml:space="preserve"> of the current account </w:t>
            </w:r>
            <w:r w:rsidRPr="007D6648">
              <w:rPr>
                <w:rFonts w:cs="Segoe UI"/>
                <w:sz w:val="14"/>
                <w:szCs w:val="16"/>
              </w:rPr>
              <w:t>of</w:t>
            </w:r>
            <w:r w:rsidRPr="007D6648">
              <w:rPr>
                <w:sz w:val="14"/>
                <w:rPrChange w:id="2274" w:author="Ochoa, Javier" w:date="2018-06-08T15:24:00Z">
                  <w:rPr>
                    <w:sz w:val="13"/>
                  </w:rPr>
                </w:rPrChange>
              </w:rPr>
              <w:t xml:space="preserve"> the </w:t>
            </w:r>
            <w:r w:rsidRPr="007D6648">
              <w:rPr>
                <w:rFonts w:cs="Segoe UI"/>
                <w:sz w:val="14"/>
                <w:szCs w:val="16"/>
              </w:rPr>
              <w:t>order</w:t>
            </w:r>
            <w:r w:rsidRPr="007D6648">
              <w:rPr>
                <w:sz w:val="14"/>
                <w:rPrChange w:id="2275" w:author="Ochoa, Javier" w:date="2018-06-08T15:24:00Z">
                  <w:rPr>
                    <w:sz w:val="13"/>
                  </w:rPr>
                </w:rPrChange>
              </w:rPr>
              <w:t xml:space="preserve"> of 1.7 percent of GDP</w:t>
            </w:r>
            <w:r w:rsidRPr="007D6648">
              <w:rPr>
                <w:rFonts w:cs="Segoe UI"/>
                <w:sz w:val="14"/>
                <w:szCs w:val="16"/>
              </w:rPr>
              <w:t xml:space="preserve">. </w:t>
            </w:r>
          </w:p>
          <w:p w14:paraId="7720A105" w14:textId="5EFEBD01" w:rsidR="003C3D75" w:rsidRPr="007D6648" w:rsidRDefault="003C3D75">
            <w:pPr>
              <w:autoSpaceDE w:val="0"/>
              <w:autoSpaceDN w:val="0"/>
              <w:adjustRightInd w:val="0"/>
              <w:spacing w:line="240" w:lineRule="auto"/>
              <w:rPr>
                <w:sz w:val="14"/>
                <w:rPrChange w:id="2276" w:author="Ochoa, Javier" w:date="2018-06-08T15:24:00Z">
                  <w:rPr>
                    <w:sz w:val="13"/>
                  </w:rPr>
                </w:rPrChange>
              </w:rPr>
            </w:pPr>
            <w:r w:rsidRPr="007D6648">
              <w:rPr>
                <w:sz w:val="14"/>
                <w:lang w:val="fr-FR"/>
                <w:rPrChange w:id="2277" w:author="Ochoa, Javier" w:date="2018-06-08T15:24:00Z">
                  <w:rPr>
                    <w:sz w:val="13"/>
                  </w:rPr>
                </w:rPrChange>
              </w:rPr>
              <w:t>2</w:t>
            </w:r>
            <w:r w:rsidRPr="007D6648">
              <w:rPr>
                <w:rFonts w:cs="Segoe UI"/>
                <w:sz w:val="14"/>
                <w:szCs w:val="16"/>
                <w:lang w:val="fr-FR"/>
              </w:rPr>
              <w:t xml:space="preserve">/ </w:t>
            </w:r>
            <w:r w:rsidRPr="007D6648">
              <w:rPr>
                <w:sz w:val="14"/>
                <w:lang w:val="fr-FR"/>
                <w:rPrChange w:id="2278" w:author="Ochoa, Javier" w:date="2018-06-08T15:24:00Z">
                  <w:rPr>
                    <w:sz w:val="13"/>
                  </w:rPr>
                </w:rPrChange>
              </w:rPr>
              <w:t xml:space="preserve">EBA </w:t>
            </w:r>
            <w:r w:rsidRPr="007D6648">
              <w:rPr>
                <w:rFonts w:cs="Segoe UI"/>
                <w:sz w:val="14"/>
                <w:szCs w:val="16"/>
                <w:lang w:val="fr-FR"/>
              </w:rPr>
              <w:t xml:space="preserve">uses UN demographic projections. </w:t>
            </w:r>
            <w:r w:rsidRPr="007D6648">
              <w:rPr>
                <w:rFonts w:cs="Segoe UI"/>
                <w:sz w:val="14"/>
                <w:szCs w:val="16"/>
              </w:rPr>
              <w:t xml:space="preserve">These differ from the authorities’ projections due to methodological differences. The authorities’ projections suggest slightly higher population growth and a slightly lower CA norm. The authorities’ demographic projections also do not incorporate recent increases in immigration targets, which are assumed to be permanent. Together, these effects are assumed to reduce the EBA estimate of the CA norm by around 0.4 percent. </w:t>
            </w:r>
          </w:p>
          <w:p w14:paraId="39CE2558" w14:textId="2F1BBBEF" w:rsidR="003C3D75" w:rsidRPr="007D6648" w:rsidRDefault="003C3D75">
            <w:pPr>
              <w:autoSpaceDE w:val="0"/>
              <w:autoSpaceDN w:val="0"/>
              <w:adjustRightInd w:val="0"/>
              <w:spacing w:line="240" w:lineRule="auto"/>
              <w:rPr>
                <w:rFonts w:cs="Segoe UI"/>
                <w:sz w:val="14"/>
                <w:szCs w:val="16"/>
              </w:rPr>
            </w:pPr>
            <w:r w:rsidRPr="007D6648">
              <w:rPr>
                <w:rFonts w:cs="Segoe UI"/>
                <w:sz w:val="14"/>
                <w:szCs w:val="16"/>
              </w:rPr>
              <w:t xml:space="preserve">3/ The price discount between Canadian crude (WCS) and the West Texas benchmark has been $10 per barrel more than its historical average. This amounts to a temporary reduction in oil export prices by around 20 percent and suggests a higher underlying CA position (by around 0.6 percent of GDP). </w:t>
            </w:r>
          </w:p>
          <w:p w14:paraId="347B636E" w14:textId="56058163" w:rsidR="003C3D75" w:rsidRPr="007D6648" w:rsidRDefault="003C3D75">
            <w:pPr>
              <w:autoSpaceDE w:val="0"/>
              <w:autoSpaceDN w:val="0"/>
              <w:adjustRightInd w:val="0"/>
              <w:spacing w:line="240" w:lineRule="auto"/>
              <w:rPr>
                <w:sz w:val="14"/>
                <w:rPrChange w:id="2279" w:author="Ochoa, Javier" w:date="2018-06-08T15:24:00Z">
                  <w:rPr>
                    <w:sz w:val="13"/>
                  </w:rPr>
                </w:rPrChange>
              </w:rPr>
              <w:pPrChange w:id="2280" w:author="Ochoa, Javier" w:date="2018-06-08T15:24:00Z">
                <w:pPr>
                  <w:framePr w:hSpace="180" w:wrap="around" w:hAnchor="margin" w:xAlign="center" w:y="-300"/>
                  <w:autoSpaceDE w:val="0"/>
                  <w:autoSpaceDN w:val="0"/>
                  <w:adjustRightInd w:val="0"/>
                  <w:spacing w:line="190" w:lineRule="exact"/>
                </w:pPr>
              </w:pPrChange>
            </w:pPr>
            <w:r w:rsidRPr="007D6648">
              <w:rPr>
                <w:rFonts w:cs="Segoe UI"/>
                <w:sz w:val="14"/>
                <w:szCs w:val="16"/>
              </w:rPr>
              <w:t xml:space="preserve">4/ The </w:t>
            </w:r>
            <w:r w:rsidRPr="007D6648">
              <w:rPr>
                <w:sz w:val="14"/>
                <w:rPrChange w:id="2281" w:author="Ochoa, Javier" w:date="2018-06-08T15:24:00Z">
                  <w:rPr>
                    <w:sz w:val="13"/>
                  </w:rPr>
                </w:rPrChange>
              </w:rPr>
              <w:t xml:space="preserve">approach includes commodity terms of trade rather than oil prices as an explanatory variable, while Canada’s REER has mirrored movements in oil prices much more closely than its commodity terms of trade. </w:t>
            </w:r>
          </w:p>
          <w:p w14:paraId="25F7B73D" w14:textId="6CD72912" w:rsidR="003374A5" w:rsidRPr="0024609C" w:rsidRDefault="003C3D75">
            <w:pPr>
              <w:spacing w:line="240" w:lineRule="auto"/>
              <w:rPr>
                <w:b/>
                <w:sz w:val="14"/>
                <w:rPrChange w:id="2282" w:author="Ochoa, Javier" w:date="2018-06-08T15:24:00Z">
                  <w:rPr>
                    <w:b/>
                    <w:sz w:val="16"/>
                  </w:rPr>
                </w:rPrChange>
              </w:rPr>
              <w:pPrChange w:id="2283" w:author="Ochoa, Javier" w:date="2018-06-08T15:24:00Z">
                <w:pPr>
                  <w:framePr w:hSpace="180" w:wrap="around" w:hAnchor="margin" w:xAlign="center" w:y="-300"/>
                  <w:spacing w:after="40" w:line="238" w:lineRule="auto"/>
                </w:pPr>
              </w:pPrChange>
            </w:pPr>
            <w:r w:rsidRPr="007D6648">
              <w:rPr>
                <w:rFonts w:cs="Segoe UI"/>
                <w:sz w:val="14"/>
                <w:szCs w:val="16"/>
              </w:rPr>
              <w:t>5</w:t>
            </w:r>
            <w:r w:rsidRPr="007D6648">
              <w:rPr>
                <w:sz w:val="14"/>
                <w:rPrChange w:id="2284" w:author="Ochoa, Javier" w:date="2018-06-08T15:24:00Z">
                  <w:rPr>
                    <w:sz w:val="13"/>
                  </w:rPr>
                </w:rPrChange>
              </w:rPr>
              <w:t>/ The semi-elasticity of the CA with respect to the REER is estimated at 0.27.</w:t>
            </w:r>
          </w:p>
        </w:tc>
        <w:tc>
          <w:tcPr>
            <w:tcW w:w="180" w:type="dxa"/>
            <w:tcBorders>
              <w:top w:val="single" w:sz="4" w:space="0" w:color="auto"/>
              <w:bottom w:val="single" w:sz="4" w:space="0" w:color="auto"/>
            </w:tcBorders>
            <w:shd w:val="clear" w:color="auto" w:fill="EAF1DD" w:themeFill="accent3" w:themeFillTint="33"/>
          </w:tcPr>
          <w:p w14:paraId="2B3D6765" w14:textId="77777777" w:rsidR="003374A5" w:rsidRPr="006D6B9A" w:rsidRDefault="003374A5" w:rsidP="003C3D75">
            <w:pPr>
              <w:spacing w:line="240" w:lineRule="auto"/>
              <w:rPr>
                <w:rFonts w:cs="Segoe UI"/>
                <w:sz w:val="16"/>
                <w:szCs w:val="16"/>
              </w:rPr>
            </w:pPr>
          </w:p>
        </w:tc>
        <w:tc>
          <w:tcPr>
            <w:tcW w:w="3196" w:type="dxa"/>
            <w:tcBorders>
              <w:top w:val="single" w:sz="4" w:space="0" w:color="auto"/>
              <w:bottom w:val="single" w:sz="4" w:space="0" w:color="auto"/>
              <w:right w:val="single" w:sz="4" w:space="0" w:color="auto"/>
            </w:tcBorders>
            <w:shd w:val="clear" w:color="auto" w:fill="DBE5F1" w:themeFill="accent1" w:themeFillTint="33"/>
          </w:tcPr>
          <w:p w14:paraId="6DB44510" w14:textId="55B5D62B" w:rsidR="003374A5" w:rsidRPr="006D6B9A" w:rsidRDefault="003374A5" w:rsidP="003C3D75">
            <w:pPr>
              <w:spacing w:line="240" w:lineRule="auto"/>
              <w:rPr>
                <w:rFonts w:cs="Segoe UI"/>
                <w:sz w:val="16"/>
                <w:szCs w:val="16"/>
              </w:rPr>
            </w:pPr>
          </w:p>
        </w:tc>
        <w:tc>
          <w:tcPr>
            <w:tcW w:w="607" w:type="dxa"/>
            <w:tcBorders>
              <w:top w:val="nil"/>
              <w:left w:val="single" w:sz="4" w:space="0" w:color="auto"/>
              <w:bottom w:val="nil"/>
            </w:tcBorders>
            <w:shd w:val="clear" w:color="auto" w:fill="FFFFFF" w:themeFill="background1"/>
          </w:tcPr>
          <w:p w14:paraId="37CA5992" w14:textId="77777777" w:rsidR="003374A5" w:rsidRPr="006D6B9A" w:rsidRDefault="003374A5" w:rsidP="003C3D75">
            <w:pPr>
              <w:spacing w:line="240" w:lineRule="auto"/>
              <w:rPr>
                <w:rFonts w:cs="Segoe UI"/>
                <w:sz w:val="16"/>
                <w:szCs w:val="16"/>
              </w:rPr>
            </w:pPr>
          </w:p>
        </w:tc>
      </w:tr>
    </w:tbl>
    <w:p w14:paraId="654B5EF9" w14:textId="5527E86A" w:rsidR="0093021B" w:rsidRDefault="00C6642E" w:rsidP="003D3B98">
      <w:pPr>
        <w:rPr>
          <w:rFonts w:ascii="Frutiger LT Std 45 Light" w:hAnsi="Frutiger LT Std 45 Light"/>
          <w:szCs w:val="21"/>
        </w:rPr>
      </w:pPr>
      <w:r>
        <w:rPr>
          <w:rFonts w:ascii="Frutiger LT Std 45 Light" w:hAnsi="Frutiger LT Std 45 Light"/>
          <w:noProof/>
          <w:szCs w:val="21"/>
        </w:rPr>
        <mc:AlternateContent>
          <mc:Choice Requires="wps">
            <w:drawing>
              <wp:anchor distT="0" distB="0" distL="114300" distR="114300" simplePos="0" relativeHeight="252453888" behindDoc="0" locked="0" layoutInCell="1" allowOverlap="1" wp14:anchorId="6A7120F7" wp14:editId="7B187648">
                <wp:simplePos x="0" y="0"/>
                <wp:positionH relativeFrom="column">
                  <wp:posOffset>8642350</wp:posOffset>
                </wp:positionH>
                <wp:positionV relativeFrom="paragraph">
                  <wp:posOffset>-203200</wp:posOffset>
                </wp:positionV>
                <wp:extent cx="381000" cy="651764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81000" cy="6517640"/>
                        </a:xfrm>
                        <a:prstGeom prst="rect">
                          <a:avLst/>
                        </a:prstGeom>
                        <a:solidFill>
                          <a:srgbClr val="FFFFFF"/>
                        </a:solid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448BCF5F" w14:textId="77777777" w:rsidR="009B57E0" w:rsidRPr="00FC1ADB" w:rsidRDefault="009B57E0">
                            <w:pPr>
                              <w:tabs>
                                <w:tab w:val="left" w:pos="1980"/>
                                <w:tab w:val="left" w:pos="2250"/>
                              </w:tabs>
                              <w:jc w:val="right"/>
                              <w:rPr>
                                <w:rFonts w:cs="Segoe UI"/>
                                <w:caps/>
                                <w:color w:val="4B82AD"/>
                                <w:sz w:val="18"/>
                                <w:szCs w:val="18"/>
                                <w:lang w:val="fr-FR"/>
                              </w:rPr>
                              <w:pPrChange w:id="2285" w:author="Ochoa, Javier" w:date="2018-06-08T15:24:00Z">
                                <w:pPr>
                                  <w:tabs>
                                    <w:tab w:val="left" w:pos="1980"/>
                                    <w:tab w:val="left" w:pos="2250"/>
                                  </w:tabs>
                                </w:pPr>
                              </w:pPrChange>
                            </w:pPr>
                            <w:r>
                              <w:rPr>
                                <w:rFonts w:cs="Segoe UI"/>
                                <w:caps/>
                                <w:noProof/>
                                <w:color w:val="4B82AD"/>
                                <w:sz w:val="18"/>
                                <w:szCs w:val="18"/>
                                <w:lang w:eastAsia="zh-TW"/>
                              </w:rPr>
                              <w:t>canada</w:t>
                            </w:r>
                          </w:p>
                          <w:p w14:paraId="429F52A4" w14:textId="77777777" w:rsidR="009B57E0" w:rsidRDefault="009B57E0" w:rsidP="00071058">
                            <w:pPr>
                              <w:jc w:val="right"/>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120F7" id="Text Box 27" o:spid="_x0000_s1034" type="#_x0000_t202" style="position:absolute;margin-left:680.5pt;margin-top:-16pt;width:30pt;height:513.2pt;z-index:25245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" stroked="f">
                <v:stroke joinstyle="round"/>
                <v:textbox style="layout-flow:vertical">
                  <w:txbxContent>
                    <w:p w14:paraId="448BCF5F" w14:textId="77777777" w:rsidR="009B57E0" w:rsidRPr="00FC1ADB" w:rsidRDefault="009B57E0">
                      <w:pPr>
                        <w:tabs>
                          <w:tab w:val="left" w:pos="1980"/>
                          <w:tab w:val="left" w:pos="2250"/>
                        </w:tabs>
                        <w:jc w:val="right"/>
                        <w:rPr>
                          <w:rFonts w:cs="Segoe UI"/>
                          <w:caps/>
                          <w:color w:val="4B82AD"/>
                          <w:sz w:val="18"/>
                          <w:szCs w:val="18"/>
                          <w:lang w:val="fr-FR"/>
                        </w:rPr>
                        <w:pPrChange w:id="1342" w:author="Ochoa, Javier" w:date="2018-06-08T15:24:00Z">
                          <w:pPr>
                            <w:tabs>
                              <w:tab w:val="left" w:pos="1980"/>
                              <w:tab w:val="left" w:pos="2250"/>
                            </w:tabs>
                          </w:pPr>
                        </w:pPrChange>
                      </w:pPr>
                      <w:r>
                        <w:rPr>
                          <w:rFonts w:cs="Segoe UI"/>
                          <w:caps/>
                          <w:noProof/>
                          <w:color w:val="4B82AD"/>
                          <w:sz w:val="18"/>
                          <w:szCs w:val="18"/>
                          <w:lang w:eastAsia="zh-TW"/>
                        </w:rPr>
                        <w:t>canada</w:t>
                      </w:r>
                    </w:p>
                    <w:p w14:paraId="429F52A4" w14:textId="77777777" w:rsidR="009B57E0" w:rsidRDefault="009B57E0" w:rsidP="00071058">
                      <w:pPr>
                        <w:jc w:val="right"/>
                      </w:pPr>
                    </w:p>
                  </w:txbxContent>
                </v:textbox>
              </v:shape>
            </w:pict>
          </mc:Fallback>
        </mc:AlternateContent>
      </w:r>
      <w:r>
        <w:rPr>
          <w:rFonts w:cs="Segoe UI"/>
          <w:b/>
          <w:noProof/>
          <w:sz w:val="16"/>
          <w:szCs w:val="16"/>
        </w:rPr>
        <mc:AlternateContent>
          <mc:Choice Requires="wps">
            <w:drawing>
              <wp:anchor distT="0" distB="0" distL="114300" distR="114300" simplePos="0" relativeHeight="252268544" behindDoc="0" locked="0" layoutInCell="1" allowOverlap="1" wp14:anchorId="5EC74A70" wp14:editId="240AC83A">
                <wp:simplePos x="0" y="0"/>
                <wp:positionH relativeFrom="column">
                  <wp:posOffset>-770890</wp:posOffset>
                </wp:positionH>
                <wp:positionV relativeFrom="paragraph">
                  <wp:posOffset>-194945</wp:posOffset>
                </wp:positionV>
                <wp:extent cx="364067" cy="6620933"/>
                <wp:effectExtent l="0" t="0" r="0" b="8890"/>
                <wp:wrapNone/>
                <wp:docPr id="13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67" cy="6620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DE0FB" w14:textId="7D74D010" w:rsidR="009B57E0" w:rsidRPr="00F11DC6" w:rsidRDefault="009B57E0">
                            <w:pPr>
                              <w:pStyle w:val="Footer"/>
                              <w:tabs>
                                <w:tab w:val="clear" w:pos="4320"/>
                                <w:tab w:val="clear" w:pos="8640"/>
                                <w:tab w:val="left" w:pos="450"/>
                                <w:tab w:val="center" w:pos="1440"/>
                                <w:tab w:val="right" w:pos="3240"/>
                              </w:tabs>
                              <w:ind w:right="80"/>
                              <w:jc w:val="right"/>
                              <w:rPr>
                                <w:rFonts w:cs="Segoe UI"/>
                                <w:sz w:val="18"/>
                                <w:szCs w:val="18"/>
                              </w:rPr>
                              <w:pPrChange w:id="2286" w:author="Ochoa, Javier" w:date="2018-06-08T15:24:00Z">
                                <w:pPr>
                                  <w:pStyle w:val="Footer"/>
                                  <w:tabs>
                                    <w:tab w:val="clear" w:pos="4320"/>
                                    <w:tab w:val="clear" w:pos="8640"/>
                                    <w:tab w:val="left" w:pos="450"/>
                                    <w:tab w:val="center" w:pos="1440"/>
                                    <w:tab w:val="right" w:pos="3240"/>
                                  </w:tabs>
                                  <w:ind w:right="80"/>
                                </w:pPr>
                              </w:pPrChange>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Pr>
                                <w:rStyle w:val="PageNumber"/>
                                <w:rFonts w:cs="Segoe UI"/>
                                <w:b/>
                                <w:bCs/>
                                <w:noProof/>
                                <w:sz w:val="18"/>
                                <w:szCs w:val="18"/>
                                <w:highlight w:val="lightGray"/>
                              </w:rPr>
                              <w:t>51</w:t>
                            </w:r>
                            <w:r w:rsidRPr="00F11DC6">
                              <w:rPr>
                                <w:rStyle w:val="PageNumber"/>
                                <w:rFonts w:cs="Segoe UI"/>
                                <w:b/>
                                <w:bCs/>
                                <w:sz w:val="18"/>
                                <w:szCs w:val="18"/>
                                <w:highlight w:val="lightGray"/>
                              </w:rPr>
                              <w:fldChar w:fldCharType="end"/>
                            </w:r>
                          </w:p>
                          <w:p w14:paraId="5ABCD393" w14:textId="77777777" w:rsidR="009B57E0" w:rsidRDefault="009B57E0" w:rsidP="00C6642E"/>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74A70" id="Text Box 62" o:spid="_x0000_s1035" type="#_x0000_t202" style="position:absolute;margin-left:-60.7pt;margin-top:-15.35pt;width:28.65pt;height:521.3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" stroked="f">
                <v:textbox style="layout-flow:vertical" inset="5.85pt,.7pt,5.85pt,.7pt">
                  <w:txbxContent>
                    <w:p w14:paraId="244DE0FB" w14:textId="7D74D010" w:rsidR="009B57E0" w:rsidRPr="00F11DC6" w:rsidRDefault="009B57E0">
                      <w:pPr>
                        <w:pStyle w:val="Footer"/>
                        <w:tabs>
                          <w:tab w:val="clear" w:pos="4320"/>
                          <w:tab w:val="clear" w:pos="8640"/>
                          <w:tab w:val="left" w:pos="450"/>
                          <w:tab w:val="center" w:pos="1440"/>
                          <w:tab w:val="right" w:pos="3240"/>
                        </w:tabs>
                        <w:ind w:right="80"/>
                        <w:jc w:val="right"/>
                        <w:rPr>
                          <w:rFonts w:cs="Segoe UI"/>
                          <w:sz w:val="18"/>
                          <w:szCs w:val="18"/>
                        </w:rPr>
                        <w:pPrChange w:id="1344" w:author="Ochoa, Javier" w:date="2018-06-08T15:24:00Z">
                          <w:pPr>
                            <w:pStyle w:val="Footer"/>
                            <w:tabs>
                              <w:tab w:val="clear" w:pos="4320"/>
                              <w:tab w:val="clear" w:pos="8640"/>
                              <w:tab w:val="left" w:pos="450"/>
                              <w:tab w:val="center" w:pos="1440"/>
                              <w:tab w:val="right" w:pos="3240"/>
                            </w:tabs>
                            <w:ind w:right="80"/>
                          </w:pPr>
                        </w:pPrChange>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Pr>
                          <w:rStyle w:val="PageNumber"/>
                          <w:rFonts w:cs="Segoe UI"/>
                          <w:b/>
                          <w:bCs/>
                          <w:noProof/>
                          <w:sz w:val="18"/>
                          <w:szCs w:val="18"/>
                          <w:highlight w:val="lightGray"/>
                        </w:rPr>
                        <w:t>51</w:t>
                      </w:r>
                      <w:r w:rsidRPr="00F11DC6">
                        <w:rPr>
                          <w:rStyle w:val="PageNumber"/>
                          <w:rFonts w:cs="Segoe UI"/>
                          <w:b/>
                          <w:bCs/>
                          <w:sz w:val="18"/>
                          <w:szCs w:val="18"/>
                          <w:highlight w:val="lightGray"/>
                        </w:rPr>
                        <w:fldChar w:fldCharType="end"/>
                      </w:r>
                    </w:p>
                    <w:p w14:paraId="5ABCD393" w14:textId="77777777" w:rsidR="009B57E0" w:rsidRDefault="009B57E0" w:rsidP="00C6642E"/>
                  </w:txbxContent>
                </v:textbox>
              </v:shape>
            </w:pict>
          </mc:Fallback>
        </mc:AlternateContent>
      </w:r>
      <w:r>
        <w:rPr>
          <w:rFonts w:cs="Segoe UI"/>
          <w:b/>
          <w:noProof/>
          <w:sz w:val="16"/>
          <w:szCs w:val="16"/>
        </w:rPr>
        <mc:AlternateContent>
          <mc:Choice Requires="wps">
            <w:drawing>
              <wp:anchor distT="0" distB="0" distL="114300" distR="114300" simplePos="0" relativeHeight="252639232" behindDoc="0" locked="0" layoutInCell="1" allowOverlap="1" wp14:anchorId="339323BA" wp14:editId="726B01C6">
                <wp:simplePos x="0" y="0"/>
                <wp:positionH relativeFrom="column">
                  <wp:posOffset>-1457325</wp:posOffset>
                </wp:positionH>
                <wp:positionV relativeFrom="paragraph">
                  <wp:posOffset>-1360170</wp:posOffset>
                </wp:positionV>
                <wp:extent cx="483347" cy="6147584"/>
                <wp:effectExtent l="0" t="0" r="0" b="5715"/>
                <wp:wrapNone/>
                <wp:docPr id="141"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347" cy="6147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DE7EE2" w14:textId="6EFCBF2C" w:rsidR="009B57E0" w:rsidRDefault="009B57E0" w:rsidP="008A62F0">
                            <w:pPr>
                              <w:pStyle w:val="Footer"/>
                              <w:tabs>
                                <w:tab w:val="clear" w:pos="4320"/>
                                <w:tab w:val="left" w:pos="450"/>
                                <w:tab w:val="center" w:pos="1440"/>
                              </w:tabs>
                            </w:pPr>
                            <w:r>
                              <w:rPr>
                                <w:rStyle w:val="PageNumber"/>
                                <w:rFonts w:cs="Segoe UI"/>
                                <w:b/>
                                <w:bCs/>
                                <w:sz w:val="18"/>
                                <w:szCs w:val="18"/>
                                <w:highlight w:val="lightGray"/>
                              </w:rPr>
                              <w:t>5</w:t>
                            </w:r>
                            <w:r>
                              <w:rPr>
                                <w:rStyle w:val="PageNumber"/>
                                <w:rFonts w:cs="Segoe UI"/>
                                <w:b/>
                                <w:bCs/>
                                <w:sz w:val="18"/>
                                <w:szCs w:val="18"/>
                              </w:rPr>
                              <w:t>0</w:t>
                            </w:r>
                            <w:r w:rsidRPr="00F11DC6">
                              <w:rPr>
                                <w:rStyle w:val="PageNumber"/>
                                <w:rFonts w:cs="Segoe UI"/>
                                <w:sz w:val="18"/>
                                <w:szCs w:val="18"/>
                              </w:rPr>
                              <w:tab/>
                            </w:r>
                            <w:r w:rsidRPr="00F11DC6">
                              <w:rPr>
                                <w:rFonts w:cs="Segoe UI"/>
                                <w:caps/>
                                <w:color w:val="4B82AD"/>
                                <w:sz w:val="18"/>
                                <w:szCs w:val="18"/>
                              </w:rPr>
                              <w:t xml:space="preserve">International Monetary </w:t>
                            </w:r>
                            <w:proofErr w:type="gramStart"/>
                            <w:r w:rsidRPr="00F11DC6">
                              <w:rPr>
                                <w:rFonts w:cs="Segoe UI"/>
                                <w:caps/>
                                <w:color w:val="4B82AD"/>
                                <w:sz w:val="18"/>
                                <w:szCs w:val="18"/>
                              </w:rPr>
                              <w:t>Fund</w:t>
                            </w:r>
                            <w:proofErr w:type="gramEnd"/>
                          </w:p>
                          <w:p w14:paraId="59B65B19" w14:textId="77777777" w:rsidR="009B57E0" w:rsidRDefault="009B57E0" w:rsidP="008A62F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323BA" id="Text Box 830" o:spid="_x0000_s1036" type="#_x0000_t202" style="position:absolute;margin-left:-114.75pt;margin-top:-107.1pt;width:38.05pt;height:484.0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" stroked="f">
                <v:textbox style="layout-flow:vertical" inset="5.85pt,.7pt,5.85pt,.7pt">
                  <w:txbxContent>
                    <w:p w14:paraId="13DE7EE2" w14:textId="6EFCBF2C" w:rsidR="009B57E0" w:rsidRDefault="009B57E0" w:rsidP="008A62F0">
                      <w:pPr>
                        <w:pStyle w:val="Footer"/>
                        <w:tabs>
                          <w:tab w:val="clear" w:pos="4320"/>
                          <w:tab w:val="left" w:pos="450"/>
                          <w:tab w:val="center" w:pos="1440"/>
                        </w:tabs>
                      </w:pPr>
                      <w:r>
                        <w:rPr>
                          <w:rStyle w:val="PageNumber"/>
                          <w:rFonts w:cs="Segoe UI"/>
                          <w:b/>
                          <w:bCs/>
                          <w:sz w:val="18"/>
                          <w:szCs w:val="18"/>
                          <w:highlight w:val="lightGray"/>
                        </w:rPr>
                        <w:t>5</w:t>
                      </w:r>
                      <w:r>
                        <w:rPr>
                          <w:rStyle w:val="PageNumber"/>
                          <w:rFonts w:cs="Segoe UI"/>
                          <w:b/>
                          <w:bCs/>
                          <w:sz w:val="18"/>
                          <w:szCs w:val="18"/>
                        </w:rPr>
                        <w:t>0</w:t>
                      </w:r>
                      <w:r w:rsidRPr="00F11DC6">
                        <w:rPr>
                          <w:rStyle w:val="PageNumber"/>
                          <w:rFonts w:cs="Segoe UI"/>
                          <w:sz w:val="18"/>
                          <w:szCs w:val="18"/>
                        </w:rPr>
                        <w:tab/>
                      </w:r>
                      <w:r w:rsidRPr="00F11DC6">
                        <w:rPr>
                          <w:rFonts w:cs="Segoe UI"/>
                          <w:caps/>
                          <w:color w:val="4B82AD"/>
                          <w:sz w:val="18"/>
                          <w:szCs w:val="18"/>
                        </w:rPr>
                        <w:t>International Monetary Fund</w:t>
                      </w:r>
                    </w:p>
                    <w:p w14:paraId="59B65B19" w14:textId="77777777" w:rsidR="009B57E0" w:rsidRDefault="009B57E0" w:rsidP="008A62F0"/>
                  </w:txbxContent>
                </v:textbox>
              </v:shape>
            </w:pict>
          </mc:Fallback>
        </mc:AlternateContent>
      </w:r>
      <w:r w:rsidR="00B31B87">
        <w:rPr>
          <w:rFonts w:cs="Segoe UI"/>
          <w:b/>
          <w:noProof/>
          <w:sz w:val="16"/>
          <w:szCs w:val="16"/>
        </w:rPr>
        <mc:AlternateContent>
          <mc:Choice Requires="wps">
            <w:drawing>
              <wp:anchor distT="0" distB="0" distL="114300" distR="114300" simplePos="0" relativeHeight="252445696" behindDoc="0" locked="0" layoutInCell="1" allowOverlap="1" wp14:anchorId="23129FD1" wp14:editId="1386A19C">
                <wp:simplePos x="0" y="0"/>
                <wp:positionH relativeFrom="column">
                  <wp:posOffset>8545606</wp:posOffset>
                </wp:positionH>
                <wp:positionV relativeFrom="paragraph">
                  <wp:posOffset>-5892800</wp:posOffset>
                </wp:positionV>
                <wp:extent cx="353060" cy="6164873"/>
                <wp:effectExtent l="0" t="0" r="8890" b="7620"/>
                <wp:wrapNone/>
                <wp:docPr id="140"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61648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FE8287" w14:textId="77777777" w:rsidR="009B57E0" w:rsidRPr="00FC1ADB" w:rsidRDefault="009B57E0" w:rsidP="006B070D">
                            <w:pPr>
                              <w:tabs>
                                <w:tab w:val="left" w:pos="1980"/>
                                <w:tab w:val="left" w:pos="2250"/>
                              </w:tabs>
                              <w:jc w:val="both"/>
                              <w:rPr>
                                <w:rFonts w:cs="Segoe UI"/>
                                <w:caps/>
                                <w:color w:val="4B82AD"/>
                                <w:sz w:val="18"/>
                                <w:szCs w:val="18"/>
                                <w:lang w:val="fr-FR"/>
                              </w:rPr>
                            </w:pPr>
                            <w:r>
                              <w:rPr>
                                <w:rFonts w:cs="Segoe UI"/>
                                <w:caps/>
                                <w:noProof/>
                                <w:color w:val="4B82AD"/>
                                <w:sz w:val="18"/>
                                <w:szCs w:val="18"/>
                                <w:lang w:eastAsia="zh-TW"/>
                              </w:rPr>
                              <w:t>canada</w:t>
                            </w:r>
                          </w:p>
                          <w:p w14:paraId="06E25E52" w14:textId="77777777" w:rsidR="009B57E0" w:rsidRDefault="009B57E0" w:rsidP="00613AD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29FD1" id="Text Box 829" o:spid="_x0000_s1037" type="#_x0000_t202" style="position:absolute;margin-left:672.9pt;margin-top:-464pt;width:27.8pt;height:485.4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" stroked="f">
                <v:textbox style="layout-flow:vertical" inset="5.85pt,.7pt,5.85pt,.7pt">
                  <w:txbxContent>
                    <w:p w14:paraId="68FE8287" w14:textId="77777777" w:rsidR="009B57E0" w:rsidRPr="00FC1ADB" w:rsidRDefault="009B57E0" w:rsidP="006B070D">
                      <w:pPr>
                        <w:tabs>
                          <w:tab w:val="left" w:pos="1980"/>
                          <w:tab w:val="left" w:pos="2250"/>
                        </w:tabs>
                        <w:jc w:val="both"/>
                        <w:rPr>
                          <w:rFonts w:cs="Segoe UI"/>
                          <w:caps/>
                          <w:color w:val="4B82AD"/>
                          <w:sz w:val="18"/>
                          <w:szCs w:val="18"/>
                          <w:lang w:val="fr-FR"/>
                        </w:rPr>
                      </w:pPr>
                      <w:r>
                        <w:rPr>
                          <w:rFonts w:cs="Segoe UI"/>
                          <w:caps/>
                          <w:noProof/>
                          <w:color w:val="4B82AD"/>
                          <w:sz w:val="18"/>
                          <w:szCs w:val="18"/>
                          <w:lang w:eastAsia="zh-TW"/>
                        </w:rPr>
                        <w:t>canada</w:t>
                      </w:r>
                    </w:p>
                    <w:p w14:paraId="06E25E52" w14:textId="77777777" w:rsidR="009B57E0" w:rsidRDefault="009B57E0" w:rsidP="00613AD0"/>
                  </w:txbxContent>
                </v:textbox>
              </v:shape>
            </w:pict>
          </mc:Fallback>
        </mc:AlternateContent>
      </w:r>
    </w:p>
    <w:p w14:paraId="1787553E" w14:textId="77777777" w:rsidR="00B33F26" w:rsidRDefault="00585E51" w:rsidP="00954154">
      <w:pPr>
        <w:framePr w:w="13209" w:wrap="auto" w:hAnchor="text"/>
        <w:rPr>
          <w:rFonts w:ascii="Frutiger LT Std 45 Light" w:hAnsi="Frutiger LT Std 45 Light"/>
          <w:szCs w:val="21"/>
        </w:rPr>
        <w:sectPr w:rsidR="00B33F26" w:rsidSect="007D6648">
          <w:headerReference w:type="even" r:id="rId85"/>
          <w:headerReference w:type="default" r:id="rId86"/>
          <w:footerReference w:type="even" r:id="rId87"/>
          <w:footerReference w:type="default" r:id="rId88"/>
          <w:footnotePr>
            <w:numRestart w:val="eachSect"/>
          </w:footnotePr>
          <w:pgSz w:w="15840" w:h="12240" w:orient="landscape" w:code="1"/>
          <w:pgMar w:top="1469" w:right="1440" w:bottom="810" w:left="1440" w:header="0" w:footer="0" w:gutter="0"/>
          <w:cols w:space="720"/>
          <w:docGrid w:type="lines" w:linePitch="360"/>
          <w:sectPrChange w:id="2287" w:author="Ochoa, Javier" w:date="2018-06-08T15:24:00Z">
            <w:sectPr w:rsidR="00B33F26" w:rsidSect="007D6648">
              <w:pgMar w:top="1469" w:right="1440" w:bottom="810" w:left="1440" w:header="720" w:footer="720" w:gutter="0"/>
            </w:sectPr>
          </w:sectPrChange>
        </w:sectPr>
      </w:pPr>
      <w:r>
        <w:rPr>
          <w:rFonts w:ascii="Frutiger LT Std 45 Light" w:hAnsi="Frutiger LT Std 45 Light"/>
          <w:noProof/>
          <w:szCs w:val="21"/>
        </w:rPr>
        <mc:AlternateContent>
          <mc:Choice Requires="wps">
            <w:drawing>
              <wp:anchor distT="0" distB="0" distL="114300" distR="114300" simplePos="0" relativeHeight="252451840" behindDoc="0" locked="0" layoutInCell="1" allowOverlap="1" wp14:anchorId="1D651CB5" wp14:editId="4B0B187B">
                <wp:simplePos x="0" y="0"/>
                <wp:positionH relativeFrom="column">
                  <wp:posOffset>9441815</wp:posOffset>
                </wp:positionH>
                <wp:positionV relativeFrom="paragraph">
                  <wp:posOffset>861060</wp:posOffset>
                </wp:positionV>
                <wp:extent cx="381000" cy="65176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81000" cy="6517640"/>
                        </a:xfrm>
                        <a:prstGeom prst="rect">
                          <a:avLst/>
                        </a:prstGeom>
                        <a:solidFill>
                          <a:srgbClr val="FFFFFF"/>
                        </a:solidFill>
                        <a:ln w="9525" cap="flat" cmpd="sng" algn="ctr">
                          <a:noFill/>
                          <a:prstDash val="solid"/>
                          <a:round/>
                          <a:headEnd type="none" w="med" len="med"/>
                          <a:tailEnd type="none" w="med" len="med"/>
                        </a:ln>
                        <a:extLst>
                          <a:ext uri="{91240B29-F687-4F45-9708-019B960494DF}">
                            <a14:hiddenLine xmlns:a14="http://schemas.microsoft.com/office/drawing/2010/main" w="9525" cap="flat" cmpd="sng" algn="ctr">
                              <a:solidFill>
                                <a:prstClr val="black"/>
                              </a:solidFill>
                              <a:prstDash val="solid"/>
                              <a:round/>
                              <a:headEnd type="none" w="med" len="med"/>
                              <a:tailEnd type="none" w="med" len="med"/>
                            </a14:hiddenLine>
                          </a:ext>
                        </a:extLst>
                      </wps:spPr>
                      <wps:txbx>
                        <w:txbxContent>
                          <w:p w14:paraId="39ABC79D" w14:textId="77777777" w:rsidR="009B57E0" w:rsidRDefault="009B57E0" w:rsidP="00585E51">
                            <w:pPr>
                              <w:tabs>
                                <w:tab w:val="left" w:pos="1980"/>
                                <w:tab w:val="left" w:pos="2250"/>
                              </w:tabs>
                              <w:jc w:val="right"/>
                            </w:pPr>
                          </w:p>
                          <w:p w14:paraId="0E15B565" w14:textId="77777777" w:rsidR="009B57E0" w:rsidRDefault="009B57E0"/>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1CB5" id="Text Box 18" o:spid="_x0000_s1038" type="#_x0000_t202" style="position:absolute;margin-left:743.45pt;margin-top:67.8pt;width:30pt;height:513.2pt;z-index:25245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" stroked="f">
                <v:stroke joinstyle="round"/>
                <v:textbox style="layout-flow:vertical">
                  <w:txbxContent>
                    <w:p w14:paraId="39ABC79D" w14:textId="77777777" w:rsidR="009B57E0" w:rsidRDefault="009B57E0" w:rsidP="00585E51">
                      <w:pPr>
                        <w:tabs>
                          <w:tab w:val="left" w:pos="1980"/>
                          <w:tab w:val="left" w:pos="2250"/>
                        </w:tabs>
                        <w:jc w:val="right"/>
                      </w:pPr>
                    </w:p>
                    <w:p w14:paraId="0E15B565" w14:textId="77777777" w:rsidR="009B57E0" w:rsidRDefault="009B57E0"/>
                  </w:txbxContent>
                </v:textbox>
              </v:shape>
            </w:pict>
          </mc:Fallback>
        </mc:AlternateContent>
      </w:r>
    </w:p>
    <w:p w14:paraId="3DDDFCBF" w14:textId="0FAD244E" w:rsidR="00502505" w:rsidDel="00F1263F" w:rsidRDefault="00B00A2F" w:rsidP="00F1263F">
      <w:pPr>
        <w:pStyle w:val="AnnexAppendixTitle"/>
        <w:rPr>
          <w:del w:id="2288" w:author="Huang, Chengyu" w:date="2019-05-28T12:45:00Z"/>
        </w:rPr>
        <w:pPrChange w:id="2289" w:author="Huang, Chengyu" w:date="2019-05-28T12:45:00Z">
          <w:pPr>
            <w:pStyle w:val="AnnexAppendixTitle"/>
          </w:pPr>
        </w:pPrChange>
      </w:pPr>
      <w:del w:id="2290" w:author="Huang, Chengyu" w:date="2019-05-28T12:45:00Z">
        <w:r w:rsidRPr="00E536E9" w:rsidDel="00F1263F">
          <w:rPr>
            <w:b w:val="0"/>
          </w:rPr>
          <w:lastRenderedPageBreak/>
          <w:fldChar w:fldCharType="begin"/>
        </w:r>
        <w:r w:rsidR="00E536E9" w:rsidDel="00F1263F">
          <w:rPr>
            <w:b w:val="0"/>
          </w:rPr>
          <w:delInstrText xml:space="preserve"> TC "</w:delInstrText>
        </w:r>
        <w:bookmarkStart w:id="2291" w:name="_Toc516149118"/>
        <w:bookmarkStart w:id="2292" w:name="_Toc516222661"/>
        <w:bookmarkStart w:id="2293" w:name="_Toc512008968"/>
        <w:r w:rsidR="0011205B" w:rsidRPr="00E536E9" w:rsidDel="00F1263F">
          <w:rPr>
            <w:b w:val="0"/>
          </w:rPr>
          <w:delInstrText>I</w:delInstrText>
        </w:r>
        <w:r w:rsidR="00AA1943" w:rsidRPr="00E536E9" w:rsidDel="00F1263F">
          <w:rPr>
            <w:b w:val="0"/>
          </w:rPr>
          <w:delInstrText>I</w:delInstrText>
        </w:r>
        <w:r w:rsidR="0011205B" w:rsidRPr="00E536E9" w:rsidDel="00F1263F">
          <w:rPr>
            <w:b w:val="0"/>
          </w:rPr>
          <w:delInstrText>. Public Debt Sustainability Analysis</w:delInstrText>
        </w:r>
        <w:bookmarkEnd w:id="2291"/>
        <w:bookmarkEnd w:id="2292"/>
        <w:bookmarkEnd w:id="2293"/>
        <w:r w:rsidR="0011205B" w:rsidRPr="00E536E9" w:rsidDel="00F1263F">
          <w:rPr>
            <w:b w:val="0"/>
          </w:rPr>
          <w:delInstrText xml:space="preserve">"\f J </w:delInstrText>
        </w:r>
        <w:r w:rsidRPr="00E536E9" w:rsidDel="00F1263F">
          <w:rPr>
            <w:b w:val="0"/>
          </w:rPr>
          <w:fldChar w:fldCharType="end"/>
        </w:r>
        <w:r w:rsidR="00502505" w:rsidDel="00F1263F">
          <w:delText>Annex I</w:delText>
        </w:r>
        <w:r w:rsidR="00AA1943" w:rsidDel="00F1263F">
          <w:delText>I</w:delText>
        </w:r>
        <w:r w:rsidR="00502505" w:rsidDel="00F1263F">
          <w:delText xml:space="preserve">. Public </w:delText>
        </w:r>
        <w:r w:rsidR="00502505" w:rsidRPr="0011205B" w:rsidDel="00F1263F">
          <w:delText>Debt</w:delText>
        </w:r>
        <w:r w:rsidR="00502505" w:rsidDel="00F1263F">
          <w:delText xml:space="preserve"> Sustainability Analysis</w:delText>
        </w:r>
      </w:del>
    </w:p>
    <w:p w14:paraId="6FF7ABCF" w14:textId="6EFCED84" w:rsidR="00B22BE3" w:rsidDel="00F1263F" w:rsidRDefault="00B22BE3" w:rsidP="00F1263F">
      <w:pPr>
        <w:pStyle w:val="AnnexAppendixTitle"/>
        <w:rPr>
          <w:del w:id="2294" w:author="Huang, Chengyu" w:date="2019-05-28T12:45:00Z"/>
          <w:i/>
        </w:rPr>
        <w:pPrChange w:id="2295" w:author="Huang, Chengyu" w:date="2019-05-28T12:45:00Z">
          <w:pPr/>
        </w:pPrChange>
      </w:pPr>
      <w:del w:id="2296" w:author="Huang, Chengyu" w:date="2019-05-28T12:45:00Z">
        <w:r w:rsidDel="00F1263F">
          <w:rPr>
            <w:i/>
          </w:rPr>
          <w:delText>The overall assessment is broadly unchanged from the 2017 Article IV staff report. Canada’s public debt remains on a sustainable trajectory over the medium term. After peaking at 91.1 percent in 2016, the ratio of gross debt to GDP fell to 89.7 percent in 2017. Under the baseline scenario, the gross debt-to-GDP ratio is projected to gradually decline to 76.</w:delText>
        </w:r>
        <w:r w:rsidR="0084650C" w:rsidDel="00F1263F">
          <w:rPr>
            <w:i/>
          </w:rPr>
          <w:delText>3</w:delText>
        </w:r>
        <w:r w:rsidDel="00F1263F">
          <w:rPr>
            <w:i/>
          </w:rPr>
          <w:delText xml:space="preserve"> percent by 2023, </w:delText>
        </w:r>
        <w:r w:rsidR="008866C5" w:rsidDel="00F1263F">
          <w:rPr>
            <w:i/>
          </w:rPr>
          <w:delText xml:space="preserve">reflecting </w:delText>
        </w:r>
        <w:r w:rsidDel="00F1263F">
          <w:rPr>
            <w:i/>
          </w:rPr>
          <w:delText xml:space="preserve">fiscal consolidation and </w:delText>
        </w:r>
        <w:r w:rsidR="000F6DC7" w:rsidDel="00F1263F">
          <w:rPr>
            <w:i/>
          </w:rPr>
          <w:delText>favorable growth-</w:delText>
        </w:r>
        <w:r w:rsidDel="00F1263F">
          <w:rPr>
            <w:i/>
          </w:rPr>
          <w:delText>interest rate</w:delText>
        </w:r>
        <w:r w:rsidR="000F6DC7" w:rsidDel="00F1263F">
          <w:rPr>
            <w:i/>
          </w:rPr>
          <w:delText xml:space="preserve"> differentials</w:delText>
        </w:r>
        <w:r w:rsidDel="00F1263F">
          <w:rPr>
            <w:i/>
          </w:rPr>
          <w:delText xml:space="preserve"> for most of the projection horizon. </w:delText>
        </w:r>
        <w:bookmarkStart w:id="2297" w:name="_Hlk511319723"/>
        <w:r w:rsidR="000F6DC7" w:rsidDel="00F1263F">
          <w:rPr>
            <w:i/>
          </w:rPr>
          <w:delText>The most significant stress scenario pushes debt to 95 percent</w:delText>
        </w:r>
        <w:r w:rsidR="008549B5" w:rsidRPr="008549B5" w:rsidDel="00F1263F">
          <w:rPr>
            <w:i/>
          </w:rPr>
          <w:delText>, but</w:delText>
        </w:r>
        <w:r w:rsidR="008549B5" w:rsidRPr="008549B5" w:rsidDel="00F1263F">
          <w:rPr>
            <w:i/>
            <w:lang w:eastAsia="ja-JP"/>
          </w:rPr>
          <w:delText xml:space="preserve"> the probability for </w:delText>
        </w:r>
        <w:r w:rsidR="008549B5" w:rsidRPr="008549B5" w:rsidDel="00F1263F">
          <w:rPr>
            <w:i/>
          </w:rPr>
          <w:delText>debt remain</w:delText>
        </w:r>
        <w:r w:rsidR="00771B40" w:rsidDel="00F1263F">
          <w:rPr>
            <w:i/>
          </w:rPr>
          <w:delText>ing</w:delText>
        </w:r>
        <w:r w:rsidR="008549B5" w:rsidRPr="008549B5" w:rsidDel="00F1263F">
          <w:rPr>
            <w:i/>
          </w:rPr>
          <w:delText xml:space="preserve"> below 85 percent of GDP is high over the projection horizon</w:delText>
        </w:r>
        <w:r w:rsidRPr="008549B5" w:rsidDel="00F1263F">
          <w:rPr>
            <w:i/>
          </w:rPr>
          <w:delText>.</w:delText>
        </w:r>
        <w:r w:rsidDel="00F1263F">
          <w:rPr>
            <w:i/>
          </w:rPr>
          <w:delText xml:space="preserve"> </w:delText>
        </w:r>
        <w:bookmarkEnd w:id="2297"/>
        <w:r w:rsidDel="00F1263F">
          <w:rPr>
            <w:i/>
          </w:rPr>
          <w:delText xml:space="preserve">Sizable </w:delText>
        </w:r>
        <w:r w:rsidDel="00F1263F">
          <w:rPr>
            <w:i/>
            <w:iCs/>
          </w:rPr>
          <w:delText>financial assets (about 62 percent of GDP) provide an additional cushion. The net debt-to-GDP ratio stood at 2</w:delText>
        </w:r>
        <w:r w:rsidR="00346139" w:rsidDel="00F1263F">
          <w:rPr>
            <w:i/>
            <w:iCs/>
          </w:rPr>
          <w:delText>7.</w:delText>
        </w:r>
        <w:r w:rsidDel="00F1263F">
          <w:rPr>
            <w:i/>
            <w:iCs/>
          </w:rPr>
          <w:delText xml:space="preserve">8 percent in 2017 and is expected to fall </w:delText>
        </w:r>
        <w:r w:rsidR="0084650C" w:rsidDel="00F1263F">
          <w:rPr>
            <w:i/>
            <w:iCs/>
          </w:rPr>
          <w:delText>to about</w:delText>
        </w:r>
        <w:r w:rsidDel="00F1263F">
          <w:rPr>
            <w:i/>
            <w:iCs/>
          </w:rPr>
          <w:delText xml:space="preserve"> 25 percent by 2023</w:delText>
        </w:r>
        <w:r w:rsidDel="00F1263F">
          <w:rPr>
            <w:i/>
          </w:rPr>
          <w:delText>.</w:delText>
        </w:r>
      </w:del>
    </w:p>
    <w:p w14:paraId="0B87054F" w14:textId="7830CFEB" w:rsidR="00B22BE3" w:rsidDel="00F1263F" w:rsidRDefault="00B22BE3" w:rsidP="00F1263F">
      <w:pPr>
        <w:pStyle w:val="AnnexAppendixTitle"/>
        <w:rPr>
          <w:del w:id="2298" w:author="Huang, Chengyu" w:date="2019-05-28T12:45:00Z"/>
        </w:rPr>
        <w:pPrChange w:id="2299" w:author="Huang, Chengyu" w:date="2019-05-28T12:45:00Z">
          <w:pPr/>
        </w:pPrChange>
      </w:pPr>
    </w:p>
    <w:p w14:paraId="3CADC6F3" w14:textId="7C079A5F" w:rsidR="00346139" w:rsidDel="00F1263F" w:rsidRDefault="00346139" w:rsidP="00F1263F">
      <w:pPr>
        <w:pStyle w:val="AnnexAppendixTitle"/>
        <w:rPr>
          <w:del w:id="2300" w:author="Huang, Chengyu" w:date="2019-05-28T12:45:00Z"/>
          <w:b w:val="0"/>
        </w:rPr>
        <w:pPrChange w:id="2301" w:author="Huang, Chengyu" w:date="2019-05-28T12:45:00Z">
          <w:pPr/>
        </w:pPrChange>
      </w:pPr>
      <w:del w:id="2302" w:author="Huang, Chengyu" w:date="2019-05-28T12:45:00Z">
        <w:r w:rsidRPr="00346139" w:rsidDel="00F1263F">
          <w:delText>Fiscal Space</w:delText>
        </w:r>
        <w:bookmarkStart w:id="2303" w:name="_Hlk509910061"/>
      </w:del>
    </w:p>
    <w:p w14:paraId="7AD3B466" w14:textId="4ABA1C82" w:rsidR="00346139" w:rsidDel="00F1263F" w:rsidRDefault="00346139" w:rsidP="00F1263F">
      <w:pPr>
        <w:pStyle w:val="AnnexAppendixTitle"/>
        <w:rPr>
          <w:del w:id="2304" w:author="Huang, Chengyu" w:date="2019-05-28T12:45:00Z"/>
          <w:b w:val="0"/>
        </w:rPr>
        <w:pPrChange w:id="2305" w:author="Huang, Chengyu" w:date="2019-05-28T12:45:00Z">
          <w:pPr/>
        </w:pPrChange>
      </w:pPr>
    </w:p>
    <w:p w14:paraId="20EDB625" w14:textId="1A0C4A40" w:rsidR="00346139" w:rsidDel="00F1263F" w:rsidRDefault="00C407C6" w:rsidP="00F1263F">
      <w:pPr>
        <w:pStyle w:val="AnnexAppendixTitle"/>
        <w:rPr>
          <w:del w:id="2306" w:author="Huang, Chengyu" w:date="2019-05-28T12:45:00Z"/>
        </w:rPr>
        <w:pPrChange w:id="2307" w:author="Huang, Chengyu" w:date="2019-05-28T12:45:00Z">
          <w:pPr/>
        </w:pPrChange>
      </w:pPr>
      <w:del w:id="2308" w:author="Huang, Chengyu" w:date="2019-05-28T12:45:00Z">
        <w:r w:rsidRPr="00C01555" w:rsidDel="00F1263F">
          <w:rPr>
            <w:noProof/>
          </w:rPr>
          <w:drawing>
            <wp:anchor distT="0" distB="0" distL="114300" distR="114300" simplePos="0" relativeHeight="252616704" behindDoc="0" locked="0" layoutInCell="1" allowOverlap="1" wp14:anchorId="19ECD973" wp14:editId="11B977BA">
              <wp:simplePos x="0" y="0"/>
              <wp:positionH relativeFrom="margin">
                <wp:align>right</wp:align>
              </wp:positionH>
              <wp:positionV relativeFrom="paragraph">
                <wp:posOffset>103505</wp:posOffset>
              </wp:positionV>
              <wp:extent cx="2819400" cy="204343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19400" cy="204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139" w:rsidRPr="00346139" w:rsidDel="00F1263F">
          <w:delText xml:space="preserve">Canada has some fiscal space, even though its gross debt is relatively high compared to its triple-A rated peers. </w:delText>
        </w:r>
        <w:bookmarkEnd w:id="2303"/>
        <w:r w:rsidR="00346139" w:rsidRPr="00346139" w:rsidDel="00F1263F">
          <w:delText xml:space="preserve">Canada’s general government gross debt is </w:delText>
        </w:r>
        <w:r w:rsidR="00346139" w:rsidDel="00F1263F">
          <w:delText>89.7</w:delText>
        </w:r>
        <w:r w:rsidR="00346139" w:rsidRPr="00346139" w:rsidDel="00F1263F">
          <w:delText xml:space="preserve"> percent of GDP. If accounts payable are excluded to make it internationally comparable, gross debt falls to just below 70 percent of GDP, but this is still high among economies with AAA ratings.</w:delText>
        </w:r>
        <w:r w:rsidR="00346139" w:rsidDel="00F1263F">
          <w:rPr>
            <w:rStyle w:val="FootnoteReference"/>
          </w:rPr>
          <w:footnoteReference w:id="46"/>
        </w:r>
        <w:r w:rsidR="00346139" w:rsidRPr="00346139" w:rsidDel="00F1263F">
          <w:delText xml:space="preserve"> Nonetheless, the general government holds sizable financial assets </w:delText>
        </w:r>
        <w:r w:rsidR="00346139" w:rsidDel="00F1263F">
          <w:delText>(</w:delText>
        </w:r>
        <w:r w:rsidR="00346139" w:rsidRPr="00CA3E7B" w:rsidDel="00F1263F">
          <w:delText>about 62 percent of GDP)</w:delText>
        </w:r>
        <w:r w:rsidR="00346139" w:rsidDel="00F1263F">
          <w:delText>, which includes a broad range of assets (currency and deposits, debt securities, loans, equity and investment fund shares, and accounts receivable), and net debt stood at 27.8 percent of GDP in 2017</w:delText>
        </w:r>
        <w:r w:rsidR="00346139" w:rsidRPr="00346139" w:rsidDel="00F1263F">
          <w:delText>. At the federal level, gross debt is considerably lower at 3</w:delText>
        </w:r>
        <w:r w:rsidR="0084650C" w:rsidDel="00F1263F">
          <w:delText>8</w:delText>
        </w:r>
        <w:r w:rsidR="00346139" w:rsidRPr="00346139" w:rsidDel="00F1263F">
          <w:delText xml:space="preserve"> percent of GDP</w:delText>
        </w:r>
        <w:r w:rsidR="00B93651" w:rsidDel="00F1263F">
          <w:delText>.</w:delText>
        </w:r>
        <w:r w:rsidR="00346139" w:rsidRPr="00346139" w:rsidDel="00F1263F">
          <w:delText xml:space="preserve"> </w:delText>
        </w:r>
      </w:del>
    </w:p>
    <w:p w14:paraId="0ED139CA" w14:textId="648939D6" w:rsidR="00346139" w:rsidRPr="00346139" w:rsidDel="00F1263F" w:rsidRDefault="00346139" w:rsidP="00F1263F">
      <w:pPr>
        <w:pStyle w:val="AnnexAppendixTitle"/>
        <w:rPr>
          <w:del w:id="2311" w:author="Huang, Chengyu" w:date="2019-05-28T12:45:00Z"/>
        </w:rPr>
        <w:pPrChange w:id="2312" w:author="Huang, Chengyu" w:date="2019-05-28T12:45:00Z">
          <w:pPr/>
        </w:pPrChange>
      </w:pPr>
    </w:p>
    <w:p w14:paraId="55E36AC2" w14:textId="4B8991B3" w:rsidR="00B22BE3" w:rsidRPr="008503D4" w:rsidDel="00F1263F" w:rsidRDefault="00B22BE3" w:rsidP="00F1263F">
      <w:pPr>
        <w:pStyle w:val="AnnexAppendixTitle"/>
        <w:rPr>
          <w:del w:id="2313" w:author="Huang, Chengyu" w:date="2019-05-28T12:45:00Z"/>
          <w:b w:val="0"/>
        </w:rPr>
        <w:pPrChange w:id="2314" w:author="Huang, Chengyu" w:date="2019-05-28T12:45:00Z">
          <w:pPr/>
        </w:pPrChange>
      </w:pPr>
      <w:del w:id="2315" w:author="Huang, Chengyu" w:date="2019-05-28T12:45:00Z">
        <w:r w:rsidDel="00F1263F">
          <w:delText>Baseline S</w:delText>
        </w:r>
        <w:r w:rsidRPr="008503D4" w:rsidDel="00F1263F">
          <w:delText>cenario</w:delText>
        </w:r>
        <w:r w:rsidR="009431D2" w:rsidDel="00F1263F">
          <w:delText xml:space="preserve"> and Realism of Projections</w:delText>
        </w:r>
      </w:del>
    </w:p>
    <w:p w14:paraId="1083841F" w14:textId="77A74B54" w:rsidR="00B22BE3" w:rsidDel="00F1263F" w:rsidRDefault="00B22BE3" w:rsidP="00F1263F">
      <w:pPr>
        <w:pStyle w:val="AnnexAppendixTitle"/>
        <w:rPr>
          <w:del w:id="2316" w:author="Huang, Chengyu" w:date="2019-05-28T12:45:00Z"/>
        </w:rPr>
        <w:pPrChange w:id="2317" w:author="Huang, Chengyu" w:date="2019-05-28T12:45:00Z">
          <w:pPr/>
        </w:pPrChange>
      </w:pPr>
    </w:p>
    <w:p w14:paraId="2C8967EC" w14:textId="1ED464F5" w:rsidR="009431D2" w:rsidDel="00F1263F" w:rsidRDefault="009431D2" w:rsidP="00F1263F">
      <w:pPr>
        <w:pStyle w:val="AnnexAppendixTitle"/>
        <w:rPr>
          <w:del w:id="2318" w:author="Huang, Chengyu" w:date="2019-05-28T12:45:00Z"/>
        </w:rPr>
        <w:pPrChange w:id="2319" w:author="Huang, Chengyu" w:date="2019-05-28T12:45:00Z">
          <w:pPr>
            <w:pStyle w:val="ListBullet"/>
          </w:pPr>
        </w:pPrChange>
      </w:pPr>
      <w:del w:id="2320" w:author="Huang, Chengyu" w:date="2019-05-28T12:45:00Z">
        <w:r w:rsidRPr="009431D2" w:rsidDel="00F1263F">
          <w:rPr>
            <w:i/>
          </w:rPr>
          <w:delText xml:space="preserve">Fiscal </w:delText>
        </w:r>
        <w:r w:rsidR="00D361FE" w:rsidDel="00F1263F">
          <w:rPr>
            <w:i/>
          </w:rPr>
          <w:delText>adjustment</w:delText>
        </w:r>
        <w:r w:rsidRPr="009431D2" w:rsidDel="00F1263F">
          <w:rPr>
            <w:i/>
          </w:rPr>
          <w:delText>.</w:delText>
        </w:r>
        <w:r w:rsidDel="00F1263F">
          <w:delText xml:space="preserve"> T</w:delText>
        </w:r>
        <w:r w:rsidRPr="009431D2" w:rsidDel="00F1263F">
          <w:delText xml:space="preserve">he general government </w:delText>
        </w:r>
        <w:r w:rsidR="00D361FE" w:rsidDel="00F1263F">
          <w:delText xml:space="preserve">is </w:delText>
        </w:r>
        <w:r w:rsidR="00B616D9" w:rsidDel="00F1263F">
          <w:delText>expected</w:delText>
        </w:r>
        <w:r w:rsidR="00D361FE" w:rsidDel="00F1263F">
          <w:delText xml:space="preserve"> to gradual</w:delText>
        </w:r>
        <w:r w:rsidR="00B616D9" w:rsidDel="00F1263F">
          <w:delText>ly</w:delText>
        </w:r>
        <w:r w:rsidR="00D361FE" w:rsidDel="00F1263F">
          <w:delText xml:space="preserve"> consolidat</w:delText>
        </w:r>
        <w:r w:rsidR="00B616D9" w:rsidDel="00F1263F">
          <w:delText>e</w:delText>
        </w:r>
        <w:r w:rsidR="00D361FE" w:rsidDel="00F1263F">
          <w:delText xml:space="preserve"> o</w:delText>
        </w:r>
        <w:r w:rsidR="00B616D9" w:rsidDel="00F1263F">
          <w:delText>ver the projection horizon.</w:delText>
        </w:r>
        <w:r w:rsidRPr="009431D2" w:rsidDel="00F1263F">
          <w:delText xml:space="preserve"> </w:delText>
        </w:r>
        <w:r w:rsidR="00B616D9" w:rsidDel="00F1263F">
          <w:delText>T</w:delText>
        </w:r>
        <w:r w:rsidRPr="009431D2" w:rsidDel="00F1263F">
          <w:delText xml:space="preserve">he general government primary deficit is projected to </w:delText>
        </w:r>
        <w:r w:rsidR="00B616D9" w:rsidDel="00F1263F">
          <w:delText xml:space="preserve">decline from </w:delText>
        </w:r>
        <w:r w:rsidRPr="009431D2" w:rsidDel="00F1263F">
          <w:delText>0.</w:delText>
        </w:r>
        <w:r w:rsidR="0084650C" w:rsidDel="00F1263F">
          <w:delText>9</w:delText>
        </w:r>
        <w:r w:rsidRPr="009431D2" w:rsidDel="00F1263F">
          <w:delText xml:space="preserve"> percent of GDP in 2018 to 0.3 percent by 2023.</w:delText>
        </w:r>
      </w:del>
    </w:p>
    <w:p w14:paraId="35452D0A" w14:textId="3E71F1C2" w:rsidR="009431D2" w:rsidDel="00F1263F" w:rsidRDefault="00B028E1" w:rsidP="00F1263F">
      <w:pPr>
        <w:pStyle w:val="AnnexAppendixTitle"/>
        <w:rPr>
          <w:del w:id="2321" w:author="Huang, Chengyu" w:date="2019-05-28T12:45:00Z"/>
        </w:rPr>
        <w:pPrChange w:id="2322" w:author="Huang, Chengyu" w:date="2019-05-28T12:45:00Z">
          <w:pPr>
            <w:pStyle w:val="ListBullet"/>
          </w:pPr>
        </w:pPrChange>
      </w:pPr>
      <w:del w:id="2323" w:author="Huang, Chengyu" w:date="2019-05-28T12:45:00Z">
        <w:r w:rsidDel="00F1263F">
          <w:rPr>
            <w:i/>
          </w:rPr>
          <w:delText>Gross d</w:delText>
        </w:r>
        <w:r w:rsidR="009431D2" w:rsidRPr="009431D2" w:rsidDel="00F1263F">
          <w:rPr>
            <w:i/>
          </w:rPr>
          <w:delText>ebt dynamics.</w:delText>
        </w:r>
        <w:r w:rsidR="009431D2" w:rsidDel="00F1263F">
          <w:delText xml:space="preserve"> Interest rate and growth differentials are expected to be favorable in the near term, with real GDP growth exceeding real interest rates </w:delText>
        </w:r>
        <w:r w:rsidR="009431D2" w:rsidRPr="009431D2" w:rsidDel="00F1263F">
          <w:delText xml:space="preserve">until 2021, contributing to </w:delText>
        </w:r>
        <w:r w:rsidR="00B616D9" w:rsidDel="00F1263F">
          <w:delText xml:space="preserve">a reduction in </w:delText>
        </w:r>
        <w:r w:rsidR="009431D2" w:rsidRPr="009431D2" w:rsidDel="00F1263F">
          <w:delText xml:space="preserve">the gross debt to GDP ratio. However, </w:delText>
        </w:r>
        <w:r w:rsidR="009431D2" w:rsidDel="00F1263F">
          <w:delText>from 2022 onward, real interest rates are expected to exceed real GDP growth, putting upward pressure on debt dynamic</w:delText>
        </w:r>
        <w:r w:rsidR="00B616D9" w:rsidDel="00F1263F">
          <w:delText>s</w:delText>
        </w:r>
        <w:r w:rsidR="009431D2" w:rsidDel="00F1263F">
          <w:delText xml:space="preserve">. </w:delText>
        </w:r>
        <w:r w:rsidR="009431D2" w:rsidRPr="009431D2" w:rsidDel="00F1263F">
          <w:delText xml:space="preserve">Nonetheless, </w:delText>
        </w:r>
        <w:r w:rsidR="00216350" w:rsidDel="00F1263F">
          <w:delText xml:space="preserve">due to </w:delText>
        </w:r>
        <w:r w:rsidR="00B616D9" w:rsidDel="00F1263F">
          <w:delText>the</w:delText>
        </w:r>
        <w:r w:rsidR="009431D2" w:rsidRPr="009431D2" w:rsidDel="00F1263F">
          <w:delText xml:space="preserve"> steady decline in the primary deficit</w:delText>
        </w:r>
        <w:r w:rsidR="00216350" w:rsidDel="00F1263F">
          <w:delText xml:space="preserve">, </w:delText>
        </w:r>
        <w:r w:rsidR="009431D2" w:rsidRPr="009431D2" w:rsidDel="00F1263F">
          <w:delText>the general government gross debt-to-GDP ratio is expected to fall to 76</w:delText>
        </w:r>
        <w:r w:rsidR="00216350" w:rsidDel="00F1263F">
          <w:delText>.</w:delText>
        </w:r>
        <w:r w:rsidR="0084650C" w:rsidDel="00F1263F">
          <w:delText>3</w:delText>
        </w:r>
        <w:r w:rsidR="009431D2" w:rsidRPr="009431D2" w:rsidDel="00F1263F">
          <w:delText xml:space="preserve"> percent by 2023</w:delText>
        </w:r>
        <w:r w:rsidR="009431D2" w:rsidDel="00F1263F">
          <w:delText xml:space="preserve">. </w:delText>
        </w:r>
      </w:del>
    </w:p>
    <w:p w14:paraId="507043D8" w14:textId="1216E46C" w:rsidR="00B028E1" w:rsidDel="00F1263F" w:rsidRDefault="00B028E1" w:rsidP="00F1263F">
      <w:pPr>
        <w:pStyle w:val="AnnexAppendixTitle"/>
        <w:rPr>
          <w:del w:id="2324" w:author="Huang, Chengyu" w:date="2019-05-28T12:45:00Z"/>
        </w:rPr>
        <w:pPrChange w:id="2325" w:author="Huang, Chengyu" w:date="2019-05-28T12:45:00Z">
          <w:pPr>
            <w:pStyle w:val="ListBullet"/>
          </w:pPr>
        </w:pPrChange>
      </w:pPr>
      <w:del w:id="2326" w:author="Huang, Chengyu" w:date="2019-05-28T12:45:00Z">
        <w:r w:rsidDel="00F1263F">
          <w:rPr>
            <w:i/>
          </w:rPr>
          <w:delText>Net debt</w:delText>
        </w:r>
        <w:r w:rsidR="00AE4747" w:rsidDel="00F1263F">
          <w:rPr>
            <w:i/>
          </w:rPr>
          <w:delText xml:space="preserve"> dynamics</w:delText>
        </w:r>
        <w:r w:rsidR="009431D2" w:rsidDel="00F1263F">
          <w:rPr>
            <w:i/>
          </w:rPr>
          <w:delText>.</w:delText>
        </w:r>
        <w:r w:rsidR="009431D2" w:rsidDel="00F1263F">
          <w:delText xml:space="preserve"> </w:delText>
        </w:r>
        <w:r w:rsidR="00CA3E7B" w:rsidDel="00F1263F">
          <w:delText>The general government holds s</w:delText>
        </w:r>
        <w:r w:rsidR="003061F6" w:rsidDel="00F1263F">
          <w:delText>izable financial assets but i</w:delText>
        </w:r>
        <w:r w:rsidRPr="00B028E1" w:rsidDel="00F1263F">
          <w:delText xml:space="preserve">f only highly-liquid assets </w:delText>
        </w:r>
        <w:r w:rsidR="00B616D9" w:rsidDel="00F1263F">
          <w:delText>we</w:delText>
        </w:r>
        <w:r w:rsidRPr="00B028E1" w:rsidDel="00F1263F">
          <w:delText>re included</w:delText>
        </w:r>
        <w:r w:rsidR="00C407C6" w:rsidDel="00F1263F">
          <w:delText xml:space="preserve"> (28 percent of GDP; </w:delText>
        </w:r>
        <w:r w:rsidR="00C407C6" w:rsidRPr="00B028E1" w:rsidDel="00F1263F">
          <w:delText>currency, deposits, and bonds)</w:delText>
        </w:r>
        <w:r w:rsidRPr="00B028E1" w:rsidDel="00F1263F">
          <w:delText>, the net debt-to-GDP ratio w</w:delText>
        </w:r>
        <w:r w:rsidR="00B616D9" w:rsidDel="00F1263F">
          <w:delText xml:space="preserve">ould be </w:delText>
        </w:r>
        <w:r w:rsidRPr="00B028E1" w:rsidDel="00F1263F">
          <w:delText>higher at around 6</w:delText>
        </w:r>
        <w:r w:rsidR="0084650C" w:rsidDel="00F1263F">
          <w:delText>2</w:delText>
        </w:r>
        <w:r w:rsidRPr="00B028E1" w:rsidDel="00F1263F">
          <w:delText xml:space="preserve"> percent. The net debt ratio is expected </w:delText>
        </w:r>
        <w:r w:rsidR="0077511B" w:rsidDel="00F1263F">
          <w:delText xml:space="preserve">to fall </w:delText>
        </w:r>
        <w:r w:rsidRPr="00B028E1" w:rsidDel="00F1263F">
          <w:delText>below 25 percent by 2023.</w:delText>
        </w:r>
        <w:r w:rsidDel="00F1263F">
          <w:delText xml:space="preserve"> </w:delText>
        </w:r>
      </w:del>
    </w:p>
    <w:p w14:paraId="0D66C6B4" w14:textId="2121B321" w:rsidR="00216350" w:rsidDel="00F1263F" w:rsidRDefault="00B028E1" w:rsidP="00F1263F">
      <w:pPr>
        <w:pStyle w:val="AnnexAppendixTitle"/>
        <w:rPr>
          <w:del w:id="2327" w:author="Huang, Chengyu" w:date="2019-05-28T12:45:00Z"/>
        </w:rPr>
        <w:pPrChange w:id="2328" w:author="Huang, Chengyu" w:date="2019-05-28T12:45:00Z">
          <w:pPr>
            <w:pStyle w:val="ListBullet"/>
          </w:pPr>
        </w:pPrChange>
      </w:pPr>
      <w:del w:id="2329" w:author="Huang, Chengyu" w:date="2019-05-28T12:45:00Z">
        <w:r w:rsidRPr="00B028E1" w:rsidDel="00F1263F">
          <w:rPr>
            <w:i/>
          </w:rPr>
          <w:delText>Gross financing needs.</w:delText>
        </w:r>
        <w:r w:rsidDel="00F1263F">
          <w:delText xml:space="preserve"> </w:delText>
        </w:r>
        <w:r w:rsidRPr="00B028E1" w:rsidDel="00F1263F">
          <w:delText>Gro</w:delText>
        </w:r>
        <w:r w:rsidR="00216350" w:rsidDel="00F1263F">
          <w:delText>s</w:delText>
        </w:r>
        <w:r w:rsidRPr="00B028E1" w:rsidDel="00F1263F">
          <w:delText xml:space="preserve">s financing needs </w:delText>
        </w:r>
        <w:r w:rsidDel="00F1263F">
          <w:delText xml:space="preserve">were </w:delText>
        </w:r>
        <w:r w:rsidRPr="00B028E1" w:rsidDel="00F1263F">
          <w:delText xml:space="preserve">around 16 percent of GDP </w:delText>
        </w:r>
        <w:r w:rsidDel="00F1263F">
          <w:delText xml:space="preserve">in 2017 and </w:delText>
        </w:r>
        <w:r w:rsidR="00AE4747" w:rsidDel="00F1263F">
          <w:delText xml:space="preserve">are </w:delText>
        </w:r>
        <w:r w:rsidRPr="00B028E1" w:rsidDel="00F1263F">
          <w:delText>expected to hover within a range of 15-1</w:delText>
        </w:r>
        <w:r w:rsidR="0084650C" w:rsidDel="00F1263F">
          <w:delText>8</w:delText>
        </w:r>
        <w:r w:rsidRPr="00B028E1" w:rsidDel="00F1263F">
          <w:delText xml:space="preserve"> percent of GDP</w:delText>
        </w:r>
        <w:r w:rsidR="0077511B" w:rsidDel="00F1263F">
          <w:delText xml:space="preserve"> through the projection horizon</w:delText>
        </w:r>
        <w:r w:rsidDel="00F1263F">
          <w:delText xml:space="preserve">, below </w:delText>
        </w:r>
        <w:r w:rsidR="00B616D9" w:rsidDel="00F1263F">
          <w:delText>the</w:delText>
        </w:r>
        <w:r w:rsidDel="00F1263F">
          <w:delText xml:space="preserve"> indicative high</w:delText>
        </w:r>
        <w:r w:rsidR="00216350" w:rsidDel="00F1263F">
          <w:delText>-</w:delText>
        </w:r>
        <w:r w:rsidDel="00F1263F">
          <w:delText xml:space="preserve">risk </w:delText>
        </w:r>
        <w:r w:rsidR="00216350" w:rsidDel="00F1263F">
          <w:delText>threshold</w:delText>
        </w:r>
        <w:r w:rsidDel="00F1263F">
          <w:delText xml:space="preserve"> </w:delText>
        </w:r>
        <w:r w:rsidR="00B616D9" w:rsidDel="00F1263F">
          <w:delText xml:space="preserve">of </w:delText>
        </w:r>
        <w:r w:rsidDel="00F1263F">
          <w:delText>20 percent</w:delText>
        </w:r>
        <w:r w:rsidRPr="00B028E1" w:rsidDel="00F1263F">
          <w:delText>.</w:delText>
        </w:r>
      </w:del>
    </w:p>
    <w:p w14:paraId="707A8289" w14:textId="464C2468" w:rsidR="00B028E1" w:rsidDel="00F1263F" w:rsidRDefault="00B028E1" w:rsidP="00F1263F">
      <w:pPr>
        <w:pStyle w:val="AnnexAppendixTitle"/>
        <w:rPr>
          <w:del w:id="2330" w:author="Huang, Chengyu" w:date="2019-05-28T12:45:00Z"/>
        </w:rPr>
        <w:pPrChange w:id="2331" w:author="Huang, Chengyu" w:date="2019-05-28T12:45:00Z">
          <w:pPr>
            <w:pStyle w:val="ListBullet"/>
          </w:pPr>
        </w:pPrChange>
      </w:pPr>
      <w:del w:id="2332" w:author="Huang, Chengyu" w:date="2019-05-28T12:45:00Z">
        <w:r w:rsidRPr="00B028E1" w:rsidDel="00F1263F">
          <w:rPr>
            <w:i/>
          </w:rPr>
          <w:delText xml:space="preserve">Realism of baseline </w:delText>
        </w:r>
        <w:r w:rsidR="00AE4747" w:rsidDel="00F1263F">
          <w:rPr>
            <w:i/>
          </w:rPr>
          <w:delText>projections</w:delText>
        </w:r>
        <w:r w:rsidRPr="00B028E1" w:rsidDel="00F1263F">
          <w:rPr>
            <w:i/>
          </w:rPr>
          <w:delText xml:space="preserve">. </w:delText>
        </w:r>
        <w:r w:rsidR="00AE4747" w:rsidDel="00F1263F">
          <w:delText>P</w:delText>
        </w:r>
        <w:r w:rsidDel="00F1263F">
          <w:delText>rojection</w:delText>
        </w:r>
        <w:r w:rsidR="00216350" w:rsidDel="00F1263F">
          <w:delText xml:space="preserve"> errors </w:delText>
        </w:r>
        <w:r w:rsidR="00AE4747" w:rsidDel="00F1263F">
          <w:delText xml:space="preserve">in recent years for real GDP growth, primary balance, and inflation </w:delText>
        </w:r>
        <w:r w:rsidR="00216350" w:rsidDel="00F1263F">
          <w:delText>were mo</w:delText>
        </w:r>
        <w:r w:rsidDel="00F1263F">
          <w:delText xml:space="preserve">derate, with the median forecast error in line with other </w:delText>
        </w:r>
        <w:r w:rsidR="00AE4747" w:rsidDel="00F1263F">
          <w:delText>economies</w:delText>
        </w:r>
        <w:r w:rsidDel="00F1263F">
          <w:delText xml:space="preserve">. </w:delText>
        </w:r>
        <w:r w:rsidR="00B93651" w:rsidDel="00F1263F">
          <w:delText>T</w:delText>
        </w:r>
        <w:r w:rsidDel="00F1263F">
          <w:delText xml:space="preserve">here </w:delText>
        </w:r>
        <w:r w:rsidR="00B93651" w:rsidDel="00F1263F">
          <w:delText xml:space="preserve">is </w:delText>
        </w:r>
        <w:r w:rsidDel="00F1263F">
          <w:delText>no evidence of a systematic projection bias in the baseline assumption</w:delText>
        </w:r>
        <w:r w:rsidR="00B616D9" w:rsidDel="00F1263F">
          <w:delText>s</w:delText>
        </w:r>
        <w:r w:rsidR="00AE4747" w:rsidDel="00F1263F">
          <w:delText xml:space="preserve"> </w:delText>
        </w:r>
        <w:r w:rsidDel="00F1263F">
          <w:delText xml:space="preserve">that could undermine the DSA assessment. </w:delText>
        </w:r>
      </w:del>
    </w:p>
    <w:p w14:paraId="7EE84365" w14:textId="3BE65B9D" w:rsidR="00AE4747" w:rsidDel="00F1263F" w:rsidRDefault="00AE4747" w:rsidP="00F1263F">
      <w:pPr>
        <w:pStyle w:val="AnnexAppendixTitle"/>
        <w:rPr>
          <w:del w:id="2333" w:author="Huang, Chengyu" w:date="2019-05-28T12:45:00Z"/>
        </w:rPr>
        <w:pPrChange w:id="2334" w:author="Huang, Chengyu" w:date="2019-05-28T12:45:00Z">
          <w:pPr>
            <w:pStyle w:val="ListBullet"/>
          </w:pPr>
        </w:pPrChange>
      </w:pPr>
      <w:del w:id="2335" w:author="Huang, Chengyu" w:date="2019-05-28T12:45:00Z">
        <w:r w:rsidDel="00F1263F">
          <w:rPr>
            <w:i/>
          </w:rPr>
          <w:delText>Market perceptions.</w:delText>
        </w:r>
        <w:r w:rsidDel="00F1263F">
          <w:delText xml:space="preserve"> </w:delText>
        </w:r>
        <w:r w:rsidR="00B93651" w:rsidRPr="00346139" w:rsidDel="00F1263F">
          <w:delText xml:space="preserve">Confidence in Canada’s sovereign </w:delText>
        </w:r>
        <w:r w:rsidR="00B93651" w:rsidDel="00F1263F">
          <w:delText xml:space="preserve">debt </w:delText>
        </w:r>
        <w:r w:rsidR="00B93651" w:rsidRPr="00346139" w:rsidDel="00F1263F">
          <w:delText>is high</w:delText>
        </w:r>
        <w:r w:rsidR="00B93651" w:rsidDel="00F1263F">
          <w:delText xml:space="preserve">. </w:delText>
        </w:r>
        <w:r w:rsidDel="00F1263F">
          <w:delText xml:space="preserve">Canada has maintained AAA ratings since 2002. </w:delText>
        </w:r>
        <w:r w:rsidR="005933FF" w:rsidDel="00F1263F">
          <w:delText xml:space="preserve">In </w:delText>
        </w:r>
        <w:r w:rsidR="0084650C" w:rsidDel="00F1263F">
          <w:delText>early June</w:delText>
        </w:r>
        <w:r w:rsidR="005933FF" w:rsidDel="00F1263F">
          <w:delText xml:space="preserve"> 2018, Canada’s benchmark 10</w:delText>
        </w:r>
        <w:r w:rsidR="00B616D9" w:rsidDel="00F1263F">
          <w:delText>-</w:delText>
        </w:r>
        <w:r w:rsidR="005933FF" w:rsidDel="00F1263F">
          <w:delText>year bond yields were around 2.</w:delText>
        </w:r>
        <w:r w:rsidR="0084650C" w:rsidDel="00F1263F">
          <w:delText>2</w:delText>
        </w:r>
        <w:r w:rsidR="005933FF" w:rsidDel="00F1263F">
          <w:delText>-2.</w:delText>
        </w:r>
        <w:r w:rsidR="0084650C" w:rsidDel="00F1263F">
          <w:delText>3</w:delText>
        </w:r>
        <w:r w:rsidR="005933FF" w:rsidDel="00F1263F">
          <w:delText xml:space="preserve"> percent, about 6</w:delText>
        </w:r>
        <w:r w:rsidR="0084650C" w:rsidDel="00F1263F">
          <w:delText>5</w:delText>
        </w:r>
        <w:r w:rsidR="005933FF" w:rsidDel="00F1263F">
          <w:delText>-6</w:delText>
        </w:r>
        <w:r w:rsidR="0084650C" w:rsidDel="00F1263F">
          <w:delText>8</w:delText>
        </w:r>
        <w:r w:rsidR="005933FF" w:rsidDel="00F1263F">
          <w:delText xml:space="preserve"> basis points </w:delText>
        </w:r>
        <w:r w:rsidR="005933FF" w:rsidRPr="00B93651" w:rsidDel="00F1263F">
          <w:rPr>
            <w:i/>
          </w:rPr>
          <w:delText>below</w:delText>
        </w:r>
        <w:r w:rsidR="005933FF" w:rsidDel="00F1263F">
          <w:delText xml:space="preserve"> U.S. 10-year treasury note yields. </w:delText>
        </w:r>
      </w:del>
    </w:p>
    <w:p w14:paraId="40CF3678" w14:textId="5B0DDD6B" w:rsidR="005933FF" w:rsidRPr="008503D4" w:rsidDel="00F1263F" w:rsidRDefault="005933FF" w:rsidP="00F1263F">
      <w:pPr>
        <w:pStyle w:val="AnnexAppendixTitle"/>
        <w:rPr>
          <w:del w:id="2336" w:author="Huang, Chengyu" w:date="2019-05-28T12:45:00Z"/>
          <w:b w:val="0"/>
        </w:rPr>
        <w:pPrChange w:id="2337" w:author="Huang, Chengyu" w:date="2019-05-28T12:45:00Z">
          <w:pPr/>
        </w:pPrChange>
      </w:pPr>
      <w:del w:id="2338" w:author="Huang, Chengyu" w:date="2019-05-28T12:45:00Z">
        <w:r w:rsidDel="00F1263F">
          <w:delText>Public DSA Risk Assessment</w:delText>
        </w:r>
      </w:del>
    </w:p>
    <w:p w14:paraId="686976D7" w14:textId="3DF42FFB" w:rsidR="005933FF" w:rsidDel="00F1263F" w:rsidRDefault="005933FF" w:rsidP="00F1263F">
      <w:pPr>
        <w:pStyle w:val="AnnexAppendixTitle"/>
        <w:rPr>
          <w:del w:id="2339" w:author="Huang, Chengyu" w:date="2019-05-28T12:45:00Z"/>
        </w:rPr>
        <w:pPrChange w:id="2340" w:author="Huang, Chengyu" w:date="2019-05-28T12:45:00Z">
          <w:pPr/>
        </w:pPrChange>
      </w:pPr>
    </w:p>
    <w:p w14:paraId="53AC092A" w14:textId="7499A636" w:rsidR="005933FF" w:rsidRPr="005933FF" w:rsidDel="00F1263F" w:rsidRDefault="005933FF" w:rsidP="00F1263F">
      <w:pPr>
        <w:pStyle w:val="AnnexAppendixTitle"/>
        <w:rPr>
          <w:del w:id="2341" w:author="Huang, Chengyu" w:date="2019-05-28T12:45:00Z"/>
          <w:lang w:eastAsia="ja-JP"/>
        </w:rPr>
        <w:pPrChange w:id="2342" w:author="Huang, Chengyu" w:date="2019-05-28T12:45:00Z">
          <w:pPr/>
        </w:pPrChange>
      </w:pPr>
      <w:del w:id="2343" w:author="Huang, Chengyu" w:date="2019-05-28T12:45:00Z">
        <w:r w:rsidRPr="005933FF" w:rsidDel="00F1263F">
          <w:rPr>
            <w:lang w:eastAsia="ja-JP"/>
          </w:rPr>
          <w:delText>The fan charts illustrate the possible evolution of the debt ratio over the medium</w:delText>
        </w:r>
        <w:r w:rsidR="00D42FF2" w:rsidDel="00F1263F">
          <w:rPr>
            <w:lang w:eastAsia="ja-JP"/>
          </w:rPr>
          <w:delText xml:space="preserve"> </w:delText>
        </w:r>
        <w:r w:rsidRPr="005933FF" w:rsidDel="00F1263F">
          <w:rPr>
            <w:lang w:eastAsia="ja-JP"/>
          </w:rPr>
          <w:delText>term and are based on both the symmetric and asymmetric distributions of risk. Under the</w:delText>
        </w:r>
        <w:r w:rsidR="00D42FF2" w:rsidDel="00F1263F">
          <w:rPr>
            <w:lang w:eastAsia="ja-JP"/>
          </w:rPr>
          <w:delText xml:space="preserve"> </w:delText>
        </w:r>
        <w:r w:rsidRPr="005933FF" w:rsidDel="00F1263F">
          <w:rPr>
            <w:lang w:eastAsia="ja-JP"/>
          </w:rPr>
          <w:delText>symmetric distribution of risk, there is more than a 75 percent probability that debt will be</w:delText>
        </w:r>
        <w:r w:rsidR="00D42FF2" w:rsidDel="00F1263F">
          <w:rPr>
            <w:lang w:eastAsia="ja-JP"/>
          </w:rPr>
          <w:delText xml:space="preserve"> </w:delText>
        </w:r>
        <w:r w:rsidRPr="005933FF" w:rsidDel="00F1263F">
          <w:rPr>
            <w:lang w:eastAsia="ja-JP"/>
          </w:rPr>
          <w:delText xml:space="preserve">below </w:delText>
        </w:r>
        <w:r w:rsidR="006472FB" w:rsidDel="00F1263F">
          <w:rPr>
            <w:lang w:eastAsia="ja-JP"/>
          </w:rPr>
          <w:delText>85</w:delText>
        </w:r>
        <w:r w:rsidRPr="005933FF" w:rsidDel="00F1263F">
          <w:rPr>
            <w:lang w:eastAsia="ja-JP"/>
          </w:rPr>
          <w:delText xml:space="preserve"> percent of GDP over the medium term. If restrictions are imposed on the primary</w:delText>
        </w:r>
        <w:r w:rsidR="00D42FF2" w:rsidDel="00F1263F">
          <w:rPr>
            <w:lang w:eastAsia="ja-JP"/>
          </w:rPr>
          <w:delText xml:space="preserve"> </w:delText>
        </w:r>
        <w:r w:rsidRPr="005933FF" w:rsidDel="00F1263F">
          <w:rPr>
            <w:lang w:eastAsia="ja-JP"/>
          </w:rPr>
          <w:delText>balance (i.e., the asymmetric scenario, where it is assumed that there are no positive shocks to</w:delText>
        </w:r>
        <w:r w:rsidR="00D42FF2" w:rsidDel="00F1263F">
          <w:rPr>
            <w:lang w:eastAsia="ja-JP"/>
          </w:rPr>
          <w:delText xml:space="preserve"> </w:delText>
        </w:r>
        <w:r w:rsidRPr="005933FF" w:rsidDel="00F1263F">
          <w:rPr>
            <w:lang w:eastAsia="ja-JP"/>
          </w:rPr>
          <w:delText xml:space="preserve">the primary balance), there is still at least </w:delText>
        </w:r>
        <w:r w:rsidR="006472FB" w:rsidDel="00F1263F">
          <w:rPr>
            <w:lang w:eastAsia="ja-JP"/>
          </w:rPr>
          <w:delText>60</w:delText>
        </w:r>
        <w:r w:rsidRPr="005933FF" w:rsidDel="00F1263F">
          <w:rPr>
            <w:lang w:eastAsia="ja-JP"/>
          </w:rPr>
          <w:delText xml:space="preserve"> percent chance that the debt path will remain</w:delText>
        </w:r>
        <w:r w:rsidR="00D42FF2" w:rsidDel="00F1263F">
          <w:rPr>
            <w:lang w:eastAsia="ja-JP"/>
          </w:rPr>
          <w:delText xml:space="preserve"> </w:delText>
        </w:r>
        <w:r w:rsidRPr="005933FF" w:rsidDel="00F1263F">
          <w:rPr>
            <w:lang w:eastAsia="ja-JP"/>
          </w:rPr>
          <w:delText xml:space="preserve">below </w:delText>
        </w:r>
        <w:r w:rsidR="006472FB" w:rsidDel="00F1263F">
          <w:rPr>
            <w:lang w:eastAsia="ja-JP"/>
          </w:rPr>
          <w:delText>85</w:delText>
        </w:r>
        <w:r w:rsidRPr="005933FF" w:rsidDel="00F1263F">
          <w:rPr>
            <w:lang w:eastAsia="ja-JP"/>
          </w:rPr>
          <w:delText xml:space="preserve"> percent of GDP over the projection horizon.</w:delText>
        </w:r>
      </w:del>
    </w:p>
    <w:p w14:paraId="2128C143" w14:textId="458A5B08" w:rsidR="005933FF" w:rsidDel="00F1263F" w:rsidRDefault="005933FF" w:rsidP="00F1263F">
      <w:pPr>
        <w:pStyle w:val="AnnexAppendixTitle"/>
        <w:rPr>
          <w:del w:id="2344" w:author="Huang, Chengyu" w:date="2019-05-28T12:45:00Z"/>
          <w:b w:val="0"/>
        </w:rPr>
        <w:pPrChange w:id="2345" w:author="Huang, Chengyu" w:date="2019-05-28T12:45:00Z">
          <w:pPr/>
        </w:pPrChange>
      </w:pPr>
    </w:p>
    <w:p w14:paraId="1078C635" w14:textId="28DC9565" w:rsidR="00B22BE3" w:rsidRPr="008503D4" w:rsidDel="00F1263F" w:rsidRDefault="00B22BE3" w:rsidP="00F1263F">
      <w:pPr>
        <w:pStyle w:val="AnnexAppendixTitle"/>
        <w:rPr>
          <w:del w:id="2346" w:author="Huang, Chengyu" w:date="2019-05-28T12:45:00Z"/>
          <w:b w:val="0"/>
        </w:rPr>
        <w:pPrChange w:id="2347" w:author="Huang, Chengyu" w:date="2019-05-28T12:45:00Z">
          <w:pPr/>
        </w:pPrChange>
      </w:pPr>
      <w:del w:id="2348" w:author="Huang, Chengyu" w:date="2019-05-28T12:45:00Z">
        <w:r w:rsidRPr="008503D4" w:rsidDel="00F1263F">
          <w:delText>Stress tests</w:delText>
        </w:r>
        <w:r w:rsidR="00FC588A" w:rsidDel="00F1263F">
          <w:delText xml:space="preserve"> </w:delText>
        </w:r>
      </w:del>
    </w:p>
    <w:p w14:paraId="04589FC5" w14:textId="315C1836" w:rsidR="00B22BE3" w:rsidDel="00F1263F" w:rsidRDefault="00B22BE3" w:rsidP="00F1263F">
      <w:pPr>
        <w:pStyle w:val="AnnexAppendixTitle"/>
        <w:rPr>
          <w:del w:id="2349" w:author="Huang, Chengyu" w:date="2019-05-28T12:45:00Z"/>
        </w:rPr>
        <w:pPrChange w:id="2350" w:author="Huang, Chengyu" w:date="2019-05-28T12:45:00Z">
          <w:pPr/>
        </w:pPrChange>
      </w:pPr>
    </w:p>
    <w:p w14:paraId="56F60B1A" w14:textId="2C685B50" w:rsidR="00B22BE3" w:rsidDel="00F1263F" w:rsidRDefault="00B22BE3" w:rsidP="00F1263F">
      <w:pPr>
        <w:pStyle w:val="AnnexAppendixTitle"/>
        <w:rPr>
          <w:del w:id="2351" w:author="Huang, Chengyu" w:date="2019-05-28T12:45:00Z"/>
        </w:rPr>
        <w:pPrChange w:id="2352" w:author="Huang, Chengyu" w:date="2019-05-28T12:45:00Z">
          <w:pPr>
            <w:pStyle w:val="ListBullet"/>
            <w:numPr>
              <w:numId w:val="1"/>
            </w:numPr>
          </w:pPr>
        </w:pPrChange>
      </w:pPr>
      <w:del w:id="2353" w:author="Huang, Chengyu" w:date="2019-05-28T12:45:00Z">
        <w:r w:rsidDel="00F1263F">
          <w:rPr>
            <w:i/>
          </w:rPr>
          <w:delText>Primary balance shock</w:delText>
        </w:r>
        <w:r w:rsidDel="00F1263F">
          <w:delText xml:space="preserve">. A deterioration </w:delText>
        </w:r>
        <w:r w:rsidR="00E55148" w:rsidDel="00F1263F">
          <w:delText xml:space="preserve">in </w:delText>
        </w:r>
        <w:r w:rsidDel="00F1263F">
          <w:delText xml:space="preserve">the primary balance </w:delText>
        </w:r>
        <w:r w:rsidR="00E55148" w:rsidDel="00F1263F">
          <w:delText>by</w:delText>
        </w:r>
        <w:r w:rsidDel="00F1263F">
          <w:delText xml:space="preserve"> about one percent of GDP would raise the gross debt-to-GDP ratio by about 2 percentage points over the projection period. The sovereign risk premium is assumed to increase by 25 basis points for each one percent of GDP deterioration in the primary balance, resulting in higher gross financing needs of 1-2 percentage points of GDP compared to the baseline. </w:delText>
        </w:r>
      </w:del>
    </w:p>
    <w:p w14:paraId="3814C9AD" w14:textId="6C31C9D9" w:rsidR="00B22BE3" w:rsidDel="00F1263F" w:rsidRDefault="00B22BE3" w:rsidP="00F1263F">
      <w:pPr>
        <w:pStyle w:val="AnnexAppendixTitle"/>
        <w:rPr>
          <w:del w:id="2354" w:author="Huang, Chengyu" w:date="2019-05-28T12:45:00Z"/>
        </w:rPr>
        <w:pPrChange w:id="2355" w:author="Huang, Chengyu" w:date="2019-05-28T12:45:00Z">
          <w:pPr>
            <w:pStyle w:val="ListBullet"/>
            <w:numPr>
              <w:numId w:val="1"/>
            </w:numPr>
          </w:pPr>
        </w:pPrChange>
      </w:pPr>
      <w:del w:id="2356" w:author="Huang, Chengyu" w:date="2019-05-28T12:45:00Z">
        <w:r w:rsidDel="00F1263F">
          <w:rPr>
            <w:i/>
          </w:rPr>
          <w:delText>Growth shock</w:delText>
        </w:r>
        <w:r w:rsidDel="00F1263F">
          <w:delText xml:space="preserve">. </w:delText>
        </w:r>
        <w:r w:rsidR="00FC588A" w:rsidDel="00F1263F">
          <w:delText>A one</w:delText>
        </w:r>
        <w:r w:rsidDel="00F1263F">
          <w:delText xml:space="preserve"> standard deviation </w:delText>
        </w:r>
        <w:r w:rsidR="00FC588A" w:rsidDel="00F1263F">
          <w:delText xml:space="preserve">shock to growth </w:delText>
        </w:r>
        <w:r w:rsidDel="00F1263F">
          <w:delText>in 2019 and 2020 will reduce real GDP growth rates to about 0-0.2 percent. This would lead to a deterio</w:delText>
        </w:r>
        <w:r w:rsidR="00FC588A" w:rsidDel="00F1263F">
          <w:delText xml:space="preserve">ration in the primary balance, with the deficit peaking at </w:delText>
        </w:r>
        <w:r w:rsidDel="00F1263F">
          <w:delText>2</w:delText>
        </w:r>
        <w:r w:rsidR="0084650C" w:rsidDel="00F1263F">
          <w:delText>.3</w:delText>
        </w:r>
        <w:r w:rsidDel="00F1263F">
          <w:delText xml:space="preserve"> percent in 2020. The gross debt-to-GDP ratio will revert to nearly 90 percent of GDP in 2019, but would return to a downward path over the projection period, as GDP growth recovers. Gross financing needs will also rise faster until 2020, about 2</w:delText>
        </w:r>
        <w:r w:rsidR="0084650C" w:rsidDel="00F1263F">
          <w:delText>-3</w:delText>
        </w:r>
        <w:r w:rsidDel="00F1263F">
          <w:delText xml:space="preserve"> percentage points higher than the baseline. </w:delText>
        </w:r>
      </w:del>
    </w:p>
    <w:p w14:paraId="1089B489" w14:textId="621BDFA1" w:rsidR="00B22BE3" w:rsidDel="00F1263F" w:rsidRDefault="00B22BE3" w:rsidP="00F1263F">
      <w:pPr>
        <w:pStyle w:val="AnnexAppendixTitle"/>
        <w:rPr>
          <w:del w:id="2357" w:author="Huang, Chengyu" w:date="2019-05-28T12:45:00Z"/>
        </w:rPr>
        <w:pPrChange w:id="2358" w:author="Huang, Chengyu" w:date="2019-05-28T12:45:00Z">
          <w:pPr>
            <w:pStyle w:val="ListBullet"/>
            <w:numPr>
              <w:numId w:val="1"/>
            </w:numPr>
          </w:pPr>
        </w:pPrChange>
      </w:pPr>
      <w:del w:id="2359" w:author="Huang, Chengyu" w:date="2019-05-28T12:45:00Z">
        <w:r w:rsidDel="00F1263F">
          <w:rPr>
            <w:i/>
          </w:rPr>
          <w:delText>Interest rate shock</w:delText>
        </w:r>
        <w:r w:rsidDel="00F1263F">
          <w:delText xml:space="preserve">. An increase in the sovereign risk premium by 200 basis points for two years would raise the effective interest rate ¼-¾ percentage points higher than the baseline. The impact on debt and gross financing needs are mild. </w:delText>
        </w:r>
      </w:del>
    </w:p>
    <w:p w14:paraId="0DDFB893" w14:textId="577F8A87" w:rsidR="00B22BE3" w:rsidDel="00F1263F" w:rsidRDefault="00B22BE3" w:rsidP="00F1263F">
      <w:pPr>
        <w:pStyle w:val="AnnexAppendixTitle"/>
        <w:rPr>
          <w:del w:id="2360" w:author="Huang, Chengyu" w:date="2019-05-28T12:45:00Z"/>
        </w:rPr>
        <w:pPrChange w:id="2361" w:author="Huang, Chengyu" w:date="2019-05-28T12:45:00Z">
          <w:pPr>
            <w:pStyle w:val="ListBullet"/>
            <w:numPr>
              <w:numId w:val="1"/>
            </w:numPr>
          </w:pPr>
        </w:pPrChange>
      </w:pPr>
      <w:del w:id="2362" w:author="Huang, Chengyu" w:date="2019-05-28T12:45:00Z">
        <w:r w:rsidDel="00F1263F">
          <w:rPr>
            <w:i/>
          </w:rPr>
          <w:delText>Exchange rate shock</w:delText>
        </w:r>
        <w:r w:rsidDel="00F1263F">
          <w:delText xml:space="preserve">. Given that about 90 percent of </w:delText>
        </w:r>
        <w:r w:rsidR="002430DF" w:rsidDel="00F1263F">
          <w:delText>general government</w:delText>
        </w:r>
        <w:r w:rsidDel="00F1263F">
          <w:delText xml:space="preserve"> outstanding marketable debt instruments are in Canadian dollars, the fiscal impact of an exchange rate shock is minimal, even with </w:delText>
        </w:r>
        <w:r w:rsidR="00FC588A" w:rsidDel="00F1263F">
          <w:delText xml:space="preserve">a </w:delText>
        </w:r>
        <w:r w:rsidDel="00F1263F">
          <w:delText>substantial exchange rate depreciation of about 23 percent (which Canada experienced in 2008).</w:delText>
        </w:r>
      </w:del>
    </w:p>
    <w:p w14:paraId="5AB899D8" w14:textId="096E196F" w:rsidR="00B22BE3" w:rsidDel="00F1263F" w:rsidRDefault="00B22BE3" w:rsidP="00F1263F">
      <w:pPr>
        <w:pStyle w:val="AnnexAppendixTitle"/>
        <w:rPr>
          <w:del w:id="2363" w:author="Huang, Chengyu" w:date="2019-05-28T12:45:00Z"/>
        </w:rPr>
        <w:pPrChange w:id="2364" w:author="Huang, Chengyu" w:date="2019-05-28T12:45:00Z">
          <w:pPr>
            <w:pStyle w:val="ListBullet"/>
            <w:numPr>
              <w:numId w:val="1"/>
            </w:numPr>
          </w:pPr>
        </w:pPrChange>
      </w:pPr>
      <w:del w:id="2365" w:author="Huang, Chengyu" w:date="2019-05-28T12:45:00Z">
        <w:r w:rsidDel="00F1263F">
          <w:rPr>
            <w:i/>
          </w:rPr>
          <w:delText xml:space="preserve">Stagnant growth </w:delText>
        </w:r>
        <w:r w:rsidR="00FC588A" w:rsidDel="00F1263F">
          <w:rPr>
            <w:i/>
          </w:rPr>
          <w:delText>in major economies</w:delText>
        </w:r>
        <w:r w:rsidDel="00F1263F">
          <w:delText xml:space="preserve">. Structurally weak growth in key advanced and emerging economies would reduce demand for Canadian exports. Canada’s real GDP growth could fall below the baseline scenario by ½ percentage points </w:delText>
        </w:r>
        <w:r w:rsidR="00FC588A" w:rsidDel="00F1263F">
          <w:delText>over</w:delText>
        </w:r>
        <w:r w:rsidDel="00F1263F">
          <w:delText xml:space="preserve"> the projection horizon. In this scenario, the gross debt-to-GDP ratio will </w:delText>
        </w:r>
        <w:r w:rsidR="00E55148" w:rsidDel="00F1263F">
          <w:delText xml:space="preserve">still </w:delText>
        </w:r>
        <w:r w:rsidDel="00F1263F">
          <w:delText xml:space="preserve">fall but at a much slower pace. </w:delText>
        </w:r>
      </w:del>
    </w:p>
    <w:p w14:paraId="76F2E761" w14:textId="398A0E5B" w:rsidR="00B22BE3" w:rsidDel="00F1263F" w:rsidRDefault="00FC588A" w:rsidP="00F1263F">
      <w:pPr>
        <w:pStyle w:val="AnnexAppendixTitle"/>
        <w:rPr>
          <w:del w:id="2366" w:author="Huang, Chengyu" w:date="2019-05-28T12:45:00Z"/>
        </w:rPr>
        <w:pPrChange w:id="2367" w:author="Huang, Chengyu" w:date="2019-05-28T12:45:00Z">
          <w:pPr>
            <w:pStyle w:val="ListBullet"/>
            <w:numPr>
              <w:numId w:val="1"/>
            </w:numPr>
          </w:pPr>
        </w:pPrChange>
      </w:pPr>
      <w:del w:id="2368" w:author="Huang, Chengyu" w:date="2019-05-28T12:45:00Z">
        <w:r w:rsidDel="00F1263F">
          <w:rPr>
            <w:i/>
          </w:rPr>
          <w:delText>Tail risk scenario, combining growth and h</w:delText>
        </w:r>
        <w:r w:rsidR="00B22BE3" w:rsidDel="00F1263F">
          <w:rPr>
            <w:i/>
          </w:rPr>
          <w:delText>ousing market shock</w:delText>
        </w:r>
        <w:r w:rsidR="00B22BE3" w:rsidRPr="00546F21" w:rsidDel="00F1263F">
          <w:delText>:</w:delText>
        </w:r>
        <w:r w:rsidR="00B22BE3" w:rsidDel="00F1263F">
          <w:delText xml:space="preserve"> </w:delText>
        </w:r>
        <w:bookmarkStart w:id="2369" w:name="_Hlk511322643"/>
        <w:r w:rsidDel="00F1263F">
          <w:delText>A</w:delText>
        </w:r>
        <w:r w:rsidR="00B22BE3" w:rsidRPr="00D56FF5" w:rsidDel="00F1263F">
          <w:delText xml:space="preserve"> severe recession that reduces real GDP </w:delText>
        </w:r>
        <w:r w:rsidR="00B22BE3" w:rsidDel="00F1263F">
          <w:delText xml:space="preserve">growth </w:delText>
        </w:r>
        <w:r w:rsidR="00B22BE3" w:rsidRPr="00D56FF5" w:rsidDel="00F1263F">
          <w:delText>by two standard deviation</w:delText>
        </w:r>
        <w:r w:rsidR="00771B40" w:rsidDel="00F1263F">
          <w:delText>s</w:delText>
        </w:r>
        <w:r w:rsidR="00B22BE3" w:rsidRPr="00D56FF5" w:rsidDel="00F1263F">
          <w:delText xml:space="preserve"> </w:delText>
        </w:r>
        <w:r w:rsidR="00771B40" w:rsidDel="00F1263F">
          <w:delText xml:space="preserve">in 2018 </w:delText>
        </w:r>
        <w:r w:rsidR="00B22BE3" w:rsidDel="00F1263F">
          <w:delText>(to minus 1.6 percent) and one standard deviation (to 0 percent)</w:delText>
        </w:r>
        <w:r w:rsidR="00B22BE3" w:rsidRPr="00D56FF5" w:rsidDel="00F1263F">
          <w:delText xml:space="preserve"> </w:delText>
        </w:r>
        <w:r w:rsidR="00771B40" w:rsidDel="00F1263F">
          <w:delText xml:space="preserve">in 2019 </w:delText>
        </w:r>
        <w:r w:rsidR="00B22BE3" w:rsidRPr="00D56FF5" w:rsidDel="00F1263F">
          <w:delText xml:space="preserve">could precipitate a </w:delText>
        </w:r>
        <w:r w:rsidR="00B22BE3" w:rsidDel="00F1263F">
          <w:delText xml:space="preserve">sharp </w:delText>
        </w:r>
        <w:r w:rsidR="00B22BE3" w:rsidRPr="00D56FF5" w:rsidDel="00F1263F">
          <w:delText>housing market c</w:delText>
        </w:r>
        <w:r w:rsidR="00B22BE3" w:rsidDel="00F1263F">
          <w:delText>orrection</w:delText>
        </w:r>
        <w:bookmarkEnd w:id="2369"/>
        <w:r w:rsidR="00B22BE3" w:rsidRPr="00D56FF5" w:rsidDel="00F1263F">
          <w:delText xml:space="preserve">. Mortgage insurers could come under stress and would need to be </w:delText>
        </w:r>
        <w:r w:rsidR="00B22BE3" w:rsidDel="00F1263F">
          <w:delText xml:space="preserve">partially </w:delText>
        </w:r>
        <w:r w:rsidR="00B22BE3" w:rsidRPr="00D56FF5" w:rsidDel="00F1263F">
          <w:delText xml:space="preserve">bailed out. </w:delText>
        </w:r>
        <w:r w:rsidR="00B22BE3" w:rsidDel="00F1263F">
          <w:delText>In this tail event,</w:delText>
        </w:r>
        <w:r w:rsidR="00B22BE3" w:rsidRPr="00D56FF5" w:rsidDel="00F1263F">
          <w:delText xml:space="preserve"> the government would be forced to increase its non-interest expenditure by </w:delText>
        </w:r>
        <w:r w:rsidR="00B22BE3" w:rsidDel="00F1263F">
          <w:delText>2</w:delText>
        </w:r>
        <w:r w:rsidR="00B22BE3" w:rsidRPr="00D56FF5" w:rsidDel="00F1263F">
          <w:delText xml:space="preserve">0 percent of government </w:delText>
        </w:r>
        <w:r w:rsidR="00B22BE3" w:rsidDel="00F1263F">
          <w:delText xml:space="preserve">guarantees </w:delText>
        </w:r>
        <w:r w:rsidR="006D7696" w:rsidDel="00F1263F">
          <w:delText>of</w:delText>
        </w:r>
        <w:r w:rsidR="00B22BE3" w:rsidDel="00F1263F">
          <w:delText xml:space="preserve"> mortgage insur</w:delText>
        </w:r>
        <w:r w:rsidR="006D7696" w:rsidDel="00F1263F">
          <w:delText>ance</w:delText>
        </w:r>
        <w:r w:rsidR="00B22BE3" w:rsidDel="00F1263F">
          <w:delText xml:space="preserve"> </w:delText>
        </w:r>
        <w:r w:rsidR="00B22BE3" w:rsidRPr="00D56FF5" w:rsidDel="00F1263F">
          <w:delText xml:space="preserve">(equivalent to </w:delText>
        </w:r>
        <w:r w:rsidR="00B22BE3" w:rsidDel="00F1263F">
          <w:delText>2½</w:delText>
        </w:r>
        <w:r w:rsidR="00B22BE3" w:rsidRPr="00D56FF5" w:rsidDel="00F1263F">
          <w:delText xml:space="preserve"> percent of GDP). The debt-to GDP ratio would rise </w:delText>
        </w:r>
        <w:r w:rsidR="00B22BE3" w:rsidDel="00F1263F">
          <w:delText>to just below 9</w:delText>
        </w:r>
        <w:r w:rsidR="0084650C" w:rsidDel="00F1263F">
          <w:delText>5</w:delText>
        </w:r>
        <w:r w:rsidR="00B22BE3" w:rsidRPr="00D56FF5" w:rsidDel="00F1263F">
          <w:delText xml:space="preserve"> percent of GDP while gross financing needs would </w:delText>
        </w:r>
        <w:r w:rsidR="00B22BE3" w:rsidDel="00F1263F">
          <w:delText xml:space="preserve">reach </w:delText>
        </w:r>
        <w:r w:rsidR="00B22BE3" w:rsidRPr="00D56FF5" w:rsidDel="00F1263F">
          <w:delText xml:space="preserve">25 percent of GDP at its peak. </w:delText>
        </w:r>
        <w:r w:rsidR="00B22BE3" w:rsidDel="00F1263F">
          <w:delText xml:space="preserve"> </w:delText>
        </w:r>
      </w:del>
    </w:p>
    <w:p w14:paraId="1CB40501" w14:textId="6B453FA4" w:rsidR="00B22BE3" w:rsidDel="00F1263F" w:rsidRDefault="00B22BE3" w:rsidP="00F1263F">
      <w:pPr>
        <w:pStyle w:val="AnnexAppendixTitle"/>
        <w:rPr>
          <w:del w:id="2370" w:author="Huang, Chengyu" w:date="2019-05-28T12:45:00Z"/>
          <w:b w:val="0"/>
        </w:rPr>
        <w:pPrChange w:id="2371" w:author="Huang, Chengyu" w:date="2019-05-28T12:45:00Z">
          <w:pPr>
            <w:spacing w:after="240"/>
          </w:pPr>
        </w:pPrChange>
      </w:pPr>
      <w:del w:id="2372" w:author="Huang, Chengyu" w:date="2019-05-28T12:45:00Z">
        <w:r w:rsidDel="00F1263F">
          <w:delText xml:space="preserve">Accounting issues for international comparisons. </w:delText>
        </w:r>
      </w:del>
    </w:p>
    <w:p w14:paraId="4130BC73" w14:textId="0FA3F424" w:rsidR="00B22BE3" w:rsidDel="00F1263F" w:rsidRDefault="00B22BE3" w:rsidP="00F1263F">
      <w:pPr>
        <w:pStyle w:val="AnnexAppendixTitle"/>
        <w:rPr>
          <w:del w:id="2373" w:author="Huang, Chengyu" w:date="2019-05-28T12:45:00Z"/>
        </w:rPr>
        <w:pPrChange w:id="2374" w:author="Huang, Chengyu" w:date="2019-05-28T12:45:00Z">
          <w:pPr>
            <w:pStyle w:val="ListBullet"/>
            <w:numPr>
              <w:numId w:val="1"/>
            </w:numPr>
            <w:tabs>
              <w:tab w:val="num" w:pos="720"/>
            </w:tabs>
            <w:spacing w:after="120" w:line="270" w:lineRule="exact"/>
            <w:ind w:left="720" w:hanging="720"/>
          </w:pPr>
        </w:pPrChange>
      </w:pPr>
      <w:del w:id="2375" w:author="Huang, Chengyu" w:date="2019-05-28T12:45:00Z">
        <w:r w:rsidDel="00F1263F">
          <w:delText xml:space="preserve">Canada’s general government debt includes sizable accounts payable, which many advanced economies do not report. If accounts payable </w:delText>
        </w:r>
        <w:r w:rsidR="00E55148" w:rsidDel="00F1263F">
          <w:delText>we</w:delText>
        </w:r>
        <w:r w:rsidDel="00F1263F">
          <w:delText>re excluded, general government debt w</w:delText>
        </w:r>
        <w:r w:rsidR="00004B23" w:rsidDel="00F1263F">
          <w:delText xml:space="preserve">ould be </w:delText>
        </w:r>
        <w:r w:rsidDel="00F1263F">
          <w:delText xml:space="preserve">about 69 percent of GDP in 2017. </w:delText>
        </w:r>
      </w:del>
    </w:p>
    <w:p w14:paraId="05BA4D64" w14:textId="3A84E912" w:rsidR="00B22BE3" w:rsidDel="00F1263F" w:rsidRDefault="00B22BE3" w:rsidP="00F1263F">
      <w:pPr>
        <w:pStyle w:val="AnnexAppendixTitle"/>
        <w:rPr>
          <w:del w:id="2376" w:author="Huang, Chengyu" w:date="2019-05-28T12:45:00Z"/>
        </w:rPr>
        <w:pPrChange w:id="2377" w:author="Huang, Chengyu" w:date="2019-05-28T12:45:00Z">
          <w:pPr>
            <w:pStyle w:val="ListBullet"/>
            <w:numPr>
              <w:numId w:val="1"/>
            </w:numPr>
            <w:tabs>
              <w:tab w:val="num" w:pos="720"/>
            </w:tabs>
            <w:spacing w:after="120" w:line="270" w:lineRule="exact"/>
            <w:ind w:left="720" w:hanging="720"/>
          </w:pPr>
        </w:pPrChange>
      </w:pPr>
      <w:bookmarkStart w:id="2378" w:name="_Hlk511321934"/>
      <w:del w:id="2379" w:author="Huang, Chengyu" w:date="2019-05-28T12:45:00Z">
        <w:r w:rsidDel="00F1263F">
          <w:delText xml:space="preserve">Public debt increased in recent years, reflecting the government’s policy to fund public sector employee pension plans by issuing new debt. General government debt as reported here does not include unfunded pension liabilities. </w:delText>
        </w:r>
        <w:r w:rsidR="00523ABB" w:rsidDel="00F1263F">
          <w:delText>Many</w:delText>
        </w:r>
        <w:r w:rsidDel="00F1263F">
          <w:delText xml:space="preserve"> advanced economies do not report unfunded pension liabilities and as such they are excluded from measures of public sector debt to allow for consistent international comparison. General government debt, including unfunded pension liabilities, would be about 105 percent of GDP on a gross basis. </w:delText>
        </w:r>
      </w:del>
    </w:p>
    <w:bookmarkEnd w:id="2378"/>
    <w:p w14:paraId="71D1FCF0" w14:textId="21982EA2" w:rsidR="00B22BE3" w:rsidDel="00F1263F" w:rsidRDefault="00C3156D" w:rsidP="00F1263F">
      <w:pPr>
        <w:pStyle w:val="AnnexAppendixTitle"/>
        <w:rPr>
          <w:del w:id="2380" w:author="Huang, Chengyu" w:date="2019-05-28T12:45:00Z"/>
          <w:noProof/>
          <w:lang w:eastAsia="ja-JP"/>
        </w:rPr>
        <w:pPrChange w:id="2381" w:author="Huang, Chengyu" w:date="2019-05-28T12:45:00Z">
          <w:pPr>
            <w:spacing w:after="160" w:line="259" w:lineRule="auto"/>
            <w:jc w:val="center"/>
          </w:pPr>
        </w:pPrChange>
      </w:pPr>
      <w:del w:id="2382" w:author="Huang, Chengyu" w:date="2019-05-28T12:45:00Z">
        <w:r w:rsidRPr="00C3156D" w:rsidDel="00F1263F">
          <w:rPr>
            <w:noProof/>
          </w:rPr>
          <w:drawing>
            <wp:inline distT="0" distB="0" distL="0" distR="0" wp14:anchorId="3C09229D" wp14:editId="78EFC5FF">
              <wp:extent cx="5542001" cy="8315325"/>
              <wp:effectExtent l="0" t="0" r="190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45843" cy="8321090"/>
                      </a:xfrm>
                      <a:prstGeom prst="rect">
                        <a:avLst/>
                      </a:prstGeom>
                      <a:noFill/>
                      <a:ln>
                        <a:noFill/>
                      </a:ln>
                    </pic:spPr>
                  </pic:pic>
                </a:graphicData>
              </a:graphic>
            </wp:inline>
          </w:drawing>
        </w:r>
        <w:r w:rsidR="00B22BE3" w:rsidDel="00F1263F">
          <w:rPr>
            <w:noProof/>
            <w:lang w:eastAsia="ja-JP"/>
          </w:rPr>
          <w:br w:type="page"/>
        </w:r>
      </w:del>
    </w:p>
    <w:p w14:paraId="1FE16D10" w14:textId="596B130A" w:rsidR="00B22BE3" w:rsidDel="00F1263F" w:rsidRDefault="00C3156D" w:rsidP="00F1263F">
      <w:pPr>
        <w:pStyle w:val="AnnexAppendixTitle"/>
        <w:rPr>
          <w:del w:id="2383" w:author="Huang, Chengyu" w:date="2019-05-28T12:45:00Z"/>
          <w:noProof/>
          <w:lang w:eastAsia="zh-TW"/>
        </w:rPr>
        <w:pPrChange w:id="2384" w:author="Huang, Chengyu" w:date="2019-05-28T12:45:00Z">
          <w:pPr>
            <w:spacing w:line="21" w:lineRule="auto"/>
            <w:jc w:val="center"/>
          </w:pPr>
        </w:pPrChange>
      </w:pPr>
      <w:del w:id="2385" w:author="Huang, Chengyu" w:date="2019-05-28T12:45:00Z">
        <w:r w:rsidRPr="00C3156D" w:rsidDel="00F1263F">
          <w:rPr>
            <w:noProof/>
          </w:rPr>
          <w:drawing>
            <wp:inline distT="0" distB="0" distL="0" distR="0" wp14:anchorId="33536F86" wp14:editId="3AA657FB">
              <wp:extent cx="5709815" cy="7781925"/>
              <wp:effectExtent l="0" t="0" r="571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2869" cy="7786088"/>
                      </a:xfrm>
                      <a:prstGeom prst="rect">
                        <a:avLst/>
                      </a:prstGeom>
                      <a:noFill/>
                      <a:ln>
                        <a:noFill/>
                      </a:ln>
                    </pic:spPr>
                  </pic:pic>
                </a:graphicData>
              </a:graphic>
            </wp:inline>
          </w:drawing>
        </w:r>
      </w:del>
    </w:p>
    <w:p w14:paraId="2621CB9E" w14:textId="0022ADF1" w:rsidR="00B22BE3" w:rsidDel="00F1263F" w:rsidRDefault="00B22BE3" w:rsidP="00F1263F">
      <w:pPr>
        <w:pStyle w:val="AnnexAppendixTitle"/>
        <w:rPr>
          <w:del w:id="2386" w:author="Huang, Chengyu" w:date="2019-05-28T12:45:00Z"/>
        </w:rPr>
        <w:pPrChange w:id="2387" w:author="Huang, Chengyu" w:date="2019-05-28T12:45:00Z">
          <w:pPr>
            <w:spacing w:line="21" w:lineRule="auto"/>
            <w:jc w:val="center"/>
          </w:pPr>
        </w:pPrChange>
      </w:pPr>
      <w:del w:id="2388" w:author="Huang, Chengyu" w:date="2019-05-28T12:45:00Z">
        <w:r w:rsidDel="00F1263F">
          <w:br w:type="page"/>
        </w:r>
      </w:del>
    </w:p>
    <w:p w14:paraId="798D26D7" w14:textId="72E15A9F" w:rsidR="00B22BE3" w:rsidDel="00F1263F" w:rsidRDefault="00C3156D" w:rsidP="00F1263F">
      <w:pPr>
        <w:pStyle w:val="AnnexAppendixTitle"/>
        <w:rPr>
          <w:del w:id="2389" w:author="Huang, Chengyu" w:date="2019-05-28T12:45:00Z"/>
        </w:rPr>
        <w:pPrChange w:id="2390" w:author="Huang, Chengyu" w:date="2019-05-28T12:45:00Z">
          <w:pPr>
            <w:spacing w:line="21" w:lineRule="auto"/>
            <w:jc w:val="center"/>
          </w:pPr>
        </w:pPrChange>
      </w:pPr>
      <w:del w:id="2391" w:author="Huang, Chengyu" w:date="2019-05-28T12:45:00Z">
        <w:r w:rsidRPr="00C3156D" w:rsidDel="00F1263F">
          <w:rPr>
            <w:noProof/>
          </w:rPr>
          <w:drawing>
            <wp:inline distT="0" distB="0" distL="0" distR="0" wp14:anchorId="60652F6F" wp14:editId="7764F3CA">
              <wp:extent cx="5906770" cy="699426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6770" cy="6994265"/>
                      </a:xfrm>
                      <a:prstGeom prst="rect">
                        <a:avLst/>
                      </a:prstGeom>
                      <a:noFill/>
                      <a:ln>
                        <a:noFill/>
                      </a:ln>
                    </pic:spPr>
                  </pic:pic>
                </a:graphicData>
              </a:graphic>
            </wp:inline>
          </w:drawing>
        </w:r>
      </w:del>
    </w:p>
    <w:p w14:paraId="3717FA05" w14:textId="4A5E6C30" w:rsidR="00B22BE3" w:rsidDel="00F1263F" w:rsidRDefault="00B22BE3" w:rsidP="00F1263F">
      <w:pPr>
        <w:pStyle w:val="AnnexAppendixTitle"/>
        <w:rPr>
          <w:del w:id="2392" w:author="Huang, Chengyu" w:date="2019-05-28T12:45:00Z"/>
          <w:noProof/>
          <w:lang w:eastAsia="ja-JP"/>
        </w:rPr>
        <w:pPrChange w:id="2393" w:author="Huang, Chengyu" w:date="2019-05-28T12:45:00Z">
          <w:pPr>
            <w:spacing w:line="21" w:lineRule="auto"/>
          </w:pPr>
        </w:pPrChange>
      </w:pPr>
    </w:p>
    <w:p w14:paraId="2DDF6BA8" w14:textId="236952F8" w:rsidR="00B22BE3" w:rsidDel="00F1263F" w:rsidRDefault="00B22BE3" w:rsidP="00F1263F">
      <w:pPr>
        <w:pStyle w:val="AnnexAppendixTitle"/>
        <w:rPr>
          <w:del w:id="2394" w:author="Huang, Chengyu" w:date="2019-05-28T12:45:00Z"/>
          <w:noProof/>
          <w:lang w:eastAsia="ja-JP"/>
        </w:rPr>
        <w:pPrChange w:id="2395" w:author="Huang, Chengyu" w:date="2019-05-28T12:45:00Z">
          <w:pPr>
            <w:spacing w:line="21" w:lineRule="auto"/>
          </w:pPr>
        </w:pPrChange>
      </w:pPr>
    </w:p>
    <w:p w14:paraId="6F31DDB3" w14:textId="1AA0AC4B" w:rsidR="00B22BE3" w:rsidDel="00F1263F" w:rsidRDefault="00B22BE3" w:rsidP="00F1263F">
      <w:pPr>
        <w:pStyle w:val="AnnexAppendixTitle"/>
        <w:rPr>
          <w:del w:id="2396" w:author="Huang, Chengyu" w:date="2019-05-28T12:45:00Z"/>
        </w:rPr>
        <w:sectPr w:rsidR="00B22BE3" w:rsidDel="00F1263F" w:rsidSect="00F1263F">
          <w:headerReference w:type="even" r:id="rId93"/>
          <w:headerReference w:type="default" r:id="rId94"/>
          <w:footerReference w:type="even" r:id="rId95"/>
          <w:footerReference w:type="default" r:id="rId96"/>
          <w:pgSz w:w="12240" w:h="15840"/>
          <w:pgMar w:top="1440" w:right="1469" w:bottom="1440" w:left="1469" w:header="720" w:footer="720" w:gutter="0"/>
          <w:cols w:space="720"/>
          <w:docGrid w:type="lines" w:linePitch="360"/>
          <w:sectPrChange w:id="2397" w:author="Huang, Chengyu" w:date="2019-05-28T12:45:00Z">
            <w:sectPr w:rsidR="00B22BE3" w:rsidDel="00F1263F" w:rsidSect="00F1263F">
              <w:pgMar w:top="1440" w:right="1469" w:bottom="1440" w:left="1469" w:header="720" w:footer="720" w:gutter="0"/>
            </w:sectPr>
          </w:sectPrChange>
        </w:sectPr>
        <w:pPrChange w:id="2398" w:author="Huang, Chengyu" w:date="2019-05-28T12:45:00Z">
          <w:pPr>
            <w:spacing w:line="21" w:lineRule="auto"/>
          </w:pPr>
        </w:pPrChange>
      </w:pPr>
    </w:p>
    <w:p w14:paraId="67131BC7" w14:textId="19D39550" w:rsidR="00B22BE3" w:rsidDel="00F1263F" w:rsidRDefault="00B22BE3" w:rsidP="00F1263F">
      <w:pPr>
        <w:pStyle w:val="AnnexAppendixTitle"/>
        <w:rPr>
          <w:del w:id="2399" w:author="Huang, Chengyu" w:date="2019-05-28T12:45:00Z"/>
          <w:noProof/>
          <w:lang w:eastAsia="ja-JP"/>
        </w:rPr>
        <w:pPrChange w:id="2400" w:author="Huang, Chengyu" w:date="2019-05-28T12:45:00Z">
          <w:pPr>
            <w:spacing w:line="240" w:lineRule="auto"/>
            <w:jc w:val="center"/>
          </w:pPr>
        </w:pPrChange>
      </w:pPr>
      <w:del w:id="2401" w:author="Huang, Chengyu" w:date="2019-05-28T12:45:00Z">
        <w:r w:rsidDel="00F1263F">
          <w:rPr>
            <w:noProof/>
          </w:rPr>
          <mc:AlternateContent>
            <mc:Choice Requires="wps">
              <w:drawing>
                <wp:anchor distT="0" distB="0" distL="114300" distR="114300" simplePos="0" relativeHeight="252582912" behindDoc="0" locked="0" layoutInCell="1" allowOverlap="1" wp14:anchorId="5CFBAAA9" wp14:editId="3DCF0ACF">
                  <wp:simplePos x="0" y="0"/>
                  <wp:positionH relativeFrom="column">
                    <wp:posOffset>8397875</wp:posOffset>
                  </wp:positionH>
                  <wp:positionV relativeFrom="paragraph">
                    <wp:posOffset>-269240</wp:posOffset>
                  </wp:positionV>
                  <wp:extent cx="330200" cy="5955274"/>
                  <wp:effectExtent l="0" t="0" r="0" b="762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5955274"/>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38E75EF8" w14:textId="77777777" w:rsidR="009B57E0" w:rsidRDefault="009B57E0">
                              <w:pPr>
                                <w:tabs>
                                  <w:tab w:val="left" w:pos="1980"/>
                                  <w:tab w:val="left" w:pos="2250"/>
                                </w:tabs>
                                <w:pPrChange w:id="2402" w:author="Ochoa, Javier" w:date="2018-06-08T15:24:00Z">
                                  <w:pPr>
                                    <w:tabs>
                                      <w:tab w:val="left" w:pos="1980"/>
                                      <w:tab w:val="left" w:pos="2250"/>
                                    </w:tabs>
                                    <w:jc w:val="right"/>
                                  </w:pPr>
                                </w:pPrChange>
                              </w:pPr>
                              <w:r>
                                <w:rPr>
                                  <w:rFonts w:cs="Segoe UI"/>
                                  <w:caps/>
                                  <w:color w:val="4B82AD"/>
                                  <w:sz w:val="18"/>
                                  <w:szCs w:val="18"/>
                                  <w:lang w:val="fr-FR"/>
                                </w:rPr>
                                <w:t>Canada</w:t>
                              </w:r>
                            </w:p>
                            <w:p w14:paraId="1F33194D" w14:textId="77777777" w:rsidR="009B57E0" w:rsidRDefault="009B57E0" w:rsidP="00CB0055"/>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BAAA9" id="Text Box 31" o:spid="_x0000_s1039" type="#_x0000_t202" style="position:absolute;left:0;text-align:left;margin-left:661.25pt;margin-top:-21.2pt;width:26pt;height:468.9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" stroked="f" strokecolor="#1f497d [3215]">
                  <v:textbox style="layout-flow:vertical" inset="5.85pt,.7pt,5.85pt,.7pt">
                    <w:txbxContent>
                      <w:p w14:paraId="38E75EF8" w14:textId="77777777" w:rsidR="009B57E0" w:rsidRDefault="009B57E0">
                        <w:pPr>
                          <w:tabs>
                            <w:tab w:val="left" w:pos="1980"/>
                            <w:tab w:val="left" w:pos="2250"/>
                          </w:tabs>
                          <w:pPrChange w:id="1380" w:author="Ochoa, Javier" w:date="2018-06-08T15:24:00Z">
                            <w:pPr>
                              <w:tabs>
                                <w:tab w:val="left" w:pos="1980"/>
                                <w:tab w:val="left" w:pos="2250"/>
                              </w:tabs>
                              <w:jc w:val="right"/>
                            </w:pPr>
                          </w:pPrChange>
                        </w:pPr>
                        <w:r>
                          <w:rPr>
                            <w:rFonts w:cs="Segoe UI"/>
                            <w:caps/>
                            <w:color w:val="4B82AD"/>
                            <w:sz w:val="18"/>
                            <w:szCs w:val="18"/>
                            <w:lang w:val="fr-FR"/>
                          </w:rPr>
                          <w:t>Canada</w:t>
                        </w:r>
                      </w:p>
                      <w:p w14:paraId="1F33194D" w14:textId="77777777" w:rsidR="009B57E0" w:rsidRDefault="009B57E0" w:rsidP="00CB0055"/>
                    </w:txbxContent>
                  </v:textbox>
                </v:shape>
              </w:pict>
            </mc:Fallback>
          </mc:AlternateContent>
        </w:r>
        <w:r w:rsidDel="00F1263F">
          <w:rPr>
            <w:noProof/>
          </w:rPr>
          <mc:AlternateContent>
            <mc:Choice Requires="wps">
              <w:drawing>
                <wp:anchor distT="0" distB="0" distL="114300" distR="114300" simplePos="0" relativeHeight="252583936" behindDoc="0" locked="0" layoutInCell="1" allowOverlap="1" wp14:anchorId="4ADE72E0" wp14:editId="52E9E6BF">
                  <wp:simplePos x="0" y="0"/>
                  <wp:positionH relativeFrom="column">
                    <wp:posOffset>-450215</wp:posOffset>
                  </wp:positionH>
                  <wp:positionV relativeFrom="paragraph">
                    <wp:posOffset>-277495</wp:posOffset>
                  </wp:positionV>
                  <wp:extent cx="330200" cy="5999871"/>
                  <wp:effectExtent l="0" t="0" r="0" b="12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5999871"/>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6E3718CC" w14:textId="47B006FB" w:rsidR="009B57E0" w:rsidRPr="005C5EC1" w:rsidRDefault="009B57E0">
                              <w:pPr>
                                <w:pStyle w:val="Footer"/>
                                <w:tabs>
                                  <w:tab w:val="clear" w:pos="4320"/>
                                  <w:tab w:val="clear" w:pos="8640"/>
                                  <w:tab w:val="left" w:pos="450"/>
                                  <w:tab w:val="center" w:pos="1440"/>
                                  <w:tab w:val="right" w:pos="3240"/>
                                </w:tabs>
                                <w:ind w:right="80"/>
                                <w:rPr>
                                  <w:rFonts w:cs="Segoe UI"/>
                                  <w:sz w:val="18"/>
                                  <w:szCs w:val="18"/>
                                </w:rPr>
                                <w:pPrChange w:id="2403" w:author="Ochoa, Javier" w:date="2018-06-08T15:24:00Z">
                                  <w:pPr>
                                    <w:pStyle w:val="Footer"/>
                                    <w:tabs>
                                      <w:tab w:val="clear" w:pos="4320"/>
                                      <w:tab w:val="clear" w:pos="8640"/>
                                      <w:tab w:val="left" w:pos="450"/>
                                      <w:tab w:val="center" w:pos="1440"/>
                                      <w:tab w:val="right" w:pos="3240"/>
                                    </w:tabs>
                                    <w:ind w:right="80"/>
                                    <w:jc w:val="right"/>
                                  </w:pPr>
                                </w:pPrChange>
                              </w:pPr>
                              <w:r w:rsidRPr="00502505">
                                <w:rPr>
                                  <w:rStyle w:val="PageNumber"/>
                                  <w:rFonts w:cs="Segoe UI"/>
                                  <w:b/>
                                  <w:bCs/>
                                  <w:sz w:val="18"/>
                                  <w:szCs w:val="18"/>
                                  <w:highlight w:val="lightGray"/>
                                </w:rPr>
                                <w:fldChar w:fldCharType="begin"/>
                              </w:r>
                              <w:r w:rsidRPr="00502505">
                                <w:rPr>
                                  <w:rStyle w:val="PageNumber"/>
                                  <w:rFonts w:cs="Segoe UI"/>
                                  <w:b/>
                                  <w:bCs/>
                                  <w:sz w:val="18"/>
                                  <w:szCs w:val="18"/>
                                  <w:highlight w:val="lightGray"/>
                                </w:rPr>
                                <w:instrText xml:space="preserve"> PAGE </w:instrText>
                              </w:r>
                              <w:r w:rsidRPr="00502505">
                                <w:rPr>
                                  <w:rStyle w:val="PageNumber"/>
                                  <w:rFonts w:cs="Segoe UI"/>
                                  <w:b/>
                                  <w:bCs/>
                                  <w:sz w:val="18"/>
                                  <w:szCs w:val="18"/>
                                  <w:highlight w:val="lightGray"/>
                                </w:rPr>
                                <w:fldChar w:fldCharType="separate"/>
                              </w:r>
                              <w:r>
                                <w:rPr>
                                  <w:rStyle w:val="PageNumber"/>
                                  <w:rFonts w:cs="Segoe UI"/>
                                  <w:b/>
                                  <w:bCs/>
                                  <w:noProof/>
                                  <w:sz w:val="18"/>
                                  <w:szCs w:val="18"/>
                                  <w:highlight w:val="lightGray"/>
                                </w:rPr>
                                <w:t>58</w:t>
                              </w:r>
                              <w:r w:rsidRPr="00502505">
                                <w:rPr>
                                  <w:rStyle w:val="PageNumber"/>
                                  <w:rFonts w:cs="Segoe UI"/>
                                  <w:b/>
                                  <w:bCs/>
                                  <w:sz w:val="18"/>
                                  <w:szCs w:val="18"/>
                                  <w:highlight w:val="lightGray"/>
                                </w:rPr>
                                <w:fldChar w:fldCharType="end"/>
                              </w:r>
                              <w:r>
                                <w:rPr>
                                  <w:rStyle w:val="PageNumber"/>
                                  <w:rFonts w:cs="Segoe UI"/>
                                  <w:b/>
                                  <w:bCs/>
                                  <w:sz w:val="18"/>
                                  <w:szCs w:val="18"/>
                                </w:rPr>
                                <w:t xml:space="preserve">    </w:t>
                              </w:r>
                              <w:r w:rsidRPr="00F11DC6">
                                <w:rPr>
                                  <w:rFonts w:cs="Segoe UI"/>
                                  <w:caps/>
                                  <w:color w:val="4B82AD"/>
                                  <w:sz w:val="18"/>
                                  <w:szCs w:val="18"/>
                                </w:rPr>
                                <w:t>International Monetary Fund</w:t>
                              </w:r>
                            </w:p>
                            <w:p w14:paraId="52BF3841" w14:textId="77777777" w:rsidR="009B57E0" w:rsidRDefault="009B57E0" w:rsidP="00B22BE3"/>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E72E0" id="Text Box 41" o:spid="_x0000_s1040" type="#_x0000_t202" style="position:absolute;left:0;text-align:left;margin-left:-35.45pt;margin-top:-21.85pt;width:26pt;height:472.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" stroked="f" strokecolor="#1f497d [3215]">
                  <v:textbox style="layout-flow:vertical" inset="5.85pt,.7pt,5.85pt,.7pt">
                    <w:txbxContent>
                      <w:p w14:paraId="6E3718CC" w14:textId="47B006FB" w:rsidR="009B57E0" w:rsidRPr="005C5EC1" w:rsidRDefault="009B57E0">
                        <w:pPr>
                          <w:pStyle w:val="Footer"/>
                          <w:tabs>
                            <w:tab w:val="clear" w:pos="4320"/>
                            <w:tab w:val="clear" w:pos="8640"/>
                            <w:tab w:val="left" w:pos="450"/>
                            <w:tab w:val="center" w:pos="1440"/>
                            <w:tab w:val="right" w:pos="3240"/>
                          </w:tabs>
                          <w:ind w:right="80"/>
                          <w:rPr>
                            <w:rFonts w:cs="Segoe UI"/>
                            <w:sz w:val="18"/>
                            <w:szCs w:val="18"/>
                          </w:rPr>
                          <w:pPrChange w:id="634" w:author="Ochoa, Javier" w:date="2018-06-08T15:24:00Z">
                            <w:pPr>
                              <w:pStyle w:val="Footer"/>
                              <w:tabs>
                                <w:tab w:val="clear" w:pos="4320"/>
                                <w:tab w:val="clear" w:pos="8640"/>
                                <w:tab w:val="left" w:pos="450"/>
                                <w:tab w:val="center" w:pos="1440"/>
                                <w:tab w:val="right" w:pos="3240"/>
                              </w:tabs>
                              <w:ind w:right="80"/>
                              <w:jc w:val="right"/>
                            </w:pPr>
                          </w:pPrChange>
                        </w:pPr>
                        <w:r w:rsidRPr="00502505">
                          <w:rPr>
                            <w:rStyle w:val="PageNumber"/>
                            <w:rFonts w:cs="Segoe UI"/>
                            <w:b/>
                            <w:bCs/>
                            <w:sz w:val="18"/>
                            <w:szCs w:val="18"/>
                            <w:highlight w:val="lightGray"/>
                          </w:rPr>
                          <w:fldChar w:fldCharType="begin"/>
                        </w:r>
                        <w:r w:rsidRPr="00502505">
                          <w:rPr>
                            <w:rStyle w:val="PageNumber"/>
                            <w:rFonts w:cs="Segoe UI"/>
                            <w:b/>
                            <w:bCs/>
                            <w:sz w:val="18"/>
                            <w:szCs w:val="18"/>
                            <w:highlight w:val="lightGray"/>
                          </w:rPr>
                          <w:instrText xml:space="preserve"> PAGE </w:instrText>
                        </w:r>
                        <w:r w:rsidRPr="00502505">
                          <w:rPr>
                            <w:rStyle w:val="PageNumber"/>
                            <w:rFonts w:cs="Segoe UI"/>
                            <w:b/>
                            <w:bCs/>
                            <w:sz w:val="18"/>
                            <w:szCs w:val="18"/>
                            <w:highlight w:val="lightGray"/>
                          </w:rPr>
                          <w:fldChar w:fldCharType="separate"/>
                        </w:r>
                        <w:r>
                          <w:rPr>
                            <w:rStyle w:val="PageNumber"/>
                            <w:rFonts w:cs="Segoe UI"/>
                            <w:b/>
                            <w:bCs/>
                            <w:noProof/>
                            <w:sz w:val="18"/>
                            <w:szCs w:val="18"/>
                            <w:highlight w:val="lightGray"/>
                          </w:rPr>
                          <w:t>58</w:t>
                        </w:r>
                        <w:r w:rsidRPr="00502505">
                          <w:rPr>
                            <w:rStyle w:val="PageNumber"/>
                            <w:rFonts w:cs="Segoe UI"/>
                            <w:b/>
                            <w:bCs/>
                            <w:sz w:val="18"/>
                            <w:szCs w:val="18"/>
                            <w:highlight w:val="lightGray"/>
                          </w:rPr>
                          <w:fldChar w:fldCharType="end"/>
                        </w:r>
                        <w:r>
                          <w:rPr>
                            <w:rStyle w:val="PageNumber"/>
                            <w:rFonts w:cs="Segoe UI"/>
                            <w:b/>
                            <w:bCs/>
                            <w:sz w:val="18"/>
                            <w:szCs w:val="18"/>
                          </w:rPr>
                          <w:t xml:space="preserve">    </w:t>
                        </w:r>
                        <w:r w:rsidRPr="00F11DC6">
                          <w:rPr>
                            <w:rFonts w:cs="Segoe UI"/>
                            <w:caps/>
                            <w:color w:val="4B82AD"/>
                            <w:sz w:val="18"/>
                            <w:szCs w:val="18"/>
                          </w:rPr>
                          <w:t>International Monetary Fund</w:t>
                        </w:r>
                      </w:p>
                      <w:p w14:paraId="52BF3841" w14:textId="77777777" w:rsidR="009B57E0" w:rsidRDefault="009B57E0" w:rsidP="00B22BE3"/>
                    </w:txbxContent>
                  </v:textbox>
                </v:shape>
              </w:pict>
            </mc:Fallback>
          </mc:AlternateContent>
        </w:r>
        <w:r w:rsidR="00C3156D" w:rsidRPr="00C3156D" w:rsidDel="00F1263F">
          <w:rPr>
            <w:noProof/>
          </w:rPr>
          <w:drawing>
            <wp:inline distT="0" distB="0" distL="0" distR="0" wp14:anchorId="49C47C14" wp14:editId="33DC8CC1">
              <wp:extent cx="8229600" cy="5920331"/>
              <wp:effectExtent l="0" t="0" r="0" b="444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229600" cy="5920331"/>
                      </a:xfrm>
                      <a:prstGeom prst="rect">
                        <a:avLst/>
                      </a:prstGeom>
                      <a:noFill/>
                      <a:ln>
                        <a:noFill/>
                      </a:ln>
                    </pic:spPr>
                  </pic:pic>
                </a:graphicData>
              </a:graphic>
            </wp:inline>
          </w:drawing>
        </w:r>
      </w:del>
    </w:p>
    <w:p w14:paraId="631D95F4" w14:textId="6513EF82" w:rsidR="00B22BE3" w:rsidDel="00F1263F" w:rsidRDefault="00B22BE3" w:rsidP="00F1263F">
      <w:pPr>
        <w:pStyle w:val="AnnexAppendixTitle"/>
        <w:rPr>
          <w:del w:id="2404" w:author="Huang, Chengyu" w:date="2019-05-28T12:45:00Z"/>
          <w:noProof/>
          <w:lang w:eastAsia="ja-JP"/>
        </w:rPr>
        <w:sectPr w:rsidR="00B22BE3" w:rsidDel="00F1263F" w:rsidSect="00F1263F">
          <w:headerReference w:type="even" r:id="rId98"/>
          <w:headerReference w:type="default" r:id="rId99"/>
          <w:footerReference w:type="even" r:id="rId100"/>
          <w:footerReference w:type="default" r:id="rId101"/>
          <w:pgSz w:w="15840" w:h="12240" w:orient="landscape"/>
          <w:pgMar w:top="1800" w:right="1440" w:bottom="1440" w:left="1440" w:header="720" w:footer="720" w:gutter="0"/>
          <w:cols w:space="720"/>
          <w:docGrid w:type="lines" w:linePitch="360"/>
          <w:sectPrChange w:id="2405" w:author="Huang, Chengyu" w:date="2019-05-28T12:45:00Z">
            <w:sectPr w:rsidR="00B22BE3" w:rsidDel="00F1263F" w:rsidSect="00F1263F">
              <w:pgMar w:top="1800" w:right="1440" w:bottom="1440" w:left="1440" w:header="720" w:footer="720" w:gutter="0"/>
            </w:sectPr>
          </w:sectPrChange>
        </w:sectPr>
        <w:pPrChange w:id="2406" w:author="Huang, Chengyu" w:date="2019-05-28T12:45:00Z">
          <w:pPr>
            <w:spacing w:line="240" w:lineRule="auto"/>
            <w:jc w:val="center"/>
          </w:pPr>
        </w:pPrChange>
      </w:pPr>
    </w:p>
    <w:p w14:paraId="010EAABB" w14:textId="5ECB8D2A" w:rsidR="00B22BE3" w:rsidDel="00F1263F" w:rsidRDefault="00B22BE3" w:rsidP="00F1263F">
      <w:pPr>
        <w:pStyle w:val="AnnexAppendixTitle"/>
        <w:rPr>
          <w:del w:id="2407" w:author="Huang, Chengyu" w:date="2019-05-28T12:45:00Z"/>
        </w:rPr>
        <w:pPrChange w:id="2408" w:author="Huang, Chengyu" w:date="2019-05-28T12:45:00Z">
          <w:pPr>
            <w:spacing w:line="240" w:lineRule="auto"/>
          </w:pPr>
        </w:pPrChange>
      </w:pPr>
      <w:del w:id="2409" w:author="Huang, Chengyu" w:date="2019-05-28T12:45:00Z">
        <w:r w:rsidDel="00F1263F">
          <w:rPr>
            <w:noProof/>
          </w:rPr>
          <mc:AlternateContent>
            <mc:Choice Requires="wps">
              <w:drawing>
                <wp:anchor distT="0" distB="0" distL="114300" distR="114300" simplePos="0" relativeHeight="252581888" behindDoc="0" locked="0" layoutInCell="1" allowOverlap="1" wp14:anchorId="7767AD32" wp14:editId="5F6C3DD0">
                  <wp:simplePos x="0" y="0"/>
                  <wp:positionH relativeFrom="column">
                    <wp:posOffset>8350250</wp:posOffset>
                  </wp:positionH>
                  <wp:positionV relativeFrom="paragraph">
                    <wp:posOffset>-518160</wp:posOffset>
                  </wp:positionV>
                  <wp:extent cx="362585" cy="65176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651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F05C7" w14:textId="77777777" w:rsidR="009B57E0" w:rsidRDefault="009B57E0" w:rsidP="00B22BE3">
                              <w:pPr>
                                <w:tabs>
                                  <w:tab w:val="left" w:pos="1980"/>
                                  <w:tab w:val="left" w:pos="2250"/>
                                </w:tabs>
                                <w:rPr>
                                  <w:rStyle w:val="PageNumber"/>
                                  <w:b/>
                                  <w:bCs/>
                                </w:rPr>
                              </w:pPr>
                              <w:r>
                                <w:rPr>
                                  <w:rFonts w:cs="Segoe UI"/>
                                  <w:caps/>
                                  <w:color w:val="4B82AD"/>
                                  <w:sz w:val="18"/>
                                  <w:szCs w:val="18"/>
                                  <w:lang w:val="fr-FR"/>
                                </w:rPr>
                                <w:t>CANADA</w:t>
                              </w:r>
                            </w:p>
                            <w:p w14:paraId="279D8214" w14:textId="77777777" w:rsidR="009B57E0" w:rsidRDefault="009B57E0" w:rsidP="00B22BE3"/>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7AD32" id="Text Box 42" o:spid="_x0000_s1041" type="#_x0000_t202" style="position:absolute;margin-left:657.5pt;margin-top:-40.8pt;width:28.55pt;height:513.2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" stroked="f">
                  <v:textbox style="layout-flow:vertical" inset="5.85pt,.7pt,5.85pt,.7pt">
                    <w:txbxContent>
                      <w:p w14:paraId="394F05C7" w14:textId="77777777" w:rsidR="009B57E0" w:rsidRDefault="009B57E0" w:rsidP="00B22BE3">
                        <w:pPr>
                          <w:tabs>
                            <w:tab w:val="left" w:pos="1980"/>
                            <w:tab w:val="left" w:pos="2250"/>
                          </w:tabs>
                          <w:rPr>
                            <w:rStyle w:val="PageNumber"/>
                            <w:b/>
                            <w:bCs/>
                          </w:rPr>
                        </w:pPr>
                        <w:r>
                          <w:rPr>
                            <w:rFonts w:cs="Segoe UI"/>
                            <w:caps/>
                            <w:color w:val="4B82AD"/>
                            <w:sz w:val="18"/>
                            <w:szCs w:val="18"/>
                            <w:lang w:val="fr-FR"/>
                          </w:rPr>
                          <w:t>CANADA</w:t>
                        </w:r>
                      </w:p>
                      <w:p w14:paraId="279D8214" w14:textId="77777777" w:rsidR="009B57E0" w:rsidRDefault="009B57E0" w:rsidP="00B22BE3"/>
                    </w:txbxContent>
                  </v:textbox>
                </v:shape>
              </w:pict>
            </mc:Fallback>
          </mc:AlternateContent>
        </w:r>
        <w:r w:rsidR="00F0623F" w:rsidRPr="00F0623F" w:rsidDel="00F1263F">
          <w:delText xml:space="preserve"> </w:delText>
        </w:r>
        <w:r w:rsidR="00C3156D" w:rsidRPr="00C3156D" w:rsidDel="00F1263F">
          <w:rPr>
            <w:noProof/>
          </w:rPr>
          <w:drawing>
            <wp:inline distT="0" distB="0" distL="0" distR="0" wp14:anchorId="742F920A" wp14:editId="6B2A32F2">
              <wp:extent cx="5906770" cy="7868297"/>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6770" cy="7868297"/>
                      </a:xfrm>
                      <a:prstGeom prst="rect">
                        <a:avLst/>
                      </a:prstGeom>
                      <a:noFill/>
                      <a:ln>
                        <a:noFill/>
                      </a:ln>
                    </pic:spPr>
                  </pic:pic>
                </a:graphicData>
              </a:graphic>
            </wp:inline>
          </w:drawing>
        </w:r>
      </w:del>
    </w:p>
    <w:p w14:paraId="2AB8696E" w14:textId="41F373AE" w:rsidR="00B22BE3" w:rsidDel="00F1263F" w:rsidRDefault="00B22BE3" w:rsidP="00F1263F">
      <w:pPr>
        <w:pStyle w:val="AnnexAppendixTitle"/>
        <w:rPr>
          <w:del w:id="2410" w:author="Huang, Chengyu" w:date="2019-05-28T12:45:00Z"/>
        </w:rPr>
        <w:pPrChange w:id="2411" w:author="Huang, Chengyu" w:date="2019-05-28T12:45:00Z">
          <w:pPr/>
        </w:pPrChange>
      </w:pPr>
    </w:p>
    <w:p w14:paraId="06E519F2" w14:textId="502EEB20" w:rsidR="003D3B98" w:rsidRPr="006F0825" w:rsidDel="00F1263F" w:rsidRDefault="006376BD" w:rsidP="00F1263F">
      <w:pPr>
        <w:pStyle w:val="AnnexAppendixTitle"/>
        <w:rPr>
          <w:del w:id="2412" w:author="Huang, Chengyu" w:date="2019-05-28T12:45:00Z"/>
          <w:szCs w:val="30"/>
        </w:rPr>
        <w:pPrChange w:id="2413" w:author="Huang, Chengyu" w:date="2019-05-28T12:45:00Z">
          <w:pPr>
            <w:pStyle w:val="Heading5"/>
            <w:numPr>
              <w:numId w:val="0"/>
            </w:numPr>
            <w:ind w:left="0" w:firstLine="0"/>
          </w:pPr>
        </w:pPrChange>
      </w:pPr>
      <w:del w:id="2414" w:author="Huang, Chengyu" w:date="2019-05-28T12:45:00Z">
        <w:r w:rsidRPr="004D1E8E" w:rsidDel="00F1263F">
          <w:rPr>
            <w:b w:val="0"/>
            <w:noProof/>
          </w:rPr>
          <mc:AlternateContent>
            <mc:Choice Requires="wps">
              <w:drawing>
                <wp:anchor distT="0" distB="0" distL="114300" distR="114300" simplePos="0" relativeHeight="252187648" behindDoc="0" locked="0" layoutInCell="1" allowOverlap="1" wp14:anchorId="3046DE54" wp14:editId="29CC0439">
                  <wp:simplePos x="0" y="0"/>
                  <wp:positionH relativeFrom="column">
                    <wp:posOffset>8527415</wp:posOffset>
                  </wp:positionH>
                  <wp:positionV relativeFrom="paragraph">
                    <wp:posOffset>-5996940</wp:posOffset>
                  </wp:positionV>
                  <wp:extent cx="330200" cy="6517640"/>
                  <wp:effectExtent l="2540" t="3810" r="635" b="3175"/>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6517640"/>
                          </a:xfrm>
                          <a:prstGeom prst="rect">
                            <a:avLst/>
                          </a:prstGeom>
                          <a:solidFill>
                            <a:srgbClr val="FFFFFF"/>
                          </a:solidFill>
                          <a:ln>
                            <a:noFill/>
                          </a:ln>
                          <a:extLst>
                            <a:ext uri="{91240B29-F687-4F45-9708-019B960494DF}">
                              <a14:hiddenLine xmlns:a14="http://schemas.microsoft.com/office/drawing/2010/main" w="9525">
                                <a:solidFill>
                                  <a:schemeClr val="tx2">
                                    <a:lumMod val="100000"/>
                                    <a:lumOff val="0"/>
                                  </a:schemeClr>
                                </a:solidFill>
                                <a:miter lim="800000"/>
                                <a:headEnd/>
                                <a:tailEnd/>
                              </a14:hiddenLine>
                            </a:ext>
                          </a:extLst>
                        </wps:spPr>
                        <wps:txbx>
                          <w:txbxContent>
                            <w:p w14:paraId="5BBC5E73" w14:textId="77777777" w:rsidR="009B57E0" w:rsidRDefault="009B57E0" w:rsidP="0046319E">
                              <w:pPr>
                                <w:tabs>
                                  <w:tab w:val="left" w:pos="1980"/>
                                  <w:tab w:val="left" w:pos="2250"/>
                                </w:tabs>
                                <w:jc w:val="right"/>
                              </w:pPr>
                              <w:r>
                                <w:rPr>
                                  <w:rFonts w:cs="Segoe UI"/>
                                  <w:caps/>
                                  <w:color w:val="4B82AD"/>
                                  <w:sz w:val="18"/>
                                  <w:szCs w:val="18"/>
                                  <w:lang w:val="fr-FR"/>
                                </w:rPr>
                                <w:t>Canada</w:t>
                              </w:r>
                            </w:p>
                            <w:p w14:paraId="64805A56" w14:textId="77777777" w:rsidR="009B57E0" w:rsidRDefault="009B57E0"/>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6DE54" id="Text Box 17" o:spid="_x0000_s1042" type="#_x0000_t202" style="position:absolute;left:0;text-align:left;margin-left:671.45pt;margin-top:-472.2pt;width:26pt;height:513.2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" stroked="f" strokecolor="#1f497d [3215]">
                  <v:textbox style="layout-flow:vertical" inset="5.85pt,.7pt,5.85pt,.7pt">
                    <w:txbxContent>
                      <w:p w14:paraId="5BBC5E73" w14:textId="77777777" w:rsidR="009B57E0" w:rsidRDefault="009B57E0" w:rsidP="0046319E">
                        <w:pPr>
                          <w:tabs>
                            <w:tab w:val="left" w:pos="1980"/>
                            <w:tab w:val="left" w:pos="2250"/>
                          </w:tabs>
                          <w:jc w:val="right"/>
                        </w:pPr>
                        <w:r>
                          <w:rPr>
                            <w:rFonts w:cs="Segoe UI"/>
                            <w:caps/>
                            <w:color w:val="4B82AD"/>
                            <w:sz w:val="18"/>
                            <w:szCs w:val="18"/>
                            <w:lang w:val="fr-FR"/>
                          </w:rPr>
                          <w:t>Canada</w:t>
                        </w:r>
                      </w:p>
                      <w:p w14:paraId="64805A56" w14:textId="77777777" w:rsidR="009B57E0" w:rsidRDefault="009B57E0"/>
                    </w:txbxContent>
                  </v:textbox>
                </v:shape>
              </w:pict>
            </mc:Fallback>
          </mc:AlternateContent>
        </w:r>
        <w:r w:rsidRPr="004D1E8E" w:rsidDel="00F1263F">
          <w:rPr>
            <w:b w:val="0"/>
            <w:noProof/>
          </w:rPr>
          <mc:AlternateContent>
            <mc:Choice Requires="wps">
              <w:drawing>
                <wp:anchor distT="0" distB="0" distL="114300" distR="114300" simplePos="0" relativeHeight="252042240" behindDoc="0" locked="0" layoutInCell="1" allowOverlap="1" wp14:anchorId="12CAD208" wp14:editId="09E82FC9">
                  <wp:simplePos x="0" y="0"/>
                  <wp:positionH relativeFrom="column">
                    <wp:posOffset>8350250</wp:posOffset>
                  </wp:positionH>
                  <wp:positionV relativeFrom="paragraph">
                    <wp:posOffset>-518160</wp:posOffset>
                  </wp:positionV>
                  <wp:extent cx="362585" cy="6517640"/>
                  <wp:effectExtent l="0" t="0" r="0" b="0"/>
                  <wp:wrapNone/>
                  <wp:docPr id="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651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E991A" w14:textId="77777777" w:rsidR="009B57E0" w:rsidRDefault="009B57E0" w:rsidP="00502505">
                              <w:pPr>
                                <w:tabs>
                                  <w:tab w:val="left" w:pos="1980"/>
                                  <w:tab w:val="left" w:pos="2250"/>
                                </w:tabs>
                                <w:rPr>
                                  <w:rStyle w:val="PageNumber"/>
                                  <w:b/>
                                  <w:bCs/>
                                </w:rPr>
                              </w:pPr>
                              <w:r>
                                <w:rPr>
                                  <w:rFonts w:cs="Segoe UI"/>
                                  <w:caps/>
                                  <w:color w:val="4B82AD"/>
                                  <w:sz w:val="18"/>
                                  <w:szCs w:val="18"/>
                                  <w:lang w:val="fr-FR"/>
                                </w:rPr>
                                <w:t>CANADA</w:t>
                              </w:r>
                            </w:p>
                            <w:p w14:paraId="4EB448D2" w14:textId="77777777" w:rsidR="009B57E0" w:rsidRDefault="009B57E0" w:rsidP="00502505"/>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AD208" id="Text Box 1" o:spid="_x0000_s1043" type="#_x0000_t202" style="position:absolute;left:0;text-align:left;margin-left:657.5pt;margin-top:-40.8pt;width:28.55pt;height:513.2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" stroked="f">
                  <v:textbox style="layout-flow:vertical" inset="5.85pt,.7pt,5.85pt,.7pt">
                    <w:txbxContent>
                      <w:p w14:paraId="182E991A" w14:textId="77777777" w:rsidR="009B57E0" w:rsidRDefault="009B57E0" w:rsidP="00502505">
                        <w:pPr>
                          <w:tabs>
                            <w:tab w:val="left" w:pos="1980"/>
                            <w:tab w:val="left" w:pos="2250"/>
                          </w:tabs>
                          <w:rPr>
                            <w:rStyle w:val="PageNumber"/>
                            <w:b/>
                            <w:bCs/>
                          </w:rPr>
                        </w:pPr>
                        <w:r>
                          <w:rPr>
                            <w:rFonts w:cs="Segoe UI"/>
                            <w:caps/>
                            <w:color w:val="4B82AD"/>
                            <w:sz w:val="18"/>
                            <w:szCs w:val="18"/>
                            <w:lang w:val="fr-FR"/>
                          </w:rPr>
                          <w:t>CANADA</w:t>
                        </w:r>
                      </w:p>
                      <w:p w14:paraId="4EB448D2" w14:textId="77777777" w:rsidR="009B57E0" w:rsidRDefault="009B57E0" w:rsidP="00502505"/>
                    </w:txbxContent>
                  </v:textbox>
                </v:shape>
              </w:pict>
            </mc:Fallback>
          </mc:AlternateContent>
        </w:r>
        <w:r w:rsidR="00B00A2F" w:rsidRPr="006F0825" w:rsidDel="00F1263F">
          <w:rPr>
            <w:b w:val="0"/>
            <w:szCs w:val="30"/>
          </w:rPr>
          <w:fldChar w:fldCharType="begin"/>
        </w:r>
        <w:r w:rsidR="00AA1943" w:rsidRPr="006F0825" w:rsidDel="00F1263F">
          <w:rPr>
            <w:b w:val="0"/>
            <w:szCs w:val="30"/>
          </w:rPr>
          <w:delInstrText xml:space="preserve"> TC "</w:delInstrText>
        </w:r>
        <w:bookmarkStart w:id="2415" w:name="_Toc516149119"/>
        <w:bookmarkStart w:id="2416" w:name="_Toc516222662"/>
        <w:bookmarkStart w:id="2417" w:name="_Toc512008969"/>
        <w:r w:rsidR="004D1E8E" w:rsidRPr="006F0825" w:rsidDel="00F1263F">
          <w:rPr>
            <w:b w:val="0"/>
            <w:szCs w:val="30"/>
          </w:rPr>
          <w:delInstrText>III</w:delInstrText>
        </w:r>
        <w:r w:rsidR="00AA1943" w:rsidRPr="006F0825" w:rsidDel="00F1263F">
          <w:rPr>
            <w:b w:val="0"/>
            <w:szCs w:val="30"/>
          </w:rPr>
          <w:delInstrText>. Housing-Related Measures to Safeguard</w:delInstrText>
        </w:r>
        <w:r w:rsidR="0081014E" w:rsidRPr="006F0825" w:rsidDel="00F1263F">
          <w:rPr>
            <w:b w:val="0"/>
            <w:szCs w:val="30"/>
          </w:rPr>
          <w:delInstrText xml:space="preserve"> Financial Stability</w:delInstrText>
        </w:r>
        <w:bookmarkEnd w:id="2415"/>
        <w:bookmarkEnd w:id="2416"/>
        <w:bookmarkEnd w:id="2417"/>
        <w:r w:rsidR="00AA1943" w:rsidRPr="006F0825" w:rsidDel="00F1263F">
          <w:rPr>
            <w:b w:val="0"/>
            <w:szCs w:val="30"/>
          </w:rPr>
          <w:delInstrText xml:space="preserve">"\f J </w:delInstrText>
        </w:r>
        <w:r w:rsidR="00B00A2F" w:rsidRPr="006F0825" w:rsidDel="00F1263F">
          <w:rPr>
            <w:b w:val="0"/>
            <w:szCs w:val="30"/>
          </w:rPr>
          <w:fldChar w:fldCharType="end"/>
        </w:r>
        <w:r w:rsidR="006F5A74" w:rsidRPr="006F0825" w:rsidDel="00F1263F">
          <w:rPr>
            <w:szCs w:val="30"/>
          </w:rPr>
          <w:delText>A</w:delText>
        </w:r>
        <w:r w:rsidR="003D3B98" w:rsidRPr="006F0825" w:rsidDel="00F1263F">
          <w:rPr>
            <w:szCs w:val="30"/>
          </w:rPr>
          <w:delText xml:space="preserve">nnex </w:delText>
        </w:r>
        <w:r w:rsidR="004D1E8E" w:rsidRPr="006F0825" w:rsidDel="00F1263F">
          <w:rPr>
            <w:szCs w:val="30"/>
          </w:rPr>
          <w:delText>III</w:delText>
        </w:r>
        <w:r w:rsidR="003D3B98" w:rsidRPr="006F0825" w:rsidDel="00F1263F">
          <w:rPr>
            <w:szCs w:val="30"/>
          </w:rPr>
          <w:delText xml:space="preserve">. </w:delText>
        </w:r>
        <w:r w:rsidR="00EE387E" w:rsidRPr="006F0825" w:rsidDel="00F1263F">
          <w:rPr>
            <w:szCs w:val="30"/>
          </w:rPr>
          <w:delText>Housing-Related Measures to Safeguard Financial Stability</w:delText>
        </w:r>
      </w:del>
    </w:p>
    <w:p w14:paraId="753E45FD" w14:textId="59E3DE7A" w:rsidR="008733A4" w:rsidDel="00F1263F" w:rsidRDefault="00AE101F" w:rsidP="00F1263F">
      <w:pPr>
        <w:pStyle w:val="AnnexAppendixTitle"/>
        <w:rPr>
          <w:del w:id="2418" w:author="Huang, Chengyu" w:date="2019-05-28T12:45:00Z"/>
        </w:rPr>
        <w:pPrChange w:id="2419" w:author="Huang, Chengyu" w:date="2019-05-28T12:45:00Z">
          <w:pPr>
            <w:spacing w:line="240" w:lineRule="auto"/>
            <w:jc w:val="center"/>
          </w:pPr>
        </w:pPrChange>
      </w:pPr>
      <w:del w:id="2420" w:author="Huang, Chengyu" w:date="2019-05-28T12:45:00Z">
        <w:r w:rsidDel="00F1263F">
          <w:rPr>
            <w:noProof/>
          </w:rPr>
          <w:drawing>
            <wp:inline distT="0" distB="0" distL="0" distR="0" wp14:anchorId="771A2831" wp14:editId="4184CE53">
              <wp:extent cx="5848350" cy="68961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48350" cy="6896100"/>
                      </a:xfrm>
                      <a:prstGeom prst="rect">
                        <a:avLst/>
                      </a:prstGeom>
                    </pic:spPr>
                  </pic:pic>
                </a:graphicData>
              </a:graphic>
            </wp:inline>
          </w:drawing>
        </w:r>
      </w:del>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071058" w:rsidRPr="00A1000A" w:rsidDel="00F1263F" w14:paraId="612C0DF1" w14:textId="5BD3C784" w:rsidTr="00A1000A">
        <w:trPr>
          <w:trHeight w:val="10722"/>
          <w:del w:id="2421" w:author="Huang, Chengyu" w:date="2019-05-28T12:45:00Z"/>
        </w:trPr>
        <w:tc>
          <w:tcPr>
            <w:tcW w:w="8866" w:type="dxa"/>
            <w:shd w:val="clear" w:color="auto" w:fill="auto"/>
          </w:tcPr>
          <w:p w14:paraId="7B4A0198" w14:textId="232BA132" w:rsidR="00AE101F" w:rsidRPr="004173BD" w:rsidDel="00F1263F" w:rsidRDefault="00AE101F" w:rsidP="00F1263F">
            <w:pPr>
              <w:pStyle w:val="AnnexAppendixTitle"/>
              <w:rPr>
                <w:del w:id="2422" w:author="Huang, Chengyu" w:date="2019-05-28T12:45:00Z"/>
                <w:rFonts w:cs="Segoe UI"/>
                <w:color w:val="000000" w:themeColor="text1"/>
              </w:rPr>
              <w:pPrChange w:id="2423" w:author="Huang, Chengyu" w:date="2019-05-28T12:45:00Z">
                <w:pPr>
                  <w:framePr w:hSpace="180" w:wrap="around" w:vAnchor="text" w:hAnchor="text" w:y="1"/>
                  <w:spacing w:line="240" w:lineRule="auto"/>
                  <w:suppressOverlap/>
                  <w:jc w:val="center"/>
                </w:pPr>
              </w:pPrChange>
            </w:pPr>
            <w:del w:id="2424" w:author="Huang, Chengyu" w:date="2019-05-28T12:45:00Z">
              <w:r w:rsidDel="00F1263F">
                <w:rPr>
                  <w:noProof/>
                </w:rPr>
                <w:drawing>
                  <wp:anchor distT="0" distB="0" distL="114300" distR="114300" simplePos="0" relativeHeight="252711936" behindDoc="0" locked="0" layoutInCell="1" allowOverlap="1" wp14:anchorId="36991954" wp14:editId="276D1318">
                    <wp:simplePos x="0" y="0"/>
                    <wp:positionH relativeFrom="column">
                      <wp:posOffset>103505</wp:posOffset>
                    </wp:positionH>
                    <wp:positionV relativeFrom="paragraph">
                      <wp:posOffset>6686550</wp:posOffset>
                    </wp:positionV>
                    <wp:extent cx="5267325" cy="1187450"/>
                    <wp:effectExtent l="0" t="0" r="9525" b="0"/>
                    <wp:wrapThrough wrapText="bothSides">
                      <wp:wrapPolygon edited="0">
                        <wp:start x="0" y="0"/>
                        <wp:lineTo x="0" y="21138"/>
                        <wp:lineTo x="21561" y="21138"/>
                        <wp:lineTo x="21561" y="0"/>
                        <wp:lineTo x="0" y="0"/>
                      </wp:wrapPolygon>
                    </wp:wrapThrough>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267325" cy="1187450"/>
                            </a:xfrm>
                            <a:prstGeom prst="rect">
                              <a:avLst/>
                            </a:prstGeom>
                          </pic:spPr>
                        </pic:pic>
                      </a:graphicData>
                    </a:graphic>
                    <wp14:sizeRelH relativeFrom="margin">
                      <wp14:pctWidth>0</wp14:pctWidth>
                    </wp14:sizeRelH>
                    <wp14:sizeRelV relativeFrom="margin">
                      <wp14:pctHeight>0</wp14:pctHeight>
                    </wp14:sizeRelV>
                  </wp:anchor>
                </w:drawing>
              </w:r>
              <w:r w:rsidR="00071058" w:rsidDel="00F1263F">
                <w:rPr>
                  <w:noProof/>
                </w:rPr>
                <w:drawing>
                  <wp:inline distT="0" distB="0" distL="0" distR="0" wp14:anchorId="7B3BBC4F" wp14:editId="0FB1B14C">
                    <wp:extent cx="5134906" cy="6638925"/>
                    <wp:effectExtent l="19050" t="19050" r="27940" b="9525"/>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5136876" cy="6641472"/>
                            </a:xfrm>
                            <a:prstGeom prst="rect">
                              <a:avLst/>
                            </a:prstGeom>
                            <a:noFill/>
                            <a:ln w="3175">
                              <a:solidFill>
                                <a:schemeClr val="tx1"/>
                              </a:solidFill>
                              <a:miter lim="800000"/>
                              <a:headEnd/>
                              <a:tailEnd/>
                            </a:ln>
                          </pic:spPr>
                        </pic:pic>
                      </a:graphicData>
                    </a:graphic>
                  </wp:inline>
                </w:drawing>
              </w:r>
            </w:del>
          </w:p>
        </w:tc>
      </w:tr>
    </w:tbl>
    <w:p w14:paraId="320DBB5D" w14:textId="35452897" w:rsidR="00C67657" w:rsidRPr="007D5167" w:rsidDel="00F1263F" w:rsidRDefault="00A1000A" w:rsidP="00F1263F">
      <w:pPr>
        <w:pStyle w:val="AnnexAppendixTitle"/>
        <w:rPr>
          <w:del w:id="2425" w:author="Huang, Chengyu" w:date="2019-05-28T12:45:00Z"/>
          <w:rFonts w:eastAsia="Segoe UI" w:cs="Arial"/>
          <w:b w:val="0"/>
          <w:bCs/>
          <w:iCs/>
          <w:szCs w:val="30"/>
        </w:rPr>
        <w:pPrChange w:id="2426" w:author="Huang, Chengyu" w:date="2019-05-28T12:45:00Z">
          <w:pPr>
            <w:spacing w:after="240" w:line="400" w:lineRule="exact"/>
            <w:ind w:left="630"/>
            <w:jc w:val="center"/>
            <w:outlineLvl w:val="4"/>
          </w:pPr>
        </w:pPrChange>
      </w:pPr>
      <w:bookmarkStart w:id="2427" w:name="_Hlk513111881"/>
      <w:bookmarkStart w:id="2428" w:name="_Hlk513112049"/>
      <w:del w:id="2429" w:author="Huang, Chengyu" w:date="2019-05-28T12:45:00Z">
        <w:r w:rsidDel="00F1263F">
          <w:rPr>
            <w:rFonts w:eastAsia="Segoe UI" w:cs="Arial"/>
            <w:bCs/>
            <w:iCs/>
            <w:szCs w:val="30"/>
          </w:rPr>
          <w:br w:type="textWrapping" w:clear="all"/>
        </w:r>
        <w:r w:rsidR="00C67657" w:rsidRPr="007D5167" w:rsidDel="00F1263F">
          <w:rPr>
            <w:rFonts w:eastAsia="Segoe UI" w:cs="Arial"/>
            <w:b w:val="0"/>
            <w:bCs/>
            <w:iCs/>
            <w:szCs w:val="30"/>
          </w:rPr>
          <w:fldChar w:fldCharType="begin"/>
        </w:r>
        <w:r w:rsidR="00C67657" w:rsidRPr="007D5167" w:rsidDel="00F1263F">
          <w:rPr>
            <w:rFonts w:eastAsia="Segoe UI" w:cs="Arial"/>
            <w:bCs/>
            <w:iCs/>
            <w:szCs w:val="30"/>
          </w:rPr>
          <w:delInstrText xml:space="preserve"> TC "</w:delInstrText>
        </w:r>
        <w:bookmarkStart w:id="2430" w:name="_Toc516222659"/>
        <w:r w:rsidR="00C67657" w:rsidRPr="007D5167" w:rsidDel="00F1263F">
          <w:rPr>
            <w:rFonts w:eastAsia="Segoe UI" w:cs="Arial"/>
            <w:bCs/>
            <w:iCs/>
            <w:szCs w:val="30"/>
          </w:rPr>
          <w:delInstrText>I. CPTPP and NAFTA Scenarios: The Model, Data, and Assumptions</w:delInstrText>
        </w:r>
        <w:bookmarkEnd w:id="2430"/>
        <w:r w:rsidR="00C67657" w:rsidRPr="007D5167" w:rsidDel="00F1263F">
          <w:rPr>
            <w:rFonts w:eastAsia="Segoe UI" w:cs="Arial"/>
            <w:bCs/>
            <w:iCs/>
            <w:szCs w:val="30"/>
          </w:rPr>
          <w:delInstrText xml:space="preserve">"\f E </w:delInstrText>
        </w:r>
        <w:r w:rsidR="00C67657" w:rsidRPr="007D5167" w:rsidDel="00F1263F">
          <w:rPr>
            <w:rFonts w:eastAsia="Segoe UI" w:cs="Arial"/>
            <w:b w:val="0"/>
            <w:bCs/>
            <w:iCs/>
            <w:szCs w:val="30"/>
          </w:rPr>
          <w:fldChar w:fldCharType="end"/>
        </w:r>
        <w:r w:rsidR="00C67657" w:rsidRPr="007D5167" w:rsidDel="00F1263F">
          <w:rPr>
            <w:rFonts w:eastAsia="Segoe UI" w:cs="Arial"/>
            <w:bCs/>
            <w:iCs/>
            <w:szCs w:val="30"/>
          </w:rPr>
          <w:delText>Appendix I. CPTPP and NAFTA Scenarios: The Model, Data, and Assumptions</w:delText>
        </w:r>
        <w:r w:rsidR="00C67657" w:rsidRPr="007D5167" w:rsidDel="00F1263F">
          <w:rPr>
            <w:rFonts w:eastAsia="Segoe UI" w:cs="Segoe UI"/>
            <w:bCs/>
            <w:iCs/>
            <w:sz w:val="20"/>
            <w:szCs w:val="20"/>
            <w:vertAlign w:val="superscript"/>
          </w:rPr>
          <w:footnoteReference w:id="47"/>
        </w:r>
      </w:del>
    </w:p>
    <w:p w14:paraId="53D9A571" w14:textId="75853220" w:rsidR="00C67657" w:rsidRPr="00C67657" w:rsidDel="00F1263F" w:rsidRDefault="00C67657" w:rsidP="00F1263F">
      <w:pPr>
        <w:pStyle w:val="AnnexAppendixTitle"/>
        <w:rPr>
          <w:del w:id="2433" w:author="Huang, Chengyu" w:date="2019-05-28T12:45:00Z"/>
        </w:rPr>
        <w:pPrChange w:id="2434" w:author="Huang, Chengyu" w:date="2019-05-28T12:45:00Z">
          <w:pPr>
            <w:pStyle w:val="Heading2"/>
            <w:numPr>
              <w:numId w:val="40"/>
            </w:numPr>
          </w:pPr>
        </w:pPrChange>
      </w:pPr>
      <w:bookmarkStart w:id="2435" w:name="_Toc516148768"/>
      <w:bookmarkStart w:id="2436" w:name="_Toc516218274"/>
      <w:bookmarkStart w:id="2437" w:name="_Toc516239219"/>
      <w:del w:id="2438" w:author="Huang, Chengyu" w:date="2019-05-28T12:45:00Z">
        <w:r w:rsidRPr="00C67657" w:rsidDel="00F1263F">
          <w:delText>Model</w:delText>
        </w:r>
        <w:bookmarkEnd w:id="2435"/>
        <w:bookmarkEnd w:id="2436"/>
        <w:bookmarkEnd w:id="2437"/>
      </w:del>
    </w:p>
    <w:p w14:paraId="5FACC4E7" w14:textId="09A94353" w:rsidR="00C67657" w:rsidRPr="007D5167" w:rsidDel="00F1263F" w:rsidRDefault="00C67657" w:rsidP="00F1263F">
      <w:pPr>
        <w:pStyle w:val="AnnexAppendixTitle"/>
        <w:rPr>
          <w:del w:id="2439" w:author="Huang, Chengyu" w:date="2019-05-28T12:45:00Z"/>
          <w:rFonts w:cs="Segoe UI"/>
          <w:szCs w:val="21"/>
        </w:rPr>
        <w:pPrChange w:id="2440" w:author="Huang, Chengyu" w:date="2019-05-28T12:45:00Z">
          <w:pPr>
            <w:spacing w:after="240"/>
          </w:pPr>
        </w:pPrChange>
      </w:pPr>
      <w:del w:id="2441" w:author="Huang, Chengyu" w:date="2019-05-28T12:45:00Z">
        <w:r w:rsidRPr="007D5167" w:rsidDel="00F1263F">
          <w:rPr>
            <w:rFonts w:cs="Segoe UI"/>
            <w:szCs w:val="21"/>
          </w:rPr>
          <w:delText xml:space="preserve">The scenarios in the report were produced using the GTAP Computable General Equilibrium (CGE) model. It is a standard, static computable general equilibrium model, documented in Hertel et al. (1998) and Carong, et al. (2017).  The model solves for a new, market-clearing equilibrium solution after all prices and quantities adjust to an economic shock. Results describe a medium-term adjustment period of about 7- 10 years, in which factors are fully mobile but dynamic investment and productivity gains do not yet occur. </w:delText>
        </w:r>
      </w:del>
    </w:p>
    <w:p w14:paraId="020ABE7E" w14:textId="72F4B502" w:rsidR="00C67657" w:rsidRPr="007D5167" w:rsidDel="00F1263F" w:rsidRDefault="00C67657" w:rsidP="00F1263F">
      <w:pPr>
        <w:pStyle w:val="AnnexAppendixTitle"/>
        <w:rPr>
          <w:del w:id="2442" w:author="Huang, Chengyu" w:date="2019-05-28T12:45:00Z"/>
          <w:rFonts w:cs="Segoe UI"/>
          <w:szCs w:val="21"/>
        </w:rPr>
        <w:pPrChange w:id="2443" w:author="Huang, Chengyu" w:date="2019-05-28T12:45:00Z">
          <w:pPr>
            <w:spacing w:after="240"/>
          </w:pPr>
        </w:pPrChange>
      </w:pPr>
      <w:del w:id="2444" w:author="Huang, Chengyu" w:date="2019-05-28T12:45:00Z">
        <w:r w:rsidRPr="007D5167" w:rsidDel="00F1263F">
          <w:rPr>
            <w:rFonts w:cs="Segoe UI"/>
            <w:szCs w:val="21"/>
          </w:rPr>
          <w:delText xml:space="preserve">The model assumes perfect competition.  It describes import demand using nested Armington aggregation functions that define substitutability between domestic goods and imports, and among suppliers of imports. A constant elasticity of demand function describes final consumer demand; transformation functions describe factor mobility among industries; and production functions describe factor substitutability in production technologies. The Armington aggregation and the consumption, factor mobility and factor substitutability are governed by elasticities of substitution and income that are drawn from the literature and provided in the GTAP database. Armington parameter values for textiles/apparel and vehicles/parts are adjusted slightly downward to better reflect the established cross-border supply chains that have developed in these industries. </w:delText>
        </w:r>
      </w:del>
    </w:p>
    <w:p w14:paraId="713AA2D0" w14:textId="17FA19A4" w:rsidR="00C67657" w:rsidRPr="007D5167" w:rsidDel="00F1263F" w:rsidRDefault="00C67657" w:rsidP="00F1263F">
      <w:pPr>
        <w:pStyle w:val="AnnexAppendixTitle"/>
        <w:rPr>
          <w:del w:id="2445" w:author="Huang, Chengyu" w:date="2019-05-28T12:45:00Z"/>
        </w:rPr>
        <w:pPrChange w:id="2446" w:author="Huang, Chengyu" w:date="2019-05-28T12:45:00Z">
          <w:pPr>
            <w:pStyle w:val="Heading2"/>
          </w:pPr>
        </w:pPrChange>
      </w:pPr>
      <w:bookmarkStart w:id="2447" w:name="_Toc516148769"/>
      <w:bookmarkStart w:id="2448" w:name="_Toc516218275"/>
      <w:bookmarkStart w:id="2449" w:name="_Toc516239220"/>
      <w:del w:id="2450" w:author="Huang, Chengyu" w:date="2019-05-28T12:45:00Z">
        <w:r w:rsidRPr="007D5167" w:rsidDel="00F1263F">
          <w:delText>Database Aggregation</w:delText>
        </w:r>
        <w:bookmarkEnd w:id="2447"/>
        <w:bookmarkEnd w:id="2448"/>
        <w:bookmarkEnd w:id="2449"/>
      </w:del>
    </w:p>
    <w:p w14:paraId="71850ADC" w14:textId="50862C42" w:rsidR="00C67657" w:rsidRPr="007D5167" w:rsidDel="00F1263F" w:rsidRDefault="00C67657" w:rsidP="00F1263F">
      <w:pPr>
        <w:pStyle w:val="AnnexAppendixTitle"/>
        <w:rPr>
          <w:del w:id="2451" w:author="Huang, Chengyu" w:date="2019-05-28T12:45:00Z"/>
          <w:rFonts w:cs="Segoe UI"/>
          <w:szCs w:val="21"/>
        </w:rPr>
        <w:pPrChange w:id="2452" w:author="Huang, Chengyu" w:date="2019-05-28T12:45:00Z">
          <w:pPr/>
        </w:pPrChange>
      </w:pPr>
      <w:del w:id="2453" w:author="Huang, Chengyu" w:date="2019-05-28T12:45:00Z">
        <w:r w:rsidRPr="007D5167" w:rsidDel="00F1263F">
          <w:rPr>
            <w:rFonts w:cs="Segoe UI"/>
            <w:szCs w:val="21"/>
          </w:rPr>
          <w:delText xml:space="preserve">The GTAP v10 database describes the world economy in 2014.  It defines 140 regions and 57 commodities that are aggregated for this study into 16 sectors (table 1) and 7 regions (table 2). This study also aggregates GTAP’s eight factors of production into four:  capital, land, unskilled labor and skilled labor. The motor vehicle sector is then split into motor vehicles and motor vehicle parts.   </w:delText>
        </w:r>
      </w:del>
    </w:p>
    <w:p w14:paraId="17FE9016" w14:textId="465CCF3F" w:rsidR="00C67657" w:rsidRPr="007D5167" w:rsidDel="00F1263F" w:rsidRDefault="00C67657" w:rsidP="00F1263F">
      <w:pPr>
        <w:pStyle w:val="AnnexAppendixTitle"/>
        <w:rPr>
          <w:del w:id="2454" w:author="Huang, Chengyu" w:date="2019-05-28T12:45:00Z"/>
          <w:rFonts w:cs="Segoe UI"/>
          <w:sz w:val="20"/>
          <w:szCs w:val="20"/>
        </w:rPr>
        <w:pPrChange w:id="2455" w:author="Huang, Chengyu" w:date="2019-05-28T12:45:00Z">
          <w:pPr/>
        </w:pPrChange>
      </w:pPr>
    </w:p>
    <w:p w14:paraId="1BEA60B4" w14:textId="7187739C" w:rsidR="00C67657" w:rsidRPr="007D5167" w:rsidDel="00F1263F" w:rsidRDefault="00C67657" w:rsidP="00F1263F">
      <w:pPr>
        <w:pStyle w:val="AnnexAppendixTitle"/>
        <w:rPr>
          <w:del w:id="2456" w:author="Huang, Chengyu" w:date="2019-05-28T12:45:00Z"/>
          <w:rFonts w:cs="Segoe UI"/>
          <w:sz w:val="20"/>
          <w:szCs w:val="20"/>
        </w:rPr>
        <w:pPrChange w:id="2457" w:author="Huang, Chengyu" w:date="2019-05-28T12:45:00Z">
          <w:pPr/>
        </w:pPrChange>
      </w:pPr>
    </w:p>
    <w:p w14:paraId="098CA286" w14:textId="746B0BB3" w:rsidR="00C67657" w:rsidRPr="007D5167" w:rsidDel="00F1263F" w:rsidRDefault="00C67657" w:rsidP="00F1263F">
      <w:pPr>
        <w:pStyle w:val="AnnexAppendixTitle"/>
        <w:rPr>
          <w:del w:id="2458" w:author="Huang, Chengyu" w:date="2019-05-28T12:45:00Z"/>
          <w:rFonts w:cs="Segoe UI"/>
          <w:sz w:val="20"/>
          <w:szCs w:val="20"/>
        </w:rPr>
        <w:pPrChange w:id="2459" w:author="Huang, Chengyu" w:date="2019-05-28T12:45:00Z">
          <w:pPr/>
        </w:pPrChange>
      </w:pPr>
    </w:p>
    <w:p w14:paraId="7343ACF1" w14:textId="49ACBEBF" w:rsidR="00C67657" w:rsidRPr="007D5167" w:rsidDel="00F1263F" w:rsidRDefault="00C67657" w:rsidP="00F1263F">
      <w:pPr>
        <w:pStyle w:val="AnnexAppendixTitle"/>
        <w:rPr>
          <w:del w:id="2460" w:author="Huang, Chengyu" w:date="2019-05-28T12:45:00Z"/>
          <w:rFonts w:cs="Segoe UI"/>
          <w:sz w:val="20"/>
          <w:szCs w:val="20"/>
        </w:rPr>
        <w:pPrChange w:id="2461" w:author="Huang, Chengyu" w:date="2019-05-28T12:45:00Z">
          <w:pPr/>
        </w:pPrChange>
      </w:pPr>
    </w:p>
    <w:p w14:paraId="064E9796" w14:textId="031E94CF" w:rsidR="00C67657" w:rsidRPr="007D5167" w:rsidDel="00F1263F" w:rsidRDefault="00C67657" w:rsidP="00F1263F">
      <w:pPr>
        <w:pStyle w:val="AnnexAppendixTitle"/>
        <w:rPr>
          <w:del w:id="2462" w:author="Huang, Chengyu" w:date="2019-05-28T12:45:00Z"/>
          <w:rFonts w:cs="Segoe UI"/>
          <w:sz w:val="20"/>
          <w:szCs w:val="20"/>
        </w:rPr>
        <w:pPrChange w:id="2463" w:author="Huang, Chengyu" w:date="2019-05-28T12:45:00Z">
          <w:pPr/>
        </w:pPrChange>
      </w:pPr>
    </w:p>
    <w:p w14:paraId="1019F6B0" w14:textId="473F807F" w:rsidR="00C67657" w:rsidRPr="007D5167" w:rsidDel="00F1263F" w:rsidRDefault="00C67657" w:rsidP="00F1263F">
      <w:pPr>
        <w:pStyle w:val="AnnexAppendixTitle"/>
        <w:rPr>
          <w:del w:id="2464" w:author="Huang, Chengyu" w:date="2019-05-28T12:45:00Z"/>
          <w:rFonts w:cs="Segoe UI"/>
          <w:sz w:val="20"/>
          <w:szCs w:val="20"/>
        </w:rPr>
        <w:pPrChange w:id="2465" w:author="Huang, Chengyu" w:date="2019-05-28T12:45:00Z">
          <w:pPr/>
        </w:pPrChange>
      </w:pPr>
    </w:p>
    <w:tbl>
      <w:tblPr>
        <w:tblW w:w="0" w:type="auto"/>
        <w:tblInd w:w="-30" w:type="dxa"/>
        <w:tblLayout w:type="fixed"/>
        <w:tblLook w:val="0000" w:firstRow="0" w:lastRow="0" w:firstColumn="0" w:lastColumn="0" w:noHBand="0" w:noVBand="0"/>
      </w:tblPr>
      <w:tblGrid>
        <w:gridCol w:w="2304"/>
        <w:gridCol w:w="2062"/>
        <w:gridCol w:w="2126"/>
        <w:gridCol w:w="1870"/>
      </w:tblGrid>
      <w:tr w:rsidR="00C67657" w:rsidRPr="007D5167" w:rsidDel="00F1263F" w14:paraId="73AB8197" w14:textId="7E2AEFA4" w:rsidTr="00C67657">
        <w:trPr>
          <w:trHeight w:val="290"/>
          <w:del w:id="2466" w:author="Huang, Chengyu" w:date="2019-05-28T12:45:00Z"/>
        </w:trPr>
        <w:tc>
          <w:tcPr>
            <w:tcW w:w="8362" w:type="dxa"/>
            <w:gridSpan w:val="4"/>
            <w:tcBorders>
              <w:top w:val="nil"/>
              <w:left w:val="nil"/>
              <w:bottom w:val="nil"/>
              <w:right w:val="nil"/>
            </w:tcBorders>
          </w:tcPr>
          <w:p w14:paraId="5EB842C6" w14:textId="5E0F459E" w:rsidR="00C67657" w:rsidRPr="007D5167" w:rsidDel="00F1263F" w:rsidRDefault="00C67657" w:rsidP="00F1263F">
            <w:pPr>
              <w:pStyle w:val="AnnexAppendixTitle"/>
              <w:rPr>
                <w:del w:id="2467" w:author="Huang, Chengyu" w:date="2019-05-28T12:45:00Z"/>
                <w:rFonts w:cs="Segoe UI"/>
                <w:b w:val="0"/>
                <w:color w:val="4982AD"/>
                <w:sz w:val="20"/>
                <w:szCs w:val="20"/>
              </w:rPr>
              <w:pPrChange w:id="2468" w:author="Huang, Chengyu" w:date="2019-05-28T12:45:00Z">
                <w:pPr>
                  <w:autoSpaceDE w:val="0"/>
                  <w:autoSpaceDN w:val="0"/>
                  <w:adjustRightInd w:val="0"/>
                  <w:spacing w:line="240" w:lineRule="auto"/>
                  <w:jc w:val="center"/>
                </w:pPr>
              </w:pPrChange>
            </w:pPr>
            <w:del w:id="2469" w:author="Huang, Chengyu" w:date="2019-05-28T12:45:00Z">
              <w:r w:rsidRPr="007D5167" w:rsidDel="00F1263F">
                <w:rPr>
                  <w:rFonts w:cs="Segoe UI"/>
                  <w:color w:val="4982AD"/>
                  <w:sz w:val="20"/>
                  <w:szCs w:val="20"/>
                </w:rPr>
                <w:delText>Table 1. Sectors in the CGE Model</w:delText>
              </w:r>
              <w:r w:rsidRPr="007D5167" w:rsidDel="00F1263F">
                <w:rPr>
                  <w:rFonts w:cs="Segoe UI"/>
                  <w:color w:val="4982AD"/>
                  <w:sz w:val="20"/>
                  <w:szCs w:val="20"/>
                  <w:vertAlign w:val="superscript"/>
                </w:rPr>
                <w:delText>1/</w:delText>
              </w:r>
            </w:del>
          </w:p>
          <w:p w14:paraId="5DE6A096" w14:textId="0AEE9731" w:rsidR="00C67657" w:rsidRPr="007D5167" w:rsidDel="00F1263F" w:rsidRDefault="00C67657" w:rsidP="00F1263F">
            <w:pPr>
              <w:pStyle w:val="AnnexAppendixTitle"/>
              <w:rPr>
                <w:del w:id="2470" w:author="Huang, Chengyu" w:date="2019-05-28T12:45:00Z"/>
                <w:rFonts w:cs="Segoe UI"/>
                <w:b w:val="0"/>
                <w:bCs/>
                <w:color w:val="33CCCC"/>
                <w:sz w:val="20"/>
                <w:szCs w:val="20"/>
              </w:rPr>
              <w:pPrChange w:id="2471" w:author="Huang, Chengyu" w:date="2019-05-28T12:45:00Z">
                <w:pPr>
                  <w:autoSpaceDE w:val="0"/>
                  <w:autoSpaceDN w:val="0"/>
                  <w:adjustRightInd w:val="0"/>
                  <w:spacing w:line="240" w:lineRule="auto"/>
                  <w:jc w:val="center"/>
                </w:pPr>
              </w:pPrChange>
            </w:pPr>
          </w:p>
        </w:tc>
      </w:tr>
      <w:tr w:rsidR="00C67657" w:rsidRPr="007D5167" w:rsidDel="00F1263F" w14:paraId="15516615" w14:textId="787A71B1" w:rsidTr="00C67657">
        <w:trPr>
          <w:trHeight w:val="290"/>
          <w:del w:id="2472" w:author="Huang, Chengyu" w:date="2019-05-28T12:45:00Z"/>
        </w:trPr>
        <w:tc>
          <w:tcPr>
            <w:tcW w:w="2304" w:type="dxa"/>
            <w:tcBorders>
              <w:top w:val="nil"/>
              <w:left w:val="nil"/>
              <w:bottom w:val="single" w:sz="6" w:space="0" w:color="auto"/>
              <w:right w:val="nil"/>
            </w:tcBorders>
          </w:tcPr>
          <w:p w14:paraId="15977BAA" w14:textId="1BE07A08" w:rsidR="00C67657" w:rsidRPr="007D5167" w:rsidDel="00F1263F" w:rsidRDefault="00C67657" w:rsidP="00F1263F">
            <w:pPr>
              <w:pStyle w:val="AnnexAppendixTitle"/>
              <w:rPr>
                <w:del w:id="2473" w:author="Huang, Chengyu" w:date="2019-05-28T12:45:00Z"/>
                <w:rFonts w:cs="Segoe UI"/>
                <w:b w:val="0"/>
                <w:bCs/>
                <w:color w:val="000000"/>
                <w:sz w:val="16"/>
                <w:szCs w:val="16"/>
              </w:rPr>
              <w:pPrChange w:id="2474" w:author="Huang, Chengyu" w:date="2019-05-28T12:45:00Z">
                <w:pPr>
                  <w:autoSpaceDE w:val="0"/>
                  <w:autoSpaceDN w:val="0"/>
                  <w:adjustRightInd w:val="0"/>
                  <w:spacing w:line="240" w:lineRule="auto"/>
                  <w:jc w:val="center"/>
                </w:pPr>
              </w:pPrChange>
            </w:pPr>
            <w:del w:id="2475" w:author="Huang, Chengyu" w:date="2019-05-28T12:45:00Z">
              <w:r w:rsidRPr="007D5167" w:rsidDel="00F1263F">
                <w:rPr>
                  <w:rFonts w:cs="Segoe UI"/>
                  <w:bCs/>
                  <w:color w:val="000000"/>
                  <w:sz w:val="16"/>
                  <w:szCs w:val="16"/>
                </w:rPr>
                <w:delText>Sector</w:delText>
              </w:r>
            </w:del>
          </w:p>
        </w:tc>
        <w:tc>
          <w:tcPr>
            <w:tcW w:w="2062" w:type="dxa"/>
            <w:tcBorders>
              <w:top w:val="nil"/>
              <w:left w:val="single" w:sz="6" w:space="0" w:color="auto"/>
              <w:bottom w:val="single" w:sz="6" w:space="0" w:color="auto"/>
              <w:right w:val="nil"/>
            </w:tcBorders>
          </w:tcPr>
          <w:p w14:paraId="6F6FDB55" w14:textId="233072AE" w:rsidR="00C67657" w:rsidRPr="007D5167" w:rsidDel="00F1263F" w:rsidRDefault="00C67657" w:rsidP="00F1263F">
            <w:pPr>
              <w:pStyle w:val="AnnexAppendixTitle"/>
              <w:rPr>
                <w:del w:id="2476" w:author="Huang, Chengyu" w:date="2019-05-28T12:45:00Z"/>
                <w:rFonts w:cs="Segoe UI"/>
                <w:b w:val="0"/>
                <w:bCs/>
                <w:color w:val="000000"/>
                <w:sz w:val="16"/>
                <w:szCs w:val="16"/>
              </w:rPr>
              <w:pPrChange w:id="2477" w:author="Huang, Chengyu" w:date="2019-05-28T12:45:00Z">
                <w:pPr>
                  <w:autoSpaceDE w:val="0"/>
                  <w:autoSpaceDN w:val="0"/>
                  <w:adjustRightInd w:val="0"/>
                  <w:spacing w:line="240" w:lineRule="auto"/>
                  <w:jc w:val="center"/>
                </w:pPr>
              </w:pPrChange>
            </w:pPr>
            <w:del w:id="2478" w:author="Huang, Chengyu" w:date="2019-05-28T12:45:00Z">
              <w:r w:rsidRPr="007D5167" w:rsidDel="00F1263F">
                <w:rPr>
                  <w:rFonts w:cs="Segoe UI"/>
                  <w:bCs/>
                  <w:color w:val="000000"/>
                  <w:sz w:val="16"/>
                  <w:szCs w:val="16"/>
                </w:rPr>
                <w:delText>Description</w:delText>
              </w:r>
            </w:del>
          </w:p>
        </w:tc>
        <w:tc>
          <w:tcPr>
            <w:tcW w:w="2126" w:type="dxa"/>
            <w:tcBorders>
              <w:top w:val="nil"/>
              <w:left w:val="single" w:sz="6" w:space="0" w:color="auto"/>
              <w:bottom w:val="single" w:sz="6" w:space="0" w:color="auto"/>
              <w:right w:val="nil"/>
            </w:tcBorders>
          </w:tcPr>
          <w:p w14:paraId="313E3D06" w14:textId="2FC2DFDB" w:rsidR="00C67657" w:rsidRPr="007D5167" w:rsidDel="00F1263F" w:rsidRDefault="00C67657" w:rsidP="00F1263F">
            <w:pPr>
              <w:pStyle w:val="AnnexAppendixTitle"/>
              <w:rPr>
                <w:del w:id="2479" w:author="Huang, Chengyu" w:date="2019-05-28T12:45:00Z"/>
                <w:rFonts w:cs="Segoe UI"/>
                <w:b w:val="0"/>
                <w:bCs/>
                <w:color w:val="000000"/>
                <w:sz w:val="16"/>
                <w:szCs w:val="16"/>
              </w:rPr>
              <w:pPrChange w:id="2480" w:author="Huang, Chengyu" w:date="2019-05-28T12:45:00Z">
                <w:pPr>
                  <w:autoSpaceDE w:val="0"/>
                  <w:autoSpaceDN w:val="0"/>
                  <w:adjustRightInd w:val="0"/>
                  <w:spacing w:line="240" w:lineRule="auto"/>
                  <w:jc w:val="center"/>
                </w:pPr>
              </w:pPrChange>
            </w:pPr>
            <w:del w:id="2481" w:author="Huang, Chengyu" w:date="2019-05-28T12:45:00Z">
              <w:r w:rsidRPr="007D5167" w:rsidDel="00F1263F">
                <w:rPr>
                  <w:rFonts w:cs="Segoe UI"/>
                  <w:bCs/>
                  <w:color w:val="000000"/>
                  <w:sz w:val="16"/>
                  <w:szCs w:val="16"/>
                </w:rPr>
                <w:delText>Sector</w:delText>
              </w:r>
            </w:del>
          </w:p>
        </w:tc>
        <w:tc>
          <w:tcPr>
            <w:tcW w:w="1870" w:type="dxa"/>
            <w:tcBorders>
              <w:top w:val="nil"/>
              <w:left w:val="single" w:sz="6" w:space="0" w:color="auto"/>
              <w:bottom w:val="single" w:sz="6" w:space="0" w:color="auto"/>
              <w:right w:val="nil"/>
            </w:tcBorders>
          </w:tcPr>
          <w:p w14:paraId="3BB7CD72" w14:textId="017173F7" w:rsidR="00C67657" w:rsidRPr="007D5167" w:rsidDel="00F1263F" w:rsidRDefault="00C67657" w:rsidP="00F1263F">
            <w:pPr>
              <w:pStyle w:val="AnnexAppendixTitle"/>
              <w:rPr>
                <w:del w:id="2482" w:author="Huang, Chengyu" w:date="2019-05-28T12:45:00Z"/>
                <w:rFonts w:cs="Segoe UI"/>
                <w:b w:val="0"/>
                <w:bCs/>
                <w:color w:val="000000"/>
                <w:sz w:val="16"/>
                <w:szCs w:val="16"/>
              </w:rPr>
              <w:pPrChange w:id="2483" w:author="Huang, Chengyu" w:date="2019-05-28T12:45:00Z">
                <w:pPr>
                  <w:autoSpaceDE w:val="0"/>
                  <w:autoSpaceDN w:val="0"/>
                  <w:adjustRightInd w:val="0"/>
                  <w:spacing w:line="240" w:lineRule="auto"/>
                  <w:jc w:val="center"/>
                </w:pPr>
              </w:pPrChange>
            </w:pPr>
            <w:del w:id="2484" w:author="Huang, Chengyu" w:date="2019-05-28T12:45:00Z">
              <w:r w:rsidRPr="007D5167" w:rsidDel="00F1263F">
                <w:rPr>
                  <w:rFonts w:cs="Segoe UI"/>
                  <w:bCs/>
                  <w:color w:val="000000"/>
                  <w:sz w:val="16"/>
                  <w:szCs w:val="16"/>
                </w:rPr>
                <w:delText>Description</w:delText>
              </w:r>
            </w:del>
          </w:p>
        </w:tc>
      </w:tr>
      <w:tr w:rsidR="00C67657" w:rsidRPr="007D5167" w:rsidDel="00F1263F" w14:paraId="0BE1A10C" w14:textId="526C9C95" w:rsidTr="00C67657">
        <w:trPr>
          <w:trHeight w:val="290"/>
          <w:del w:id="2485" w:author="Huang, Chengyu" w:date="2019-05-28T12:45:00Z"/>
        </w:trPr>
        <w:tc>
          <w:tcPr>
            <w:tcW w:w="2304" w:type="dxa"/>
            <w:tcBorders>
              <w:top w:val="nil"/>
              <w:left w:val="nil"/>
              <w:bottom w:val="nil"/>
              <w:right w:val="nil"/>
            </w:tcBorders>
          </w:tcPr>
          <w:p w14:paraId="6EC5FB08" w14:textId="0FF24967" w:rsidR="00C67657" w:rsidRPr="007D5167" w:rsidDel="00F1263F" w:rsidRDefault="00C67657" w:rsidP="00F1263F">
            <w:pPr>
              <w:pStyle w:val="AnnexAppendixTitle"/>
              <w:rPr>
                <w:del w:id="2486" w:author="Huang, Chengyu" w:date="2019-05-28T12:45:00Z"/>
                <w:rFonts w:cs="Segoe UI"/>
                <w:color w:val="000000"/>
                <w:sz w:val="12"/>
                <w:szCs w:val="12"/>
              </w:rPr>
              <w:pPrChange w:id="2487" w:author="Huang, Chengyu" w:date="2019-05-28T12:45:00Z">
                <w:pPr>
                  <w:autoSpaceDE w:val="0"/>
                  <w:autoSpaceDN w:val="0"/>
                  <w:adjustRightInd w:val="0"/>
                  <w:spacing w:line="240" w:lineRule="auto"/>
                </w:pPr>
              </w:pPrChange>
            </w:pPr>
            <w:del w:id="2488" w:author="Huang, Chengyu" w:date="2019-05-28T12:45:00Z">
              <w:r w:rsidRPr="007D5167" w:rsidDel="00F1263F">
                <w:rPr>
                  <w:rFonts w:cs="Segoe UI"/>
                  <w:color w:val="000000"/>
                  <w:sz w:val="12"/>
                  <w:szCs w:val="12"/>
                </w:rPr>
                <w:delText>1.</w:delText>
              </w:r>
              <w:r w:rsidRPr="007D5167" w:rsidDel="00F1263F">
                <w:rPr>
                  <w:color w:val="000000"/>
                  <w:sz w:val="12"/>
                  <w:szCs w:val="12"/>
                </w:rPr>
                <w:delText xml:space="preserve">      </w:delText>
              </w:r>
              <w:r w:rsidRPr="007D5167" w:rsidDel="00F1263F">
                <w:rPr>
                  <w:rFonts w:cs="Segoe UI"/>
                  <w:color w:val="000000"/>
                  <w:sz w:val="12"/>
                  <w:szCs w:val="12"/>
                </w:rPr>
                <w:delText>Crops</w:delText>
              </w:r>
            </w:del>
          </w:p>
        </w:tc>
        <w:tc>
          <w:tcPr>
            <w:tcW w:w="2062" w:type="dxa"/>
            <w:tcBorders>
              <w:top w:val="nil"/>
              <w:left w:val="single" w:sz="6" w:space="0" w:color="auto"/>
              <w:bottom w:val="nil"/>
              <w:right w:val="nil"/>
            </w:tcBorders>
          </w:tcPr>
          <w:p w14:paraId="3C3C6615" w14:textId="7CB677D1" w:rsidR="00C67657" w:rsidRPr="007D5167" w:rsidDel="00F1263F" w:rsidRDefault="00C67657" w:rsidP="00F1263F">
            <w:pPr>
              <w:pStyle w:val="AnnexAppendixTitle"/>
              <w:rPr>
                <w:del w:id="2489" w:author="Huang, Chengyu" w:date="2019-05-28T12:45:00Z"/>
                <w:rFonts w:cs="Segoe UI"/>
                <w:color w:val="000000"/>
                <w:sz w:val="12"/>
                <w:szCs w:val="12"/>
              </w:rPr>
              <w:pPrChange w:id="2490" w:author="Huang, Chengyu" w:date="2019-05-28T12:45:00Z">
                <w:pPr>
                  <w:autoSpaceDE w:val="0"/>
                  <w:autoSpaceDN w:val="0"/>
                  <w:adjustRightInd w:val="0"/>
                  <w:spacing w:line="240" w:lineRule="auto"/>
                </w:pPr>
              </w:pPrChange>
            </w:pPr>
            <w:del w:id="2491" w:author="Huang, Chengyu" w:date="2019-05-28T12:45:00Z">
              <w:r w:rsidRPr="007D5167" w:rsidDel="00F1263F">
                <w:rPr>
                  <w:rFonts w:cs="Segoe UI"/>
                  <w:color w:val="000000"/>
                  <w:sz w:val="12"/>
                  <w:szCs w:val="12"/>
                </w:rPr>
                <w:delText>Paddy rice</w:delText>
              </w:r>
            </w:del>
          </w:p>
        </w:tc>
        <w:tc>
          <w:tcPr>
            <w:tcW w:w="2126" w:type="dxa"/>
            <w:tcBorders>
              <w:top w:val="nil"/>
              <w:left w:val="single" w:sz="6" w:space="0" w:color="auto"/>
              <w:bottom w:val="nil"/>
              <w:right w:val="nil"/>
            </w:tcBorders>
          </w:tcPr>
          <w:p w14:paraId="7424F6FD" w14:textId="0CE85029" w:rsidR="00C67657" w:rsidRPr="007D5167" w:rsidDel="00F1263F" w:rsidRDefault="00C67657" w:rsidP="00F1263F">
            <w:pPr>
              <w:pStyle w:val="AnnexAppendixTitle"/>
              <w:rPr>
                <w:del w:id="2492" w:author="Huang, Chengyu" w:date="2019-05-28T12:45:00Z"/>
                <w:rFonts w:cs="Segoe UI"/>
                <w:color w:val="000000"/>
                <w:sz w:val="12"/>
                <w:szCs w:val="12"/>
              </w:rPr>
              <w:pPrChange w:id="2493" w:author="Huang, Chengyu" w:date="2019-05-28T12:45:00Z">
                <w:pPr>
                  <w:autoSpaceDE w:val="0"/>
                  <w:autoSpaceDN w:val="0"/>
                  <w:adjustRightInd w:val="0"/>
                  <w:spacing w:line="240" w:lineRule="auto"/>
                </w:pPr>
              </w:pPrChange>
            </w:pPr>
            <w:del w:id="2494" w:author="Huang, Chengyu" w:date="2019-05-28T12:45:00Z">
              <w:r w:rsidRPr="007D5167" w:rsidDel="00F1263F">
                <w:rPr>
                  <w:rFonts w:cs="Segoe UI"/>
                  <w:color w:val="000000"/>
                  <w:sz w:val="12"/>
                  <w:szCs w:val="12"/>
                </w:rPr>
                <w:delText>10.</w:delText>
              </w:r>
              <w:r w:rsidRPr="007D5167" w:rsidDel="00F1263F">
                <w:rPr>
                  <w:color w:val="000000"/>
                  <w:sz w:val="12"/>
                  <w:szCs w:val="12"/>
                </w:rPr>
                <w:delText xml:space="preserve">    </w:delText>
              </w:r>
              <w:r w:rsidRPr="007D5167" w:rsidDel="00F1263F">
                <w:rPr>
                  <w:rFonts w:cs="Segoe UI"/>
                  <w:color w:val="000000"/>
                  <w:sz w:val="12"/>
                  <w:szCs w:val="12"/>
                </w:rPr>
                <w:delText>Petroleum and coal products</w:delText>
              </w:r>
            </w:del>
          </w:p>
        </w:tc>
        <w:tc>
          <w:tcPr>
            <w:tcW w:w="1870" w:type="dxa"/>
            <w:tcBorders>
              <w:top w:val="nil"/>
              <w:left w:val="single" w:sz="6" w:space="0" w:color="auto"/>
              <w:bottom w:val="nil"/>
              <w:right w:val="nil"/>
            </w:tcBorders>
          </w:tcPr>
          <w:p w14:paraId="49242D10" w14:textId="15575535" w:rsidR="00C67657" w:rsidRPr="007D5167" w:rsidDel="00F1263F" w:rsidRDefault="00C67657" w:rsidP="00F1263F">
            <w:pPr>
              <w:pStyle w:val="AnnexAppendixTitle"/>
              <w:rPr>
                <w:del w:id="2495" w:author="Huang, Chengyu" w:date="2019-05-28T12:45:00Z"/>
                <w:rFonts w:cs="Segoe UI"/>
                <w:color w:val="000000"/>
                <w:sz w:val="12"/>
                <w:szCs w:val="12"/>
              </w:rPr>
              <w:pPrChange w:id="2496" w:author="Huang, Chengyu" w:date="2019-05-28T12:45:00Z">
                <w:pPr>
                  <w:autoSpaceDE w:val="0"/>
                  <w:autoSpaceDN w:val="0"/>
                  <w:adjustRightInd w:val="0"/>
                  <w:spacing w:line="240" w:lineRule="auto"/>
                </w:pPr>
              </w:pPrChange>
            </w:pPr>
            <w:del w:id="2497" w:author="Huang, Chengyu" w:date="2019-05-28T12:45:00Z">
              <w:r w:rsidRPr="007D5167" w:rsidDel="00F1263F">
                <w:rPr>
                  <w:rFonts w:cs="Segoe UI"/>
                  <w:color w:val="000000"/>
                  <w:sz w:val="12"/>
                  <w:szCs w:val="12"/>
                </w:rPr>
                <w:delText>Petroleum, coal products</w:delText>
              </w:r>
            </w:del>
          </w:p>
        </w:tc>
      </w:tr>
      <w:tr w:rsidR="00C67657" w:rsidRPr="007D5167" w:rsidDel="00F1263F" w14:paraId="5E903121" w14:textId="5B953092" w:rsidTr="00C67657">
        <w:trPr>
          <w:trHeight w:val="290"/>
          <w:del w:id="2498" w:author="Huang, Chengyu" w:date="2019-05-28T12:45:00Z"/>
        </w:trPr>
        <w:tc>
          <w:tcPr>
            <w:tcW w:w="2304" w:type="dxa"/>
            <w:tcBorders>
              <w:top w:val="nil"/>
              <w:left w:val="nil"/>
              <w:bottom w:val="nil"/>
              <w:right w:val="nil"/>
            </w:tcBorders>
          </w:tcPr>
          <w:p w14:paraId="69EC01DA" w14:textId="2BBFE12A" w:rsidR="00C67657" w:rsidRPr="007D5167" w:rsidDel="00F1263F" w:rsidRDefault="00C67657" w:rsidP="00F1263F">
            <w:pPr>
              <w:pStyle w:val="AnnexAppendixTitle"/>
              <w:rPr>
                <w:del w:id="2499" w:author="Huang, Chengyu" w:date="2019-05-28T12:45:00Z"/>
                <w:rFonts w:cs="Segoe UI"/>
                <w:color w:val="000000"/>
                <w:sz w:val="12"/>
                <w:szCs w:val="12"/>
              </w:rPr>
              <w:pPrChange w:id="2500"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1E1006C0" w14:textId="25D27E19" w:rsidR="00C67657" w:rsidRPr="007D5167" w:rsidDel="00F1263F" w:rsidRDefault="00C67657" w:rsidP="00F1263F">
            <w:pPr>
              <w:pStyle w:val="AnnexAppendixTitle"/>
              <w:rPr>
                <w:del w:id="2501" w:author="Huang, Chengyu" w:date="2019-05-28T12:45:00Z"/>
                <w:rFonts w:cs="Segoe UI"/>
                <w:color w:val="000000"/>
                <w:sz w:val="12"/>
                <w:szCs w:val="12"/>
              </w:rPr>
              <w:pPrChange w:id="2502" w:author="Huang, Chengyu" w:date="2019-05-28T12:45:00Z">
                <w:pPr>
                  <w:autoSpaceDE w:val="0"/>
                  <w:autoSpaceDN w:val="0"/>
                  <w:adjustRightInd w:val="0"/>
                  <w:spacing w:line="240" w:lineRule="auto"/>
                </w:pPr>
              </w:pPrChange>
            </w:pPr>
            <w:del w:id="2503" w:author="Huang, Chengyu" w:date="2019-05-28T12:45:00Z">
              <w:r w:rsidRPr="007D5167" w:rsidDel="00F1263F">
                <w:rPr>
                  <w:rFonts w:cs="Segoe UI"/>
                  <w:color w:val="000000"/>
                  <w:sz w:val="12"/>
                  <w:szCs w:val="12"/>
                </w:rPr>
                <w:delText>Wheat</w:delText>
              </w:r>
            </w:del>
          </w:p>
        </w:tc>
        <w:tc>
          <w:tcPr>
            <w:tcW w:w="2126" w:type="dxa"/>
            <w:tcBorders>
              <w:top w:val="nil"/>
              <w:left w:val="single" w:sz="6" w:space="0" w:color="auto"/>
              <w:bottom w:val="nil"/>
              <w:right w:val="nil"/>
            </w:tcBorders>
          </w:tcPr>
          <w:p w14:paraId="67DFC592" w14:textId="173C50FD" w:rsidR="00C67657" w:rsidRPr="007D5167" w:rsidDel="00F1263F" w:rsidRDefault="00C67657" w:rsidP="00F1263F">
            <w:pPr>
              <w:pStyle w:val="AnnexAppendixTitle"/>
              <w:rPr>
                <w:del w:id="2504" w:author="Huang, Chengyu" w:date="2019-05-28T12:45:00Z"/>
                <w:rFonts w:cs="Segoe UI"/>
                <w:color w:val="000000"/>
                <w:sz w:val="12"/>
                <w:szCs w:val="12"/>
              </w:rPr>
              <w:pPrChange w:id="2505"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0EAB595E" w14:textId="753A6081" w:rsidR="00C67657" w:rsidRPr="007D5167" w:rsidDel="00F1263F" w:rsidRDefault="00C67657" w:rsidP="00F1263F">
            <w:pPr>
              <w:pStyle w:val="AnnexAppendixTitle"/>
              <w:rPr>
                <w:del w:id="2506" w:author="Huang, Chengyu" w:date="2019-05-28T12:45:00Z"/>
                <w:rFonts w:cs="Segoe UI"/>
                <w:color w:val="000000"/>
                <w:sz w:val="12"/>
                <w:szCs w:val="12"/>
              </w:rPr>
              <w:pPrChange w:id="2507" w:author="Huang, Chengyu" w:date="2019-05-28T12:45:00Z">
                <w:pPr>
                  <w:autoSpaceDE w:val="0"/>
                  <w:autoSpaceDN w:val="0"/>
                  <w:adjustRightInd w:val="0"/>
                  <w:spacing w:line="240" w:lineRule="auto"/>
                </w:pPr>
              </w:pPrChange>
            </w:pPr>
            <w:del w:id="2508" w:author="Huang, Chengyu" w:date="2019-05-28T12:45:00Z">
              <w:r w:rsidRPr="007D5167" w:rsidDel="00F1263F">
                <w:rPr>
                  <w:rFonts w:cs="Segoe UI"/>
                  <w:color w:val="000000"/>
                  <w:sz w:val="12"/>
                  <w:szCs w:val="12"/>
                </w:rPr>
                <w:delText>Chemical, rubber, plastic prods</w:delText>
              </w:r>
            </w:del>
          </w:p>
        </w:tc>
      </w:tr>
      <w:tr w:rsidR="00C67657" w:rsidRPr="007D5167" w:rsidDel="00F1263F" w14:paraId="0AB05D06" w14:textId="10C24FC6" w:rsidTr="00C67657">
        <w:trPr>
          <w:trHeight w:val="290"/>
          <w:del w:id="2509" w:author="Huang, Chengyu" w:date="2019-05-28T12:45:00Z"/>
        </w:trPr>
        <w:tc>
          <w:tcPr>
            <w:tcW w:w="2304" w:type="dxa"/>
            <w:tcBorders>
              <w:top w:val="nil"/>
              <w:left w:val="nil"/>
              <w:bottom w:val="nil"/>
              <w:right w:val="nil"/>
            </w:tcBorders>
          </w:tcPr>
          <w:p w14:paraId="5CB9B1DA" w14:textId="057526B0" w:rsidR="00C67657" w:rsidRPr="007D5167" w:rsidDel="00F1263F" w:rsidRDefault="00C67657" w:rsidP="00F1263F">
            <w:pPr>
              <w:pStyle w:val="AnnexAppendixTitle"/>
              <w:rPr>
                <w:del w:id="2510" w:author="Huang, Chengyu" w:date="2019-05-28T12:45:00Z"/>
                <w:rFonts w:cs="Segoe UI"/>
                <w:color w:val="000000"/>
                <w:sz w:val="12"/>
                <w:szCs w:val="12"/>
              </w:rPr>
              <w:pPrChange w:id="2511"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5AE8E37E" w14:textId="62F32AA8" w:rsidR="00C67657" w:rsidRPr="007D5167" w:rsidDel="00F1263F" w:rsidRDefault="00C67657" w:rsidP="00F1263F">
            <w:pPr>
              <w:pStyle w:val="AnnexAppendixTitle"/>
              <w:rPr>
                <w:del w:id="2512" w:author="Huang, Chengyu" w:date="2019-05-28T12:45:00Z"/>
                <w:rFonts w:cs="Segoe UI"/>
                <w:color w:val="000000"/>
                <w:sz w:val="12"/>
                <w:szCs w:val="12"/>
              </w:rPr>
              <w:pPrChange w:id="2513" w:author="Huang, Chengyu" w:date="2019-05-28T12:45:00Z">
                <w:pPr>
                  <w:autoSpaceDE w:val="0"/>
                  <w:autoSpaceDN w:val="0"/>
                  <w:adjustRightInd w:val="0"/>
                  <w:spacing w:line="240" w:lineRule="auto"/>
                </w:pPr>
              </w:pPrChange>
            </w:pPr>
            <w:bookmarkStart w:id="2514" w:name="_Hlk516139728"/>
            <w:del w:id="2515" w:author="Huang, Chengyu" w:date="2019-05-28T12:45:00Z">
              <w:r w:rsidRPr="007D5167" w:rsidDel="00F1263F">
                <w:rPr>
                  <w:rFonts w:cs="Segoe UI"/>
                  <w:color w:val="000000"/>
                  <w:sz w:val="12"/>
                  <w:szCs w:val="12"/>
                </w:rPr>
                <w:delText>Cereal grains nec</w:delText>
              </w:r>
              <w:bookmarkEnd w:id="2514"/>
            </w:del>
          </w:p>
        </w:tc>
        <w:tc>
          <w:tcPr>
            <w:tcW w:w="2126" w:type="dxa"/>
            <w:tcBorders>
              <w:top w:val="nil"/>
              <w:left w:val="single" w:sz="6" w:space="0" w:color="auto"/>
              <w:bottom w:val="single" w:sz="6" w:space="0" w:color="auto"/>
              <w:right w:val="nil"/>
            </w:tcBorders>
          </w:tcPr>
          <w:p w14:paraId="336C36CF" w14:textId="25B84EB7" w:rsidR="00C67657" w:rsidRPr="007D5167" w:rsidDel="00F1263F" w:rsidRDefault="00C67657" w:rsidP="00F1263F">
            <w:pPr>
              <w:pStyle w:val="AnnexAppendixTitle"/>
              <w:rPr>
                <w:del w:id="2516" w:author="Huang, Chengyu" w:date="2019-05-28T12:45:00Z"/>
                <w:rFonts w:cs="Segoe UI"/>
                <w:color w:val="000000"/>
                <w:sz w:val="12"/>
                <w:szCs w:val="12"/>
              </w:rPr>
              <w:pPrChange w:id="2517"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single" w:sz="6" w:space="0" w:color="auto"/>
              <w:right w:val="nil"/>
            </w:tcBorders>
          </w:tcPr>
          <w:p w14:paraId="597F7B77" w14:textId="5427AA6F" w:rsidR="00C67657" w:rsidRPr="007D5167" w:rsidDel="00F1263F" w:rsidRDefault="00C67657" w:rsidP="00F1263F">
            <w:pPr>
              <w:pStyle w:val="AnnexAppendixTitle"/>
              <w:rPr>
                <w:del w:id="2518" w:author="Huang, Chengyu" w:date="2019-05-28T12:45:00Z"/>
                <w:rFonts w:cs="Segoe UI"/>
                <w:color w:val="000000"/>
                <w:sz w:val="12"/>
                <w:szCs w:val="12"/>
              </w:rPr>
              <w:pPrChange w:id="2519" w:author="Huang, Chengyu" w:date="2019-05-28T12:45:00Z">
                <w:pPr>
                  <w:autoSpaceDE w:val="0"/>
                  <w:autoSpaceDN w:val="0"/>
                  <w:adjustRightInd w:val="0"/>
                  <w:spacing w:line="240" w:lineRule="auto"/>
                </w:pPr>
              </w:pPrChange>
            </w:pPr>
            <w:del w:id="2520" w:author="Huang, Chengyu" w:date="2019-05-28T12:45:00Z">
              <w:r w:rsidRPr="007D5167" w:rsidDel="00F1263F">
                <w:rPr>
                  <w:rFonts w:cs="Segoe UI"/>
                  <w:color w:val="000000"/>
                  <w:sz w:val="12"/>
                  <w:szCs w:val="12"/>
                </w:rPr>
                <w:delText>Mineral products nec</w:delText>
              </w:r>
            </w:del>
          </w:p>
        </w:tc>
      </w:tr>
      <w:tr w:rsidR="00C67657" w:rsidRPr="007D5167" w:rsidDel="00F1263F" w14:paraId="54625AB8" w14:textId="08635C96" w:rsidTr="00C67657">
        <w:trPr>
          <w:trHeight w:val="290"/>
          <w:del w:id="2521" w:author="Huang, Chengyu" w:date="2019-05-28T12:45:00Z"/>
        </w:trPr>
        <w:tc>
          <w:tcPr>
            <w:tcW w:w="2304" w:type="dxa"/>
            <w:tcBorders>
              <w:top w:val="nil"/>
              <w:left w:val="nil"/>
              <w:bottom w:val="nil"/>
              <w:right w:val="nil"/>
            </w:tcBorders>
          </w:tcPr>
          <w:p w14:paraId="2AED6C06" w14:textId="097B248B" w:rsidR="00C67657" w:rsidRPr="007D5167" w:rsidDel="00F1263F" w:rsidRDefault="00C67657" w:rsidP="00F1263F">
            <w:pPr>
              <w:pStyle w:val="AnnexAppendixTitle"/>
              <w:rPr>
                <w:del w:id="2522" w:author="Huang, Chengyu" w:date="2019-05-28T12:45:00Z"/>
                <w:rFonts w:cs="Segoe UI"/>
                <w:color w:val="000000"/>
                <w:sz w:val="12"/>
                <w:szCs w:val="12"/>
              </w:rPr>
              <w:pPrChange w:id="2523"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7155E889" w14:textId="2634E213" w:rsidR="00C67657" w:rsidRPr="007D5167" w:rsidDel="00F1263F" w:rsidRDefault="00C67657" w:rsidP="00F1263F">
            <w:pPr>
              <w:pStyle w:val="AnnexAppendixTitle"/>
              <w:rPr>
                <w:del w:id="2524" w:author="Huang, Chengyu" w:date="2019-05-28T12:45:00Z"/>
                <w:rFonts w:cs="Segoe UI"/>
                <w:color w:val="000000"/>
                <w:sz w:val="12"/>
                <w:szCs w:val="12"/>
              </w:rPr>
              <w:pPrChange w:id="2525" w:author="Huang, Chengyu" w:date="2019-05-28T12:45:00Z">
                <w:pPr>
                  <w:autoSpaceDE w:val="0"/>
                  <w:autoSpaceDN w:val="0"/>
                  <w:adjustRightInd w:val="0"/>
                  <w:spacing w:line="240" w:lineRule="auto"/>
                </w:pPr>
              </w:pPrChange>
            </w:pPr>
            <w:del w:id="2526" w:author="Huang, Chengyu" w:date="2019-05-28T12:45:00Z">
              <w:r w:rsidRPr="007D5167" w:rsidDel="00F1263F">
                <w:rPr>
                  <w:rFonts w:cs="Segoe UI"/>
                  <w:color w:val="000000"/>
                  <w:sz w:val="12"/>
                  <w:szCs w:val="12"/>
                </w:rPr>
                <w:delText>Vegetables, fruit, nuts</w:delText>
              </w:r>
            </w:del>
          </w:p>
        </w:tc>
        <w:tc>
          <w:tcPr>
            <w:tcW w:w="2126" w:type="dxa"/>
            <w:tcBorders>
              <w:top w:val="single" w:sz="6" w:space="0" w:color="auto"/>
              <w:left w:val="single" w:sz="6" w:space="0" w:color="auto"/>
              <w:bottom w:val="single" w:sz="6" w:space="0" w:color="auto"/>
              <w:right w:val="nil"/>
            </w:tcBorders>
          </w:tcPr>
          <w:p w14:paraId="07C6BF1E" w14:textId="6171F9C7" w:rsidR="00C67657" w:rsidRPr="007D5167" w:rsidDel="00F1263F" w:rsidRDefault="00C67657" w:rsidP="00F1263F">
            <w:pPr>
              <w:pStyle w:val="AnnexAppendixTitle"/>
              <w:rPr>
                <w:del w:id="2527" w:author="Huang, Chengyu" w:date="2019-05-28T12:45:00Z"/>
                <w:rFonts w:cs="Segoe UI"/>
                <w:color w:val="000000"/>
                <w:sz w:val="12"/>
                <w:szCs w:val="12"/>
              </w:rPr>
              <w:pPrChange w:id="2528" w:author="Huang, Chengyu" w:date="2019-05-28T12:45:00Z">
                <w:pPr>
                  <w:autoSpaceDE w:val="0"/>
                  <w:autoSpaceDN w:val="0"/>
                  <w:adjustRightInd w:val="0"/>
                  <w:spacing w:line="240" w:lineRule="auto"/>
                </w:pPr>
              </w:pPrChange>
            </w:pPr>
            <w:del w:id="2529" w:author="Huang, Chengyu" w:date="2019-05-28T12:45:00Z">
              <w:r w:rsidRPr="007D5167" w:rsidDel="00F1263F">
                <w:rPr>
                  <w:rFonts w:cs="Segoe UI"/>
                  <w:color w:val="000000"/>
                  <w:sz w:val="12"/>
                  <w:szCs w:val="12"/>
                </w:rPr>
                <w:delText>11.</w:delText>
              </w:r>
              <w:r w:rsidRPr="007D5167" w:rsidDel="00F1263F">
                <w:rPr>
                  <w:color w:val="000000"/>
                  <w:sz w:val="12"/>
                  <w:szCs w:val="12"/>
                </w:rPr>
                <w:delText xml:space="preserve">    </w:delText>
              </w:r>
              <w:r w:rsidRPr="007D5167" w:rsidDel="00F1263F">
                <w:rPr>
                  <w:rFonts w:cs="Segoe UI"/>
                  <w:color w:val="000000"/>
                  <w:sz w:val="12"/>
                  <w:szCs w:val="12"/>
                </w:rPr>
                <w:delText>Motor vehicles</w:delText>
              </w:r>
            </w:del>
          </w:p>
        </w:tc>
        <w:tc>
          <w:tcPr>
            <w:tcW w:w="1870" w:type="dxa"/>
            <w:tcBorders>
              <w:top w:val="single" w:sz="6" w:space="0" w:color="auto"/>
              <w:left w:val="single" w:sz="6" w:space="0" w:color="auto"/>
              <w:bottom w:val="single" w:sz="6" w:space="0" w:color="auto"/>
              <w:right w:val="nil"/>
            </w:tcBorders>
          </w:tcPr>
          <w:p w14:paraId="6E9E9260" w14:textId="41F252E8" w:rsidR="00C67657" w:rsidRPr="007D5167" w:rsidDel="00F1263F" w:rsidRDefault="00C67657" w:rsidP="00F1263F">
            <w:pPr>
              <w:pStyle w:val="AnnexAppendixTitle"/>
              <w:rPr>
                <w:del w:id="2530" w:author="Huang, Chengyu" w:date="2019-05-28T12:45:00Z"/>
                <w:rFonts w:cs="Segoe UI"/>
                <w:color w:val="000000"/>
                <w:sz w:val="12"/>
                <w:szCs w:val="12"/>
              </w:rPr>
              <w:pPrChange w:id="2531" w:author="Huang, Chengyu" w:date="2019-05-28T12:45:00Z">
                <w:pPr>
                  <w:autoSpaceDE w:val="0"/>
                  <w:autoSpaceDN w:val="0"/>
                  <w:adjustRightInd w:val="0"/>
                  <w:spacing w:line="240" w:lineRule="auto"/>
                </w:pPr>
              </w:pPrChange>
            </w:pPr>
            <w:del w:id="2532" w:author="Huang, Chengyu" w:date="2019-05-28T12:45:00Z">
              <w:r w:rsidRPr="007D5167" w:rsidDel="00F1263F">
                <w:rPr>
                  <w:rFonts w:cs="Segoe UI"/>
                  <w:color w:val="000000"/>
                  <w:sz w:val="12"/>
                  <w:szCs w:val="12"/>
                </w:rPr>
                <w:delText>Motor vehicles</w:delText>
              </w:r>
            </w:del>
          </w:p>
        </w:tc>
      </w:tr>
      <w:tr w:rsidR="00C67657" w:rsidRPr="007D5167" w:rsidDel="00F1263F" w14:paraId="3F942720" w14:textId="5EC9FBE1" w:rsidTr="00C67657">
        <w:trPr>
          <w:trHeight w:val="290"/>
          <w:del w:id="2533" w:author="Huang, Chengyu" w:date="2019-05-28T12:45:00Z"/>
        </w:trPr>
        <w:tc>
          <w:tcPr>
            <w:tcW w:w="2304" w:type="dxa"/>
            <w:tcBorders>
              <w:top w:val="nil"/>
              <w:left w:val="nil"/>
              <w:bottom w:val="nil"/>
              <w:right w:val="nil"/>
            </w:tcBorders>
          </w:tcPr>
          <w:p w14:paraId="5C3F29C5" w14:textId="66E392D9" w:rsidR="00C67657" w:rsidRPr="007D5167" w:rsidDel="00F1263F" w:rsidRDefault="00C67657" w:rsidP="00F1263F">
            <w:pPr>
              <w:pStyle w:val="AnnexAppendixTitle"/>
              <w:rPr>
                <w:del w:id="2534" w:author="Huang, Chengyu" w:date="2019-05-28T12:45:00Z"/>
                <w:rFonts w:cs="Segoe UI"/>
                <w:color w:val="000000"/>
                <w:sz w:val="12"/>
                <w:szCs w:val="12"/>
              </w:rPr>
              <w:pPrChange w:id="2535"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7E325E1A" w14:textId="731B3CFA" w:rsidR="00C67657" w:rsidRPr="007D5167" w:rsidDel="00F1263F" w:rsidRDefault="00C67657" w:rsidP="00F1263F">
            <w:pPr>
              <w:pStyle w:val="AnnexAppendixTitle"/>
              <w:rPr>
                <w:del w:id="2536" w:author="Huang, Chengyu" w:date="2019-05-28T12:45:00Z"/>
                <w:rFonts w:cs="Segoe UI"/>
                <w:color w:val="000000"/>
                <w:sz w:val="12"/>
                <w:szCs w:val="12"/>
              </w:rPr>
              <w:pPrChange w:id="2537" w:author="Huang, Chengyu" w:date="2019-05-28T12:45:00Z">
                <w:pPr>
                  <w:autoSpaceDE w:val="0"/>
                  <w:autoSpaceDN w:val="0"/>
                  <w:adjustRightInd w:val="0"/>
                  <w:spacing w:line="240" w:lineRule="auto"/>
                </w:pPr>
              </w:pPrChange>
            </w:pPr>
            <w:del w:id="2538" w:author="Huang, Chengyu" w:date="2019-05-28T12:45:00Z">
              <w:r w:rsidRPr="007D5167" w:rsidDel="00F1263F">
                <w:rPr>
                  <w:rFonts w:cs="Segoe UI"/>
                  <w:color w:val="000000"/>
                  <w:sz w:val="12"/>
                  <w:szCs w:val="12"/>
                </w:rPr>
                <w:delText>Oil seeds</w:delText>
              </w:r>
            </w:del>
          </w:p>
        </w:tc>
        <w:tc>
          <w:tcPr>
            <w:tcW w:w="2126" w:type="dxa"/>
            <w:tcBorders>
              <w:top w:val="single" w:sz="6" w:space="0" w:color="auto"/>
              <w:left w:val="single" w:sz="6" w:space="0" w:color="auto"/>
              <w:bottom w:val="single" w:sz="6" w:space="0" w:color="auto"/>
              <w:right w:val="nil"/>
            </w:tcBorders>
          </w:tcPr>
          <w:p w14:paraId="6D510F18" w14:textId="04948C8E" w:rsidR="00C67657" w:rsidRPr="007D5167" w:rsidDel="00F1263F" w:rsidRDefault="00C67657" w:rsidP="00F1263F">
            <w:pPr>
              <w:pStyle w:val="AnnexAppendixTitle"/>
              <w:rPr>
                <w:del w:id="2539" w:author="Huang, Chengyu" w:date="2019-05-28T12:45:00Z"/>
                <w:rFonts w:cs="Segoe UI"/>
                <w:color w:val="000000"/>
                <w:sz w:val="12"/>
                <w:szCs w:val="12"/>
              </w:rPr>
              <w:pPrChange w:id="2540" w:author="Huang, Chengyu" w:date="2019-05-28T12:45:00Z">
                <w:pPr>
                  <w:autoSpaceDE w:val="0"/>
                  <w:autoSpaceDN w:val="0"/>
                  <w:adjustRightInd w:val="0"/>
                  <w:spacing w:line="240" w:lineRule="auto"/>
                </w:pPr>
              </w:pPrChange>
            </w:pPr>
            <w:del w:id="2541" w:author="Huang, Chengyu" w:date="2019-05-28T12:45:00Z">
              <w:r w:rsidRPr="007D5167" w:rsidDel="00F1263F">
                <w:rPr>
                  <w:rFonts w:cs="Segoe UI"/>
                  <w:color w:val="000000"/>
                  <w:sz w:val="12"/>
                  <w:szCs w:val="12"/>
                </w:rPr>
                <w:delText>12.</w:delText>
              </w:r>
              <w:r w:rsidRPr="007D5167" w:rsidDel="00F1263F">
                <w:rPr>
                  <w:color w:val="000000"/>
                  <w:sz w:val="12"/>
                  <w:szCs w:val="12"/>
                </w:rPr>
                <w:delText xml:space="preserve">    </w:delText>
              </w:r>
              <w:r w:rsidRPr="007D5167" w:rsidDel="00F1263F">
                <w:rPr>
                  <w:rFonts w:cs="Segoe UI"/>
                  <w:color w:val="000000"/>
                  <w:sz w:val="12"/>
                  <w:szCs w:val="12"/>
                </w:rPr>
                <w:delText>Motor vehicle parts</w:delText>
              </w:r>
            </w:del>
          </w:p>
        </w:tc>
        <w:tc>
          <w:tcPr>
            <w:tcW w:w="1870" w:type="dxa"/>
            <w:tcBorders>
              <w:top w:val="nil"/>
              <w:left w:val="single" w:sz="6" w:space="0" w:color="auto"/>
              <w:bottom w:val="single" w:sz="6" w:space="0" w:color="auto"/>
              <w:right w:val="nil"/>
            </w:tcBorders>
          </w:tcPr>
          <w:p w14:paraId="59BCEB1A" w14:textId="3BC3BA2C" w:rsidR="00C67657" w:rsidRPr="007D5167" w:rsidDel="00F1263F" w:rsidRDefault="00C67657" w:rsidP="00F1263F">
            <w:pPr>
              <w:pStyle w:val="AnnexAppendixTitle"/>
              <w:rPr>
                <w:del w:id="2542" w:author="Huang, Chengyu" w:date="2019-05-28T12:45:00Z"/>
                <w:rFonts w:cs="Segoe UI"/>
                <w:color w:val="000000"/>
                <w:sz w:val="12"/>
                <w:szCs w:val="12"/>
              </w:rPr>
              <w:pPrChange w:id="2543" w:author="Huang, Chengyu" w:date="2019-05-28T12:45:00Z">
                <w:pPr>
                  <w:autoSpaceDE w:val="0"/>
                  <w:autoSpaceDN w:val="0"/>
                  <w:adjustRightInd w:val="0"/>
                  <w:spacing w:line="240" w:lineRule="auto"/>
                </w:pPr>
              </w:pPrChange>
            </w:pPr>
            <w:del w:id="2544" w:author="Huang, Chengyu" w:date="2019-05-28T12:45:00Z">
              <w:r w:rsidRPr="007D5167" w:rsidDel="00F1263F">
                <w:rPr>
                  <w:rFonts w:cs="Segoe UI"/>
                  <w:color w:val="000000"/>
                  <w:sz w:val="12"/>
                  <w:szCs w:val="12"/>
                </w:rPr>
                <w:delText>Motor vehicles and parts</w:delText>
              </w:r>
            </w:del>
          </w:p>
        </w:tc>
      </w:tr>
      <w:tr w:rsidR="00C67657" w:rsidRPr="007D5167" w:rsidDel="00F1263F" w14:paraId="7D803149" w14:textId="5E254ABA" w:rsidTr="00C67657">
        <w:trPr>
          <w:trHeight w:val="290"/>
          <w:del w:id="2545" w:author="Huang, Chengyu" w:date="2019-05-28T12:45:00Z"/>
        </w:trPr>
        <w:tc>
          <w:tcPr>
            <w:tcW w:w="2304" w:type="dxa"/>
            <w:tcBorders>
              <w:top w:val="nil"/>
              <w:left w:val="nil"/>
              <w:bottom w:val="nil"/>
              <w:right w:val="nil"/>
            </w:tcBorders>
          </w:tcPr>
          <w:p w14:paraId="31ADD8EF" w14:textId="05D0D509" w:rsidR="00C67657" w:rsidRPr="007D5167" w:rsidDel="00F1263F" w:rsidRDefault="00C67657" w:rsidP="00F1263F">
            <w:pPr>
              <w:pStyle w:val="AnnexAppendixTitle"/>
              <w:rPr>
                <w:del w:id="2546" w:author="Huang, Chengyu" w:date="2019-05-28T12:45:00Z"/>
                <w:rFonts w:cs="Segoe UI"/>
                <w:color w:val="000000"/>
                <w:sz w:val="12"/>
                <w:szCs w:val="12"/>
              </w:rPr>
              <w:pPrChange w:id="2547"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75680849" w14:textId="306BF13B" w:rsidR="00C67657" w:rsidRPr="007D5167" w:rsidDel="00F1263F" w:rsidRDefault="00C67657" w:rsidP="00F1263F">
            <w:pPr>
              <w:pStyle w:val="AnnexAppendixTitle"/>
              <w:rPr>
                <w:del w:id="2548" w:author="Huang, Chengyu" w:date="2019-05-28T12:45:00Z"/>
                <w:rFonts w:cs="Segoe UI"/>
                <w:color w:val="000000"/>
                <w:sz w:val="12"/>
                <w:szCs w:val="12"/>
              </w:rPr>
              <w:pPrChange w:id="2549" w:author="Huang, Chengyu" w:date="2019-05-28T12:45:00Z">
                <w:pPr>
                  <w:autoSpaceDE w:val="0"/>
                  <w:autoSpaceDN w:val="0"/>
                  <w:adjustRightInd w:val="0"/>
                  <w:spacing w:line="240" w:lineRule="auto"/>
                </w:pPr>
              </w:pPrChange>
            </w:pPr>
            <w:del w:id="2550" w:author="Huang, Chengyu" w:date="2019-05-28T12:45:00Z">
              <w:r w:rsidRPr="007D5167" w:rsidDel="00F1263F">
                <w:rPr>
                  <w:rFonts w:cs="Segoe UI"/>
                  <w:color w:val="000000"/>
                  <w:sz w:val="12"/>
                  <w:szCs w:val="12"/>
                </w:rPr>
                <w:delText>Sugar cane, sugar beet</w:delText>
              </w:r>
            </w:del>
          </w:p>
        </w:tc>
        <w:tc>
          <w:tcPr>
            <w:tcW w:w="2126" w:type="dxa"/>
            <w:tcBorders>
              <w:top w:val="single" w:sz="6" w:space="0" w:color="auto"/>
              <w:left w:val="single" w:sz="6" w:space="0" w:color="auto"/>
              <w:bottom w:val="single" w:sz="6" w:space="0" w:color="auto"/>
              <w:right w:val="nil"/>
            </w:tcBorders>
          </w:tcPr>
          <w:p w14:paraId="3312D2F4" w14:textId="17B300DE" w:rsidR="00C67657" w:rsidRPr="007D5167" w:rsidDel="00F1263F" w:rsidRDefault="00C67657" w:rsidP="00F1263F">
            <w:pPr>
              <w:pStyle w:val="AnnexAppendixTitle"/>
              <w:rPr>
                <w:del w:id="2551" w:author="Huang, Chengyu" w:date="2019-05-28T12:45:00Z"/>
                <w:rFonts w:cs="Segoe UI"/>
                <w:color w:val="000000"/>
                <w:sz w:val="12"/>
                <w:szCs w:val="12"/>
              </w:rPr>
              <w:pPrChange w:id="2552" w:author="Huang, Chengyu" w:date="2019-05-28T12:45:00Z">
                <w:pPr>
                  <w:autoSpaceDE w:val="0"/>
                  <w:autoSpaceDN w:val="0"/>
                  <w:adjustRightInd w:val="0"/>
                  <w:spacing w:line="240" w:lineRule="auto"/>
                </w:pPr>
              </w:pPrChange>
            </w:pPr>
            <w:del w:id="2553" w:author="Huang, Chengyu" w:date="2019-05-28T12:45:00Z">
              <w:r w:rsidRPr="007D5167" w:rsidDel="00F1263F">
                <w:rPr>
                  <w:rFonts w:cs="Segoe UI"/>
                  <w:color w:val="000000"/>
                  <w:sz w:val="12"/>
                  <w:szCs w:val="12"/>
                </w:rPr>
                <w:delText>13.</w:delText>
              </w:r>
              <w:r w:rsidRPr="007D5167" w:rsidDel="00F1263F">
                <w:rPr>
                  <w:color w:val="000000"/>
                  <w:sz w:val="12"/>
                  <w:szCs w:val="12"/>
                </w:rPr>
                <w:delText xml:space="preserve">    </w:delText>
              </w:r>
              <w:r w:rsidRPr="007D5167" w:rsidDel="00F1263F">
                <w:rPr>
                  <w:rFonts w:cs="Segoe UI"/>
                  <w:color w:val="000000"/>
                  <w:sz w:val="12"/>
                  <w:szCs w:val="12"/>
                </w:rPr>
                <w:delText>Electronic equipment</w:delText>
              </w:r>
            </w:del>
          </w:p>
        </w:tc>
        <w:tc>
          <w:tcPr>
            <w:tcW w:w="1870" w:type="dxa"/>
            <w:tcBorders>
              <w:top w:val="single" w:sz="6" w:space="0" w:color="auto"/>
              <w:left w:val="single" w:sz="6" w:space="0" w:color="auto"/>
              <w:bottom w:val="single" w:sz="6" w:space="0" w:color="auto"/>
              <w:right w:val="nil"/>
            </w:tcBorders>
          </w:tcPr>
          <w:p w14:paraId="7433ACFC" w14:textId="1355D050" w:rsidR="00C67657" w:rsidRPr="007D5167" w:rsidDel="00F1263F" w:rsidRDefault="00C67657" w:rsidP="00F1263F">
            <w:pPr>
              <w:pStyle w:val="AnnexAppendixTitle"/>
              <w:rPr>
                <w:del w:id="2554" w:author="Huang, Chengyu" w:date="2019-05-28T12:45:00Z"/>
                <w:rFonts w:cs="Segoe UI"/>
                <w:color w:val="000000"/>
                <w:sz w:val="12"/>
                <w:szCs w:val="12"/>
              </w:rPr>
              <w:pPrChange w:id="2555" w:author="Huang, Chengyu" w:date="2019-05-28T12:45:00Z">
                <w:pPr>
                  <w:autoSpaceDE w:val="0"/>
                  <w:autoSpaceDN w:val="0"/>
                  <w:adjustRightInd w:val="0"/>
                  <w:spacing w:line="240" w:lineRule="auto"/>
                </w:pPr>
              </w:pPrChange>
            </w:pPr>
            <w:del w:id="2556" w:author="Huang, Chengyu" w:date="2019-05-28T12:45:00Z">
              <w:r w:rsidRPr="007D5167" w:rsidDel="00F1263F">
                <w:rPr>
                  <w:rFonts w:cs="Segoe UI"/>
                  <w:color w:val="000000"/>
                  <w:sz w:val="12"/>
                  <w:szCs w:val="12"/>
                </w:rPr>
                <w:delText>Electronic equipment</w:delText>
              </w:r>
            </w:del>
          </w:p>
        </w:tc>
      </w:tr>
      <w:tr w:rsidR="00C67657" w:rsidRPr="007D5167" w:rsidDel="00F1263F" w14:paraId="4BDD87C0" w14:textId="21650A47" w:rsidTr="00C67657">
        <w:trPr>
          <w:trHeight w:val="290"/>
          <w:del w:id="2557" w:author="Huang, Chengyu" w:date="2019-05-28T12:45:00Z"/>
        </w:trPr>
        <w:tc>
          <w:tcPr>
            <w:tcW w:w="2304" w:type="dxa"/>
            <w:tcBorders>
              <w:top w:val="nil"/>
              <w:left w:val="nil"/>
              <w:bottom w:val="nil"/>
              <w:right w:val="nil"/>
            </w:tcBorders>
          </w:tcPr>
          <w:p w14:paraId="39EFB388" w14:textId="57B0AE37" w:rsidR="00C67657" w:rsidRPr="007D5167" w:rsidDel="00F1263F" w:rsidRDefault="00C67657" w:rsidP="00F1263F">
            <w:pPr>
              <w:pStyle w:val="AnnexAppendixTitle"/>
              <w:rPr>
                <w:del w:id="2558" w:author="Huang, Chengyu" w:date="2019-05-28T12:45:00Z"/>
                <w:rFonts w:cs="Segoe UI"/>
                <w:color w:val="000000"/>
                <w:sz w:val="12"/>
                <w:szCs w:val="12"/>
              </w:rPr>
              <w:pPrChange w:id="2559"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3BC7458B" w14:textId="319BE9DF" w:rsidR="00C67657" w:rsidRPr="007D5167" w:rsidDel="00F1263F" w:rsidRDefault="00C67657" w:rsidP="00F1263F">
            <w:pPr>
              <w:pStyle w:val="AnnexAppendixTitle"/>
              <w:rPr>
                <w:del w:id="2560" w:author="Huang, Chengyu" w:date="2019-05-28T12:45:00Z"/>
                <w:rFonts w:cs="Segoe UI"/>
                <w:color w:val="000000"/>
                <w:sz w:val="12"/>
                <w:szCs w:val="12"/>
              </w:rPr>
              <w:pPrChange w:id="2561" w:author="Huang, Chengyu" w:date="2019-05-28T12:45:00Z">
                <w:pPr>
                  <w:autoSpaceDE w:val="0"/>
                  <w:autoSpaceDN w:val="0"/>
                  <w:adjustRightInd w:val="0"/>
                  <w:spacing w:line="240" w:lineRule="auto"/>
                </w:pPr>
              </w:pPrChange>
            </w:pPr>
            <w:del w:id="2562" w:author="Huang, Chengyu" w:date="2019-05-28T12:45:00Z">
              <w:r w:rsidRPr="007D5167" w:rsidDel="00F1263F">
                <w:rPr>
                  <w:rFonts w:cs="Segoe UI"/>
                  <w:color w:val="000000"/>
                  <w:sz w:val="12"/>
                  <w:szCs w:val="12"/>
                </w:rPr>
                <w:delText>Plant-based fibers</w:delText>
              </w:r>
            </w:del>
          </w:p>
        </w:tc>
        <w:tc>
          <w:tcPr>
            <w:tcW w:w="2126" w:type="dxa"/>
            <w:tcBorders>
              <w:top w:val="nil"/>
              <w:left w:val="single" w:sz="6" w:space="0" w:color="auto"/>
              <w:bottom w:val="nil"/>
              <w:right w:val="nil"/>
            </w:tcBorders>
          </w:tcPr>
          <w:p w14:paraId="66C3B6DE" w14:textId="513CEC44" w:rsidR="00C67657" w:rsidRPr="007D5167" w:rsidDel="00F1263F" w:rsidRDefault="00C67657" w:rsidP="00F1263F">
            <w:pPr>
              <w:pStyle w:val="AnnexAppendixTitle"/>
              <w:rPr>
                <w:del w:id="2563" w:author="Huang, Chengyu" w:date="2019-05-28T12:45:00Z"/>
                <w:rFonts w:cs="Segoe UI"/>
                <w:color w:val="000000"/>
                <w:sz w:val="12"/>
                <w:szCs w:val="12"/>
              </w:rPr>
              <w:pPrChange w:id="2564" w:author="Huang, Chengyu" w:date="2019-05-28T12:45:00Z">
                <w:pPr>
                  <w:autoSpaceDE w:val="0"/>
                  <w:autoSpaceDN w:val="0"/>
                  <w:adjustRightInd w:val="0"/>
                  <w:spacing w:line="240" w:lineRule="auto"/>
                </w:pPr>
              </w:pPrChange>
            </w:pPr>
            <w:del w:id="2565" w:author="Huang, Chengyu" w:date="2019-05-28T12:45:00Z">
              <w:r w:rsidRPr="007D5167" w:rsidDel="00F1263F">
                <w:rPr>
                  <w:rFonts w:cs="Segoe UI"/>
                  <w:color w:val="000000"/>
                  <w:sz w:val="12"/>
                  <w:szCs w:val="12"/>
                </w:rPr>
                <w:delText>14.</w:delText>
              </w:r>
              <w:r w:rsidRPr="007D5167" w:rsidDel="00F1263F">
                <w:rPr>
                  <w:color w:val="000000"/>
                  <w:sz w:val="12"/>
                  <w:szCs w:val="12"/>
                </w:rPr>
                <w:delText xml:space="preserve">    </w:delText>
              </w:r>
              <w:r w:rsidRPr="007D5167" w:rsidDel="00F1263F">
                <w:rPr>
                  <w:rFonts w:cs="Segoe UI"/>
                  <w:color w:val="000000"/>
                  <w:sz w:val="12"/>
                  <w:szCs w:val="12"/>
                </w:rPr>
                <w:delText>Machinery and equipment, nec</w:delText>
              </w:r>
            </w:del>
          </w:p>
        </w:tc>
        <w:tc>
          <w:tcPr>
            <w:tcW w:w="1870" w:type="dxa"/>
            <w:tcBorders>
              <w:top w:val="nil"/>
              <w:left w:val="single" w:sz="6" w:space="0" w:color="auto"/>
              <w:bottom w:val="nil"/>
              <w:right w:val="nil"/>
            </w:tcBorders>
          </w:tcPr>
          <w:p w14:paraId="7D4B4686" w14:textId="38D368B7" w:rsidR="00C67657" w:rsidRPr="007D5167" w:rsidDel="00F1263F" w:rsidRDefault="00C67657" w:rsidP="00F1263F">
            <w:pPr>
              <w:pStyle w:val="AnnexAppendixTitle"/>
              <w:rPr>
                <w:del w:id="2566" w:author="Huang, Chengyu" w:date="2019-05-28T12:45:00Z"/>
                <w:rFonts w:cs="Segoe UI"/>
                <w:color w:val="000000"/>
                <w:sz w:val="12"/>
                <w:szCs w:val="12"/>
              </w:rPr>
              <w:pPrChange w:id="2567" w:author="Huang, Chengyu" w:date="2019-05-28T12:45:00Z">
                <w:pPr>
                  <w:autoSpaceDE w:val="0"/>
                  <w:autoSpaceDN w:val="0"/>
                  <w:adjustRightInd w:val="0"/>
                  <w:spacing w:line="240" w:lineRule="auto"/>
                </w:pPr>
              </w:pPrChange>
            </w:pPr>
            <w:del w:id="2568" w:author="Huang, Chengyu" w:date="2019-05-28T12:45:00Z">
              <w:r w:rsidRPr="007D5167" w:rsidDel="00F1263F">
                <w:rPr>
                  <w:rFonts w:cs="Segoe UI"/>
                  <w:color w:val="000000"/>
                  <w:sz w:val="12"/>
                  <w:szCs w:val="12"/>
                </w:rPr>
                <w:delText>Transport equipment nec</w:delText>
              </w:r>
            </w:del>
          </w:p>
        </w:tc>
      </w:tr>
      <w:tr w:rsidR="00C67657" w:rsidRPr="007D5167" w:rsidDel="00F1263F" w14:paraId="7F1F20A6" w14:textId="3C572E49" w:rsidTr="00C67657">
        <w:trPr>
          <w:trHeight w:val="290"/>
          <w:del w:id="2569" w:author="Huang, Chengyu" w:date="2019-05-28T12:45:00Z"/>
        </w:trPr>
        <w:tc>
          <w:tcPr>
            <w:tcW w:w="2304" w:type="dxa"/>
            <w:tcBorders>
              <w:top w:val="nil"/>
              <w:left w:val="nil"/>
              <w:bottom w:val="single" w:sz="6" w:space="0" w:color="auto"/>
              <w:right w:val="single" w:sz="6" w:space="0" w:color="auto"/>
            </w:tcBorders>
          </w:tcPr>
          <w:p w14:paraId="0CADC15F" w14:textId="3C47F872" w:rsidR="00C67657" w:rsidRPr="007D5167" w:rsidDel="00F1263F" w:rsidRDefault="00C67657" w:rsidP="00F1263F">
            <w:pPr>
              <w:pStyle w:val="AnnexAppendixTitle"/>
              <w:rPr>
                <w:del w:id="2570" w:author="Huang, Chengyu" w:date="2019-05-28T12:45:00Z"/>
                <w:rFonts w:cs="Segoe UI"/>
                <w:color w:val="000000"/>
                <w:sz w:val="12"/>
                <w:szCs w:val="12"/>
              </w:rPr>
              <w:pPrChange w:id="2571" w:author="Huang, Chengyu" w:date="2019-05-28T12:45:00Z">
                <w:pPr>
                  <w:autoSpaceDE w:val="0"/>
                  <w:autoSpaceDN w:val="0"/>
                  <w:adjustRightInd w:val="0"/>
                  <w:spacing w:line="240" w:lineRule="auto"/>
                </w:pPr>
              </w:pPrChange>
            </w:pPr>
          </w:p>
        </w:tc>
        <w:tc>
          <w:tcPr>
            <w:tcW w:w="2062" w:type="dxa"/>
            <w:tcBorders>
              <w:top w:val="nil"/>
              <w:left w:val="single" w:sz="6" w:space="0" w:color="auto"/>
              <w:bottom w:val="single" w:sz="6" w:space="0" w:color="auto"/>
              <w:right w:val="single" w:sz="6" w:space="0" w:color="auto"/>
            </w:tcBorders>
          </w:tcPr>
          <w:p w14:paraId="00E00D37" w14:textId="63D3A840" w:rsidR="00C67657" w:rsidRPr="007D5167" w:rsidDel="00F1263F" w:rsidRDefault="00C67657" w:rsidP="00F1263F">
            <w:pPr>
              <w:pStyle w:val="AnnexAppendixTitle"/>
              <w:rPr>
                <w:del w:id="2572" w:author="Huang, Chengyu" w:date="2019-05-28T12:45:00Z"/>
                <w:rFonts w:cs="Segoe UI"/>
                <w:color w:val="000000"/>
                <w:sz w:val="12"/>
                <w:szCs w:val="12"/>
              </w:rPr>
              <w:pPrChange w:id="2573" w:author="Huang, Chengyu" w:date="2019-05-28T12:45:00Z">
                <w:pPr>
                  <w:autoSpaceDE w:val="0"/>
                  <w:autoSpaceDN w:val="0"/>
                  <w:adjustRightInd w:val="0"/>
                  <w:spacing w:line="240" w:lineRule="auto"/>
                </w:pPr>
              </w:pPrChange>
            </w:pPr>
            <w:del w:id="2574" w:author="Huang, Chengyu" w:date="2019-05-28T12:45:00Z">
              <w:r w:rsidRPr="007D5167" w:rsidDel="00F1263F">
                <w:rPr>
                  <w:rFonts w:cs="Segoe UI"/>
                  <w:color w:val="000000"/>
                  <w:sz w:val="12"/>
                  <w:szCs w:val="12"/>
                </w:rPr>
                <w:delText>Crops, nec</w:delText>
              </w:r>
            </w:del>
          </w:p>
        </w:tc>
        <w:tc>
          <w:tcPr>
            <w:tcW w:w="2126" w:type="dxa"/>
            <w:tcBorders>
              <w:top w:val="nil"/>
              <w:left w:val="single" w:sz="6" w:space="0" w:color="auto"/>
              <w:bottom w:val="single" w:sz="6" w:space="0" w:color="auto"/>
              <w:right w:val="nil"/>
            </w:tcBorders>
          </w:tcPr>
          <w:p w14:paraId="2E67B732" w14:textId="49EA8FB8" w:rsidR="00C67657" w:rsidRPr="007D5167" w:rsidDel="00F1263F" w:rsidRDefault="00C67657" w:rsidP="00F1263F">
            <w:pPr>
              <w:pStyle w:val="AnnexAppendixTitle"/>
              <w:rPr>
                <w:del w:id="2575" w:author="Huang, Chengyu" w:date="2019-05-28T12:45:00Z"/>
                <w:rFonts w:cs="Segoe UI"/>
                <w:color w:val="000000"/>
                <w:sz w:val="12"/>
                <w:szCs w:val="12"/>
              </w:rPr>
              <w:pPrChange w:id="2576"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single" w:sz="6" w:space="0" w:color="auto"/>
              <w:right w:val="nil"/>
            </w:tcBorders>
          </w:tcPr>
          <w:p w14:paraId="5BEBC631" w14:textId="5C8D85E9" w:rsidR="00C67657" w:rsidRPr="007D5167" w:rsidDel="00F1263F" w:rsidRDefault="00C67657" w:rsidP="00F1263F">
            <w:pPr>
              <w:pStyle w:val="AnnexAppendixTitle"/>
              <w:rPr>
                <w:del w:id="2577" w:author="Huang, Chengyu" w:date="2019-05-28T12:45:00Z"/>
                <w:rFonts w:cs="Segoe UI"/>
                <w:color w:val="000000"/>
                <w:sz w:val="12"/>
                <w:szCs w:val="12"/>
              </w:rPr>
              <w:pPrChange w:id="2578" w:author="Huang, Chengyu" w:date="2019-05-28T12:45:00Z">
                <w:pPr>
                  <w:autoSpaceDE w:val="0"/>
                  <w:autoSpaceDN w:val="0"/>
                  <w:adjustRightInd w:val="0"/>
                  <w:spacing w:line="240" w:lineRule="auto"/>
                </w:pPr>
              </w:pPrChange>
            </w:pPr>
            <w:del w:id="2579" w:author="Huang, Chengyu" w:date="2019-05-28T12:45:00Z">
              <w:r w:rsidRPr="007D5167" w:rsidDel="00F1263F">
                <w:rPr>
                  <w:rFonts w:cs="Segoe UI"/>
                  <w:color w:val="000000"/>
                  <w:sz w:val="12"/>
                  <w:szCs w:val="12"/>
                </w:rPr>
                <w:delText>Machinery and equipment nec</w:delText>
              </w:r>
            </w:del>
          </w:p>
        </w:tc>
      </w:tr>
      <w:tr w:rsidR="00C67657" w:rsidRPr="007D5167" w:rsidDel="00F1263F" w14:paraId="692E4328" w14:textId="14EA1F4C" w:rsidTr="00C67657">
        <w:trPr>
          <w:trHeight w:val="290"/>
          <w:del w:id="2580" w:author="Huang, Chengyu" w:date="2019-05-28T12:45:00Z"/>
        </w:trPr>
        <w:tc>
          <w:tcPr>
            <w:tcW w:w="2304" w:type="dxa"/>
            <w:tcBorders>
              <w:top w:val="nil"/>
              <w:left w:val="nil"/>
              <w:bottom w:val="nil"/>
              <w:right w:val="nil"/>
            </w:tcBorders>
          </w:tcPr>
          <w:p w14:paraId="6834768A" w14:textId="0C883413" w:rsidR="00C67657" w:rsidRPr="007D5167" w:rsidDel="00F1263F" w:rsidRDefault="00C67657" w:rsidP="00F1263F">
            <w:pPr>
              <w:pStyle w:val="AnnexAppendixTitle"/>
              <w:rPr>
                <w:del w:id="2581" w:author="Huang, Chengyu" w:date="2019-05-28T12:45:00Z"/>
                <w:rFonts w:cs="Segoe UI"/>
                <w:color w:val="000000"/>
                <w:sz w:val="12"/>
                <w:szCs w:val="12"/>
              </w:rPr>
              <w:pPrChange w:id="2582" w:author="Huang, Chengyu" w:date="2019-05-28T12:45:00Z">
                <w:pPr>
                  <w:autoSpaceDE w:val="0"/>
                  <w:autoSpaceDN w:val="0"/>
                  <w:adjustRightInd w:val="0"/>
                  <w:spacing w:line="240" w:lineRule="auto"/>
                </w:pPr>
              </w:pPrChange>
            </w:pPr>
            <w:del w:id="2583" w:author="Huang, Chengyu" w:date="2019-05-28T12:45:00Z">
              <w:r w:rsidRPr="007D5167" w:rsidDel="00F1263F">
                <w:rPr>
                  <w:rFonts w:cs="Segoe UI"/>
                  <w:color w:val="000000"/>
                  <w:sz w:val="12"/>
                  <w:szCs w:val="12"/>
                </w:rPr>
                <w:delText>2.</w:delText>
              </w:r>
              <w:r w:rsidRPr="007D5167" w:rsidDel="00F1263F">
                <w:rPr>
                  <w:color w:val="000000"/>
                  <w:sz w:val="12"/>
                  <w:szCs w:val="12"/>
                </w:rPr>
                <w:delText xml:space="preserve">      </w:delText>
              </w:r>
              <w:r w:rsidRPr="007D5167" w:rsidDel="00F1263F">
                <w:rPr>
                  <w:rFonts w:cs="Segoe UI"/>
                  <w:color w:val="000000"/>
                  <w:sz w:val="12"/>
                  <w:szCs w:val="12"/>
                </w:rPr>
                <w:delText>Livestock</w:delText>
              </w:r>
            </w:del>
          </w:p>
        </w:tc>
        <w:tc>
          <w:tcPr>
            <w:tcW w:w="2062" w:type="dxa"/>
            <w:tcBorders>
              <w:top w:val="nil"/>
              <w:left w:val="single" w:sz="6" w:space="0" w:color="auto"/>
              <w:bottom w:val="nil"/>
              <w:right w:val="nil"/>
            </w:tcBorders>
          </w:tcPr>
          <w:p w14:paraId="3FB47E40" w14:textId="6F09547A" w:rsidR="00C67657" w:rsidRPr="007D5167" w:rsidDel="00F1263F" w:rsidRDefault="00C67657" w:rsidP="00F1263F">
            <w:pPr>
              <w:pStyle w:val="AnnexAppendixTitle"/>
              <w:rPr>
                <w:del w:id="2584" w:author="Huang, Chengyu" w:date="2019-05-28T12:45:00Z"/>
                <w:rFonts w:cs="Segoe UI"/>
                <w:color w:val="000000"/>
                <w:sz w:val="12"/>
                <w:szCs w:val="12"/>
              </w:rPr>
              <w:pPrChange w:id="2585" w:author="Huang, Chengyu" w:date="2019-05-28T12:45:00Z">
                <w:pPr>
                  <w:autoSpaceDE w:val="0"/>
                  <w:autoSpaceDN w:val="0"/>
                  <w:adjustRightInd w:val="0"/>
                  <w:spacing w:line="240" w:lineRule="auto"/>
                </w:pPr>
              </w:pPrChange>
            </w:pPr>
            <w:del w:id="2586" w:author="Huang, Chengyu" w:date="2019-05-28T12:45:00Z">
              <w:r w:rsidRPr="007D5167" w:rsidDel="00F1263F">
                <w:rPr>
                  <w:rFonts w:cs="Segoe UI"/>
                  <w:color w:val="000000"/>
                  <w:sz w:val="12"/>
                  <w:szCs w:val="12"/>
                </w:rPr>
                <w:delText>Cattle, sheep, goats, horses</w:delText>
              </w:r>
            </w:del>
          </w:p>
        </w:tc>
        <w:tc>
          <w:tcPr>
            <w:tcW w:w="2126" w:type="dxa"/>
            <w:tcBorders>
              <w:top w:val="nil"/>
              <w:left w:val="single" w:sz="6" w:space="0" w:color="auto"/>
              <w:bottom w:val="nil"/>
              <w:right w:val="nil"/>
            </w:tcBorders>
          </w:tcPr>
          <w:p w14:paraId="0A5C293B" w14:textId="490A4D9F" w:rsidR="00C67657" w:rsidRPr="007D5167" w:rsidDel="00F1263F" w:rsidRDefault="00C67657" w:rsidP="00F1263F">
            <w:pPr>
              <w:pStyle w:val="AnnexAppendixTitle"/>
              <w:rPr>
                <w:del w:id="2587" w:author="Huang, Chengyu" w:date="2019-05-28T12:45:00Z"/>
                <w:rFonts w:cs="Segoe UI"/>
                <w:color w:val="000000"/>
                <w:sz w:val="12"/>
                <w:szCs w:val="12"/>
              </w:rPr>
              <w:pPrChange w:id="2588" w:author="Huang, Chengyu" w:date="2019-05-28T12:45:00Z">
                <w:pPr>
                  <w:autoSpaceDE w:val="0"/>
                  <w:autoSpaceDN w:val="0"/>
                  <w:adjustRightInd w:val="0"/>
                  <w:spacing w:line="240" w:lineRule="auto"/>
                </w:pPr>
              </w:pPrChange>
            </w:pPr>
            <w:del w:id="2589" w:author="Huang, Chengyu" w:date="2019-05-28T12:45:00Z">
              <w:r w:rsidRPr="007D5167" w:rsidDel="00F1263F">
                <w:rPr>
                  <w:rFonts w:cs="Segoe UI"/>
                  <w:color w:val="000000"/>
                  <w:sz w:val="12"/>
                  <w:szCs w:val="12"/>
                </w:rPr>
                <w:delText>15.</w:delText>
              </w:r>
              <w:r w:rsidRPr="007D5167" w:rsidDel="00F1263F">
                <w:rPr>
                  <w:color w:val="000000"/>
                  <w:sz w:val="12"/>
                  <w:szCs w:val="12"/>
                </w:rPr>
                <w:delText xml:space="preserve">    </w:delText>
              </w:r>
              <w:r w:rsidRPr="007D5167" w:rsidDel="00F1263F">
                <w:rPr>
                  <w:rFonts w:cs="Segoe UI"/>
                  <w:color w:val="000000"/>
                  <w:sz w:val="12"/>
                  <w:szCs w:val="12"/>
                </w:rPr>
                <w:delText>Manufactures, nec</w:delText>
              </w:r>
            </w:del>
          </w:p>
        </w:tc>
        <w:tc>
          <w:tcPr>
            <w:tcW w:w="1870" w:type="dxa"/>
            <w:tcBorders>
              <w:top w:val="nil"/>
              <w:left w:val="single" w:sz="6" w:space="0" w:color="auto"/>
              <w:bottom w:val="nil"/>
              <w:right w:val="nil"/>
            </w:tcBorders>
          </w:tcPr>
          <w:p w14:paraId="0CA676F5" w14:textId="4DAA2F6C" w:rsidR="00C67657" w:rsidRPr="007D5167" w:rsidDel="00F1263F" w:rsidRDefault="00C67657" w:rsidP="00F1263F">
            <w:pPr>
              <w:pStyle w:val="AnnexAppendixTitle"/>
              <w:rPr>
                <w:del w:id="2590" w:author="Huang, Chengyu" w:date="2019-05-28T12:45:00Z"/>
                <w:rFonts w:cs="Segoe UI"/>
                <w:color w:val="000000"/>
                <w:sz w:val="12"/>
                <w:szCs w:val="12"/>
              </w:rPr>
              <w:pPrChange w:id="2591" w:author="Huang, Chengyu" w:date="2019-05-28T12:45:00Z">
                <w:pPr>
                  <w:autoSpaceDE w:val="0"/>
                  <w:autoSpaceDN w:val="0"/>
                  <w:adjustRightInd w:val="0"/>
                  <w:spacing w:line="240" w:lineRule="auto"/>
                </w:pPr>
              </w:pPrChange>
            </w:pPr>
            <w:del w:id="2592" w:author="Huang, Chengyu" w:date="2019-05-28T12:45:00Z">
              <w:r w:rsidRPr="007D5167" w:rsidDel="00F1263F">
                <w:rPr>
                  <w:rFonts w:cs="Segoe UI"/>
                  <w:color w:val="000000"/>
                  <w:sz w:val="12"/>
                  <w:szCs w:val="12"/>
                </w:rPr>
                <w:delText>Leather products</w:delText>
              </w:r>
            </w:del>
          </w:p>
        </w:tc>
      </w:tr>
      <w:tr w:rsidR="00C67657" w:rsidRPr="007D5167" w:rsidDel="00F1263F" w14:paraId="24AFB464" w14:textId="033CB3DD" w:rsidTr="00C67657">
        <w:trPr>
          <w:trHeight w:val="290"/>
          <w:del w:id="2593" w:author="Huang, Chengyu" w:date="2019-05-28T12:45:00Z"/>
        </w:trPr>
        <w:tc>
          <w:tcPr>
            <w:tcW w:w="2304" w:type="dxa"/>
            <w:tcBorders>
              <w:top w:val="nil"/>
              <w:left w:val="nil"/>
              <w:bottom w:val="nil"/>
              <w:right w:val="nil"/>
            </w:tcBorders>
          </w:tcPr>
          <w:p w14:paraId="2ED3518A" w14:textId="74BF7103" w:rsidR="00C67657" w:rsidRPr="007D5167" w:rsidDel="00F1263F" w:rsidRDefault="00C67657" w:rsidP="00F1263F">
            <w:pPr>
              <w:pStyle w:val="AnnexAppendixTitle"/>
              <w:rPr>
                <w:del w:id="2594" w:author="Huang, Chengyu" w:date="2019-05-28T12:45:00Z"/>
                <w:rFonts w:cs="Segoe UI"/>
                <w:color w:val="000000"/>
                <w:sz w:val="12"/>
                <w:szCs w:val="12"/>
              </w:rPr>
              <w:pPrChange w:id="2595"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7BEBE635" w14:textId="3A2918B1" w:rsidR="00C67657" w:rsidRPr="007D5167" w:rsidDel="00F1263F" w:rsidRDefault="00C67657" w:rsidP="00F1263F">
            <w:pPr>
              <w:pStyle w:val="AnnexAppendixTitle"/>
              <w:rPr>
                <w:del w:id="2596" w:author="Huang, Chengyu" w:date="2019-05-28T12:45:00Z"/>
                <w:rFonts w:cs="Segoe UI"/>
                <w:color w:val="000000"/>
                <w:sz w:val="12"/>
                <w:szCs w:val="12"/>
              </w:rPr>
              <w:pPrChange w:id="2597" w:author="Huang, Chengyu" w:date="2019-05-28T12:45:00Z">
                <w:pPr>
                  <w:autoSpaceDE w:val="0"/>
                  <w:autoSpaceDN w:val="0"/>
                  <w:adjustRightInd w:val="0"/>
                  <w:spacing w:line="240" w:lineRule="auto"/>
                </w:pPr>
              </w:pPrChange>
            </w:pPr>
            <w:del w:id="2598" w:author="Huang, Chengyu" w:date="2019-05-28T12:45:00Z">
              <w:r w:rsidRPr="007D5167" w:rsidDel="00F1263F">
                <w:rPr>
                  <w:rFonts w:cs="Segoe UI"/>
                  <w:color w:val="000000"/>
                  <w:sz w:val="12"/>
                  <w:szCs w:val="12"/>
                </w:rPr>
                <w:delText>Animal products, nec</w:delText>
              </w:r>
            </w:del>
          </w:p>
        </w:tc>
        <w:tc>
          <w:tcPr>
            <w:tcW w:w="2126" w:type="dxa"/>
            <w:tcBorders>
              <w:top w:val="nil"/>
              <w:left w:val="single" w:sz="6" w:space="0" w:color="auto"/>
              <w:bottom w:val="nil"/>
              <w:right w:val="nil"/>
            </w:tcBorders>
          </w:tcPr>
          <w:p w14:paraId="23EB7F9C" w14:textId="55A50C26" w:rsidR="00C67657" w:rsidRPr="007D5167" w:rsidDel="00F1263F" w:rsidRDefault="00C67657" w:rsidP="00F1263F">
            <w:pPr>
              <w:pStyle w:val="AnnexAppendixTitle"/>
              <w:rPr>
                <w:del w:id="2599" w:author="Huang, Chengyu" w:date="2019-05-28T12:45:00Z"/>
                <w:rFonts w:cs="Segoe UI"/>
                <w:color w:val="000000"/>
                <w:sz w:val="12"/>
                <w:szCs w:val="12"/>
              </w:rPr>
              <w:pPrChange w:id="2600" w:author="Huang, Chengyu" w:date="2019-05-28T12:45:00Z">
                <w:pPr>
                  <w:autoSpaceDE w:val="0"/>
                  <w:autoSpaceDN w:val="0"/>
                  <w:adjustRightInd w:val="0"/>
                  <w:spacing w:line="240" w:lineRule="auto"/>
                </w:pPr>
              </w:pPrChange>
            </w:pPr>
          </w:p>
        </w:tc>
        <w:tc>
          <w:tcPr>
            <w:tcW w:w="1870" w:type="dxa"/>
            <w:tcBorders>
              <w:top w:val="nil"/>
              <w:left w:val="single" w:sz="6" w:space="0" w:color="auto"/>
              <w:bottom w:val="nil"/>
              <w:right w:val="nil"/>
            </w:tcBorders>
          </w:tcPr>
          <w:p w14:paraId="1C8B3CFF" w14:textId="4220E6A2" w:rsidR="00C67657" w:rsidRPr="007D5167" w:rsidDel="00F1263F" w:rsidRDefault="00C67657" w:rsidP="00F1263F">
            <w:pPr>
              <w:pStyle w:val="AnnexAppendixTitle"/>
              <w:rPr>
                <w:del w:id="2601" w:author="Huang, Chengyu" w:date="2019-05-28T12:45:00Z"/>
                <w:rFonts w:cs="Segoe UI"/>
                <w:color w:val="000000"/>
                <w:sz w:val="12"/>
                <w:szCs w:val="12"/>
              </w:rPr>
              <w:pPrChange w:id="2602" w:author="Huang, Chengyu" w:date="2019-05-28T12:45:00Z">
                <w:pPr>
                  <w:autoSpaceDE w:val="0"/>
                  <w:autoSpaceDN w:val="0"/>
                  <w:adjustRightInd w:val="0"/>
                  <w:spacing w:line="240" w:lineRule="auto"/>
                </w:pPr>
              </w:pPrChange>
            </w:pPr>
            <w:del w:id="2603" w:author="Huang, Chengyu" w:date="2019-05-28T12:45:00Z">
              <w:r w:rsidRPr="007D5167" w:rsidDel="00F1263F">
                <w:rPr>
                  <w:rFonts w:cs="Segoe UI"/>
                  <w:color w:val="000000"/>
                  <w:sz w:val="12"/>
                  <w:szCs w:val="12"/>
                </w:rPr>
                <w:delText>Ferrous metals</w:delText>
              </w:r>
            </w:del>
          </w:p>
        </w:tc>
      </w:tr>
      <w:tr w:rsidR="00C67657" w:rsidRPr="007D5167" w:rsidDel="00F1263F" w14:paraId="014AD702" w14:textId="25B56CCB" w:rsidTr="00C67657">
        <w:trPr>
          <w:trHeight w:val="290"/>
          <w:del w:id="2604" w:author="Huang, Chengyu" w:date="2019-05-28T12:45:00Z"/>
        </w:trPr>
        <w:tc>
          <w:tcPr>
            <w:tcW w:w="2304" w:type="dxa"/>
            <w:tcBorders>
              <w:top w:val="nil"/>
              <w:left w:val="nil"/>
              <w:bottom w:val="nil"/>
              <w:right w:val="nil"/>
            </w:tcBorders>
          </w:tcPr>
          <w:p w14:paraId="03A82B2F" w14:textId="4ACCE50C" w:rsidR="00C67657" w:rsidRPr="007D5167" w:rsidDel="00F1263F" w:rsidRDefault="00C67657" w:rsidP="00F1263F">
            <w:pPr>
              <w:pStyle w:val="AnnexAppendixTitle"/>
              <w:rPr>
                <w:del w:id="2605" w:author="Huang, Chengyu" w:date="2019-05-28T12:45:00Z"/>
                <w:rFonts w:cs="Segoe UI"/>
                <w:color w:val="000000"/>
                <w:sz w:val="12"/>
                <w:szCs w:val="12"/>
              </w:rPr>
              <w:pPrChange w:id="2606"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658D6F28" w14:textId="7A4BA20C" w:rsidR="00C67657" w:rsidRPr="007D5167" w:rsidDel="00F1263F" w:rsidRDefault="00C67657" w:rsidP="00F1263F">
            <w:pPr>
              <w:pStyle w:val="AnnexAppendixTitle"/>
              <w:rPr>
                <w:del w:id="2607" w:author="Huang, Chengyu" w:date="2019-05-28T12:45:00Z"/>
                <w:rFonts w:cs="Segoe UI"/>
                <w:color w:val="000000"/>
                <w:sz w:val="12"/>
                <w:szCs w:val="12"/>
              </w:rPr>
              <w:pPrChange w:id="2608" w:author="Huang, Chengyu" w:date="2019-05-28T12:45:00Z">
                <w:pPr>
                  <w:autoSpaceDE w:val="0"/>
                  <w:autoSpaceDN w:val="0"/>
                  <w:adjustRightInd w:val="0"/>
                  <w:spacing w:line="240" w:lineRule="auto"/>
                </w:pPr>
              </w:pPrChange>
            </w:pPr>
            <w:del w:id="2609" w:author="Huang, Chengyu" w:date="2019-05-28T12:45:00Z">
              <w:r w:rsidRPr="007D5167" w:rsidDel="00F1263F">
                <w:rPr>
                  <w:rFonts w:cs="Segoe UI"/>
                  <w:color w:val="000000"/>
                  <w:sz w:val="12"/>
                  <w:szCs w:val="12"/>
                </w:rPr>
                <w:delText>Raw milk</w:delText>
              </w:r>
            </w:del>
          </w:p>
        </w:tc>
        <w:tc>
          <w:tcPr>
            <w:tcW w:w="2126" w:type="dxa"/>
            <w:tcBorders>
              <w:top w:val="nil"/>
              <w:left w:val="single" w:sz="6" w:space="0" w:color="auto"/>
              <w:bottom w:val="nil"/>
              <w:right w:val="nil"/>
            </w:tcBorders>
          </w:tcPr>
          <w:p w14:paraId="7DEE3D80" w14:textId="4294A8F6" w:rsidR="00C67657" w:rsidRPr="007D5167" w:rsidDel="00F1263F" w:rsidRDefault="00C67657" w:rsidP="00F1263F">
            <w:pPr>
              <w:pStyle w:val="AnnexAppendixTitle"/>
              <w:rPr>
                <w:del w:id="2610" w:author="Huang, Chengyu" w:date="2019-05-28T12:45:00Z"/>
                <w:rFonts w:cs="Segoe UI"/>
                <w:color w:val="000000"/>
                <w:sz w:val="12"/>
                <w:szCs w:val="12"/>
              </w:rPr>
              <w:pPrChange w:id="2611" w:author="Huang, Chengyu" w:date="2019-05-28T12:45:00Z">
                <w:pPr>
                  <w:autoSpaceDE w:val="0"/>
                  <w:autoSpaceDN w:val="0"/>
                  <w:adjustRightInd w:val="0"/>
                  <w:spacing w:line="240" w:lineRule="auto"/>
                </w:pPr>
              </w:pPrChange>
            </w:pPr>
          </w:p>
        </w:tc>
        <w:tc>
          <w:tcPr>
            <w:tcW w:w="1870" w:type="dxa"/>
            <w:tcBorders>
              <w:top w:val="nil"/>
              <w:left w:val="single" w:sz="6" w:space="0" w:color="auto"/>
              <w:bottom w:val="nil"/>
              <w:right w:val="nil"/>
            </w:tcBorders>
          </w:tcPr>
          <w:p w14:paraId="37BA4DE3" w14:textId="39C3C04F" w:rsidR="00C67657" w:rsidRPr="007D5167" w:rsidDel="00F1263F" w:rsidRDefault="00C67657" w:rsidP="00F1263F">
            <w:pPr>
              <w:pStyle w:val="AnnexAppendixTitle"/>
              <w:rPr>
                <w:del w:id="2612" w:author="Huang, Chengyu" w:date="2019-05-28T12:45:00Z"/>
                <w:rFonts w:cs="Segoe UI"/>
                <w:color w:val="000000"/>
                <w:sz w:val="12"/>
                <w:szCs w:val="12"/>
              </w:rPr>
              <w:pPrChange w:id="2613" w:author="Huang, Chengyu" w:date="2019-05-28T12:45:00Z">
                <w:pPr>
                  <w:autoSpaceDE w:val="0"/>
                  <w:autoSpaceDN w:val="0"/>
                  <w:adjustRightInd w:val="0"/>
                  <w:spacing w:line="240" w:lineRule="auto"/>
                </w:pPr>
              </w:pPrChange>
            </w:pPr>
            <w:del w:id="2614" w:author="Huang, Chengyu" w:date="2019-05-28T12:45:00Z">
              <w:r w:rsidRPr="007D5167" w:rsidDel="00F1263F">
                <w:rPr>
                  <w:rFonts w:cs="Segoe UI"/>
                  <w:color w:val="000000"/>
                  <w:sz w:val="12"/>
                  <w:szCs w:val="12"/>
                </w:rPr>
                <w:delText>Metals nec</w:delText>
              </w:r>
            </w:del>
          </w:p>
        </w:tc>
      </w:tr>
      <w:tr w:rsidR="00C67657" w:rsidRPr="007D5167" w:rsidDel="00F1263F" w14:paraId="286602D9" w14:textId="257D3893" w:rsidTr="00C67657">
        <w:trPr>
          <w:trHeight w:val="290"/>
          <w:del w:id="2615" w:author="Huang, Chengyu" w:date="2019-05-28T12:45:00Z"/>
        </w:trPr>
        <w:tc>
          <w:tcPr>
            <w:tcW w:w="2304" w:type="dxa"/>
            <w:tcBorders>
              <w:top w:val="nil"/>
              <w:left w:val="nil"/>
              <w:bottom w:val="single" w:sz="6" w:space="0" w:color="auto"/>
              <w:right w:val="single" w:sz="6" w:space="0" w:color="auto"/>
            </w:tcBorders>
          </w:tcPr>
          <w:p w14:paraId="2F271D87" w14:textId="3C1B7646" w:rsidR="00C67657" w:rsidRPr="007D5167" w:rsidDel="00F1263F" w:rsidRDefault="00C67657" w:rsidP="00F1263F">
            <w:pPr>
              <w:pStyle w:val="AnnexAppendixTitle"/>
              <w:rPr>
                <w:del w:id="2616" w:author="Huang, Chengyu" w:date="2019-05-28T12:45:00Z"/>
                <w:rFonts w:cs="Segoe UI"/>
                <w:color w:val="000000"/>
                <w:sz w:val="12"/>
                <w:szCs w:val="12"/>
              </w:rPr>
              <w:pPrChange w:id="2617" w:author="Huang, Chengyu" w:date="2019-05-28T12:45:00Z">
                <w:pPr>
                  <w:autoSpaceDE w:val="0"/>
                  <w:autoSpaceDN w:val="0"/>
                  <w:adjustRightInd w:val="0"/>
                  <w:spacing w:line="240" w:lineRule="auto"/>
                </w:pPr>
              </w:pPrChange>
            </w:pPr>
          </w:p>
        </w:tc>
        <w:tc>
          <w:tcPr>
            <w:tcW w:w="2062" w:type="dxa"/>
            <w:tcBorders>
              <w:top w:val="nil"/>
              <w:left w:val="single" w:sz="6" w:space="0" w:color="auto"/>
              <w:bottom w:val="single" w:sz="6" w:space="0" w:color="auto"/>
              <w:right w:val="single" w:sz="6" w:space="0" w:color="auto"/>
            </w:tcBorders>
          </w:tcPr>
          <w:p w14:paraId="0AA4878F" w14:textId="677A9428" w:rsidR="00C67657" w:rsidRPr="007D5167" w:rsidDel="00F1263F" w:rsidRDefault="00C67657" w:rsidP="00F1263F">
            <w:pPr>
              <w:pStyle w:val="AnnexAppendixTitle"/>
              <w:rPr>
                <w:del w:id="2618" w:author="Huang, Chengyu" w:date="2019-05-28T12:45:00Z"/>
                <w:rFonts w:cs="Segoe UI"/>
                <w:color w:val="000000"/>
                <w:sz w:val="12"/>
                <w:szCs w:val="12"/>
              </w:rPr>
              <w:pPrChange w:id="2619" w:author="Huang, Chengyu" w:date="2019-05-28T12:45:00Z">
                <w:pPr>
                  <w:autoSpaceDE w:val="0"/>
                  <w:autoSpaceDN w:val="0"/>
                  <w:adjustRightInd w:val="0"/>
                  <w:spacing w:line="240" w:lineRule="auto"/>
                </w:pPr>
              </w:pPrChange>
            </w:pPr>
            <w:del w:id="2620" w:author="Huang, Chengyu" w:date="2019-05-28T12:45:00Z">
              <w:r w:rsidRPr="007D5167" w:rsidDel="00F1263F">
                <w:rPr>
                  <w:rFonts w:cs="Segoe UI"/>
                  <w:color w:val="000000"/>
                  <w:sz w:val="12"/>
                  <w:szCs w:val="12"/>
                </w:rPr>
                <w:delText>Wool, silk-worm cocoons</w:delText>
              </w:r>
            </w:del>
          </w:p>
        </w:tc>
        <w:tc>
          <w:tcPr>
            <w:tcW w:w="2126" w:type="dxa"/>
            <w:tcBorders>
              <w:top w:val="nil"/>
              <w:left w:val="single" w:sz="6" w:space="0" w:color="auto"/>
              <w:bottom w:val="nil"/>
              <w:right w:val="nil"/>
            </w:tcBorders>
          </w:tcPr>
          <w:p w14:paraId="64F12AD0" w14:textId="6492A4E9" w:rsidR="00C67657" w:rsidRPr="007D5167" w:rsidDel="00F1263F" w:rsidRDefault="00C67657" w:rsidP="00F1263F">
            <w:pPr>
              <w:pStyle w:val="AnnexAppendixTitle"/>
              <w:rPr>
                <w:del w:id="2621" w:author="Huang, Chengyu" w:date="2019-05-28T12:45:00Z"/>
                <w:rFonts w:cs="Segoe UI"/>
                <w:color w:val="000000"/>
                <w:sz w:val="12"/>
                <w:szCs w:val="12"/>
              </w:rPr>
              <w:pPrChange w:id="2622" w:author="Huang, Chengyu" w:date="2019-05-28T12:45:00Z">
                <w:pPr>
                  <w:autoSpaceDE w:val="0"/>
                  <w:autoSpaceDN w:val="0"/>
                  <w:adjustRightInd w:val="0"/>
                  <w:spacing w:line="240" w:lineRule="auto"/>
                </w:pPr>
              </w:pPrChange>
            </w:pPr>
          </w:p>
        </w:tc>
        <w:tc>
          <w:tcPr>
            <w:tcW w:w="1870" w:type="dxa"/>
            <w:tcBorders>
              <w:top w:val="nil"/>
              <w:left w:val="single" w:sz="6" w:space="0" w:color="auto"/>
              <w:bottom w:val="nil"/>
              <w:right w:val="nil"/>
            </w:tcBorders>
          </w:tcPr>
          <w:p w14:paraId="1304560E" w14:textId="2B9F9E00" w:rsidR="00C67657" w:rsidRPr="007D5167" w:rsidDel="00F1263F" w:rsidRDefault="00C67657" w:rsidP="00F1263F">
            <w:pPr>
              <w:pStyle w:val="AnnexAppendixTitle"/>
              <w:rPr>
                <w:del w:id="2623" w:author="Huang, Chengyu" w:date="2019-05-28T12:45:00Z"/>
                <w:rFonts w:cs="Segoe UI"/>
                <w:color w:val="000000"/>
                <w:sz w:val="12"/>
                <w:szCs w:val="12"/>
              </w:rPr>
              <w:pPrChange w:id="2624" w:author="Huang, Chengyu" w:date="2019-05-28T12:45:00Z">
                <w:pPr>
                  <w:autoSpaceDE w:val="0"/>
                  <w:autoSpaceDN w:val="0"/>
                  <w:adjustRightInd w:val="0"/>
                  <w:spacing w:line="240" w:lineRule="auto"/>
                </w:pPr>
              </w:pPrChange>
            </w:pPr>
            <w:del w:id="2625" w:author="Huang, Chengyu" w:date="2019-05-28T12:45:00Z">
              <w:r w:rsidRPr="007D5167" w:rsidDel="00F1263F">
                <w:rPr>
                  <w:rFonts w:cs="Segoe UI"/>
                  <w:color w:val="000000"/>
                  <w:sz w:val="12"/>
                  <w:szCs w:val="12"/>
                </w:rPr>
                <w:delText>Metal products</w:delText>
              </w:r>
            </w:del>
          </w:p>
        </w:tc>
      </w:tr>
      <w:tr w:rsidR="00C67657" w:rsidRPr="007D5167" w:rsidDel="00F1263F" w14:paraId="2CDD64E3" w14:textId="4D181F2F" w:rsidTr="00C67657">
        <w:trPr>
          <w:trHeight w:val="290"/>
          <w:del w:id="2626" w:author="Huang, Chengyu" w:date="2019-05-28T12:45:00Z"/>
        </w:trPr>
        <w:tc>
          <w:tcPr>
            <w:tcW w:w="2304" w:type="dxa"/>
            <w:tcBorders>
              <w:top w:val="single" w:sz="6" w:space="0" w:color="auto"/>
              <w:left w:val="nil"/>
              <w:bottom w:val="single" w:sz="6" w:space="0" w:color="auto"/>
              <w:right w:val="single" w:sz="6" w:space="0" w:color="auto"/>
            </w:tcBorders>
          </w:tcPr>
          <w:p w14:paraId="6C87F54D" w14:textId="2BB3536F" w:rsidR="00C67657" w:rsidRPr="007D5167" w:rsidDel="00F1263F" w:rsidRDefault="00C67657" w:rsidP="00F1263F">
            <w:pPr>
              <w:pStyle w:val="AnnexAppendixTitle"/>
              <w:rPr>
                <w:del w:id="2627" w:author="Huang, Chengyu" w:date="2019-05-28T12:45:00Z"/>
                <w:rFonts w:cs="Segoe UI"/>
                <w:color w:val="000000"/>
                <w:sz w:val="12"/>
                <w:szCs w:val="12"/>
              </w:rPr>
              <w:pPrChange w:id="2628" w:author="Huang, Chengyu" w:date="2019-05-28T12:45:00Z">
                <w:pPr>
                  <w:autoSpaceDE w:val="0"/>
                  <w:autoSpaceDN w:val="0"/>
                  <w:adjustRightInd w:val="0"/>
                  <w:spacing w:line="240" w:lineRule="auto"/>
                </w:pPr>
              </w:pPrChange>
            </w:pPr>
            <w:del w:id="2629" w:author="Huang, Chengyu" w:date="2019-05-28T12:45:00Z">
              <w:r w:rsidRPr="007D5167" w:rsidDel="00F1263F">
                <w:rPr>
                  <w:rFonts w:cs="Segoe UI"/>
                  <w:color w:val="000000"/>
                  <w:sz w:val="12"/>
                  <w:szCs w:val="12"/>
                </w:rPr>
                <w:delText>3.</w:delText>
              </w:r>
              <w:r w:rsidRPr="007D5167" w:rsidDel="00F1263F">
                <w:rPr>
                  <w:color w:val="000000"/>
                  <w:sz w:val="12"/>
                  <w:szCs w:val="12"/>
                </w:rPr>
                <w:delText xml:space="preserve">      </w:delText>
              </w:r>
              <w:r w:rsidRPr="007D5167" w:rsidDel="00F1263F">
                <w:rPr>
                  <w:rFonts w:cs="Segoe UI"/>
                  <w:color w:val="000000"/>
                  <w:sz w:val="12"/>
                  <w:szCs w:val="12"/>
                </w:rPr>
                <w:delText>Dairy products</w:delText>
              </w:r>
            </w:del>
          </w:p>
        </w:tc>
        <w:tc>
          <w:tcPr>
            <w:tcW w:w="2062" w:type="dxa"/>
            <w:tcBorders>
              <w:top w:val="single" w:sz="6" w:space="0" w:color="auto"/>
              <w:left w:val="single" w:sz="6" w:space="0" w:color="auto"/>
              <w:bottom w:val="single" w:sz="6" w:space="0" w:color="auto"/>
              <w:right w:val="single" w:sz="6" w:space="0" w:color="auto"/>
            </w:tcBorders>
          </w:tcPr>
          <w:p w14:paraId="36DA8D33" w14:textId="74C32542" w:rsidR="00C67657" w:rsidRPr="007D5167" w:rsidDel="00F1263F" w:rsidRDefault="00C67657" w:rsidP="00F1263F">
            <w:pPr>
              <w:pStyle w:val="AnnexAppendixTitle"/>
              <w:rPr>
                <w:del w:id="2630" w:author="Huang, Chengyu" w:date="2019-05-28T12:45:00Z"/>
                <w:rFonts w:cs="Segoe UI"/>
                <w:color w:val="000000"/>
                <w:sz w:val="12"/>
                <w:szCs w:val="12"/>
              </w:rPr>
              <w:pPrChange w:id="2631" w:author="Huang, Chengyu" w:date="2019-05-28T12:45:00Z">
                <w:pPr>
                  <w:autoSpaceDE w:val="0"/>
                  <w:autoSpaceDN w:val="0"/>
                  <w:adjustRightInd w:val="0"/>
                  <w:spacing w:line="240" w:lineRule="auto"/>
                </w:pPr>
              </w:pPrChange>
            </w:pPr>
            <w:del w:id="2632" w:author="Huang, Chengyu" w:date="2019-05-28T12:45:00Z">
              <w:r w:rsidRPr="007D5167" w:rsidDel="00F1263F">
                <w:rPr>
                  <w:rFonts w:cs="Segoe UI"/>
                  <w:color w:val="000000"/>
                  <w:sz w:val="12"/>
                  <w:szCs w:val="12"/>
                </w:rPr>
                <w:delText>Milk, butter, cheese, yoghurt</w:delText>
              </w:r>
            </w:del>
          </w:p>
        </w:tc>
        <w:tc>
          <w:tcPr>
            <w:tcW w:w="2126" w:type="dxa"/>
            <w:tcBorders>
              <w:top w:val="nil"/>
              <w:left w:val="single" w:sz="6" w:space="0" w:color="auto"/>
              <w:bottom w:val="single" w:sz="6" w:space="0" w:color="auto"/>
              <w:right w:val="nil"/>
            </w:tcBorders>
          </w:tcPr>
          <w:p w14:paraId="7967ABAD" w14:textId="7D793D80" w:rsidR="00C67657" w:rsidRPr="007D5167" w:rsidDel="00F1263F" w:rsidRDefault="00C67657" w:rsidP="00F1263F">
            <w:pPr>
              <w:pStyle w:val="AnnexAppendixTitle"/>
              <w:rPr>
                <w:del w:id="2633" w:author="Huang, Chengyu" w:date="2019-05-28T12:45:00Z"/>
                <w:rFonts w:cs="Segoe UI"/>
                <w:color w:val="000000"/>
                <w:sz w:val="12"/>
                <w:szCs w:val="12"/>
              </w:rPr>
              <w:pPrChange w:id="2634" w:author="Huang, Chengyu" w:date="2019-05-28T12:45:00Z">
                <w:pPr>
                  <w:autoSpaceDE w:val="0"/>
                  <w:autoSpaceDN w:val="0"/>
                  <w:adjustRightInd w:val="0"/>
                  <w:spacing w:line="240" w:lineRule="auto"/>
                </w:pPr>
              </w:pPrChange>
            </w:pPr>
          </w:p>
        </w:tc>
        <w:tc>
          <w:tcPr>
            <w:tcW w:w="1870" w:type="dxa"/>
            <w:tcBorders>
              <w:top w:val="nil"/>
              <w:left w:val="single" w:sz="6" w:space="0" w:color="auto"/>
              <w:bottom w:val="single" w:sz="6" w:space="0" w:color="auto"/>
              <w:right w:val="nil"/>
            </w:tcBorders>
          </w:tcPr>
          <w:p w14:paraId="1931F6FF" w14:textId="42658E7D" w:rsidR="00C67657" w:rsidRPr="007D5167" w:rsidDel="00F1263F" w:rsidRDefault="00C67657" w:rsidP="00F1263F">
            <w:pPr>
              <w:pStyle w:val="AnnexAppendixTitle"/>
              <w:rPr>
                <w:del w:id="2635" w:author="Huang, Chengyu" w:date="2019-05-28T12:45:00Z"/>
                <w:rFonts w:cs="Segoe UI"/>
                <w:color w:val="000000"/>
                <w:sz w:val="12"/>
                <w:szCs w:val="12"/>
              </w:rPr>
              <w:pPrChange w:id="2636" w:author="Huang, Chengyu" w:date="2019-05-28T12:45:00Z">
                <w:pPr>
                  <w:autoSpaceDE w:val="0"/>
                  <w:autoSpaceDN w:val="0"/>
                  <w:adjustRightInd w:val="0"/>
                  <w:spacing w:line="240" w:lineRule="auto"/>
                </w:pPr>
              </w:pPrChange>
            </w:pPr>
            <w:del w:id="2637" w:author="Huang, Chengyu" w:date="2019-05-28T12:45:00Z">
              <w:r w:rsidRPr="007D5167" w:rsidDel="00F1263F">
                <w:rPr>
                  <w:rFonts w:cs="Segoe UI"/>
                  <w:color w:val="000000"/>
                  <w:sz w:val="12"/>
                  <w:szCs w:val="12"/>
                </w:rPr>
                <w:delText>Manufactures nec</w:delText>
              </w:r>
            </w:del>
          </w:p>
        </w:tc>
      </w:tr>
      <w:tr w:rsidR="00C67657" w:rsidRPr="007D5167" w:rsidDel="00F1263F" w14:paraId="61475FEC" w14:textId="20892F4C" w:rsidTr="00C67657">
        <w:trPr>
          <w:trHeight w:val="290"/>
          <w:del w:id="2638" w:author="Huang, Chengyu" w:date="2019-05-28T12:45:00Z"/>
        </w:trPr>
        <w:tc>
          <w:tcPr>
            <w:tcW w:w="2304" w:type="dxa"/>
            <w:tcBorders>
              <w:top w:val="nil"/>
              <w:left w:val="nil"/>
              <w:bottom w:val="nil"/>
              <w:right w:val="nil"/>
            </w:tcBorders>
          </w:tcPr>
          <w:p w14:paraId="4474208C" w14:textId="274EEB8B" w:rsidR="00C67657" w:rsidRPr="007D5167" w:rsidDel="00F1263F" w:rsidRDefault="00C67657" w:rsidP="00F1263F">
            <w:pPr>
              <w:pStyle w:val="AnnexAppendixTitle"/>
              <w:rPr>
                <w:del w:id="2639" w:author="Huang, Chengyu" w:date="2019-05-28T12:45:00Z"/>
                <w:rFonts w:cs="Segoe UI"/>
                <w:color w:val="000000"/>
                <w:sz w:val="12"/>
                <w:szCs w:val="12"/>
              </w:rPr>
              <w:pPrChange w:id="2640" w:author="Huang, Chengyu" w:date="2019-05-28T12:45:00Z">
                <w:pPr>
                  <w:autoSpaceDE w:val="0"/>
                  <w:autoSpaceDN w:val="0"/>
                  <w:adjustRightInd w:val="0"/>
                  <w:spacing w:line="240" w:lineRule="auto"/>
                </w:pPr>
              </w:pPrChange>
            </w:pPr>
            <w:del w:id="2641" w:author="Huang, Chengyu" w:date="2019-05-28T12:45:00Z">
              <w:r w:rsidRPr="007D5167" w:rsidDel="00F1263F">
                <w:rPr>
                  <w:rFonts w:cs="Segoe UI"/>
                  <w:color w:val="000000"/>
                  <w:sz w:val="12"/>
                  <w:szCs w:val="12"/>
                </w:rPr>
                <w:delText>4.</w:delText>
              </w:r>
              <w:r w:rsidRPr="007D5167" w:rsidDel="00F1263F">
                <w:rPr>
                  <w:color w:val="000000"/>
                  <w:sz w:val="12"/>
                  <w:szCs w:val="12"/>
                </w:rPr>
                <w:delText xml:space="preserve">      </w:delText>
              </w:r>
              <w:r w:rsidRPr="007D5167" w:rsidDel="00F1263F">
                <w:rPr>
                  <w:rFonts w:cs="Segoe UI"/>
                  <w:color w:val="000000"/>
                  <w:sz w:val="12"/>
                  <w:szCs w:val="12"/>
                </w:rPr>
                <w:delText>Processed foods</w:delText>
              </w:r>
            </w:del>
          </w:p>
        </w:tc>
        <w:tc>
          <w:tcPr>
            <w:tcW w:w="2062" w:type="dxa"/>
            <w:tcBorders>
              <w:top w:val="nil"/>
              <w:left w:val="single" w:sz="6" w:space="0" w:color="auto"/>
              <w:bottom w:val="nil"/>
              <w:right w:val="nil"/>
            </w:tcBorders>
          </w:tcPr>
          <w:p w14:paraId="36116AA9" w14:textId="668668A0" w:rsidR="00C67657" w:rsidRPr="007D5167" w:rsidDel="00F1263F" w:rsidRDefault="00C67657" w:rsidP="00F1263F">
            <w:pPr>
              <w:pStyle w:val="AnnexAppendixTitle"/>
              <w:rPr>
                <w:del w:id="2642" w:author="Huang, Chengyu" w:date="2019-05-28T12:45:00Z"/>
                <w:rFonts w:cs="Segoe UI"/>
                <w:color w:val="000000"/>
                <w:sz w:val="12"/>
                <w:szCs w:val="12"/>
              </w:rPr>
              <w:pPrChange w:id="2643" w:author="Huang, Chengyu" w:date="2019-05-28T12:45:00Z">
                <w:pPr>
                  <w:autoSpaceDE w:val="0"/>
                  <w:autoSpaceDN w:val="0"/>
                  <w:adjustRightInd w:val="0"/>
                  <w:spacing w:line="240" w:lineRule="auto"/>
                </w:pPr>
              </w:pPrChange>
            </w:pPr>
            <w:del w:id="2644" w:author="Huang, Chengyu" w:date="2019-05-28T12:45:00Z">
              <w:r w:rsidRPr="007D5167" w:rsidDel="00F1263F">
                <w:rPr>
                  <w:rFonts w:cs="Segoe UI"/>
                  <w:color w:val="000000"/>
                  <w:sz w:val="12"/>
                  <w:szCs w:val="12"/>
                </w:rPr>
                <w:delText xml:space="preserve">Meat from cattle, sheep, etc. </w:delText>
              </w:r>
            </w:del>
          </w:p>
        </w:tc>
        <w:tc>
          <w:tcPr>
            <w:tcW w:w="2126" w:type="dxa"/>
            <w:tcBorders>
              <w:top w:val="nil"/>
              <w:left w:val="single" w:sz="6" w:space="0" w:color="auto"/>
              <w:bottom w:val="nil"/>
              <w:right w:val="nil"/>
            </w:tcBorders>
          </w:tcPr>
          <w:p w14:paraId="55359A07" w14:textId="334FCE19" w:rsidR="00C67657" w:rsidRPr="007D5167" w:rsidDel="00F1263F" w:rsidRDefault="00C67657" w:rsidP="00F1263F">
            <w:pPr>
              <w:pStyle w:val="AnnexAppendixTitle"/>
              <w:rPr>
                <w:del w:id="2645" w:author="Huang, Chengyu" w:date="2019-05-28T12:45:00Z"/>
                <w:rFonts w:cs="Segoe UI"/>
                <w:color w:val="000000"/>
                <w:sz w:val="12"/>
                <w:szCs w:val="12"/>
              </w:rPr>
              <w:pPrChange w:id="2646" w:author="Huang, Chengyu" w:date="2019-05-28T12:45:00Z">
                <w:pPr>
                  <w:autoSpaceDE w:val="0"/>
                  <w:autoSpaceDN w:val="0"/>
                  <w:adjustRightInd w:val="0"/>
                  <w:spacing w:line="240" w:lineRule="auto"/>
                </w:pPr>
              </w:pPrChange>
            </w:pPr>
            <w:del w:id="2647" w:author="Huang, Chengyu" w:date="2019-05-28T12:45:00Z">
              <w:r w:rsidRPr="007D5167" w:rsidDel="00F1263F">
                <w:rPr>
                  <w:rFonts w:cs="Segoe UI"/>
                  <w:color w:val="000000"/>
                  <w:sz w:val="12"/>
                  <w:szCs w:val="12"/>
                </w:rPr>
                <w:delText>16.</w:delText>
              </w:r>
              <w:r w:rsidRPr="007D5167" w:rsidDel="00F1263F">
                <w:rPr>
                  <w:color w:val="000000"/>
                  <w:sz w:val="12"/>
                  <w:szCs w:val="12"/>
                </w:rPr>
                <w:delText xml:space="preserve">    </w:delText>
              </w:r>
              <w:r w:rsidRPr="007D5167" w:rsidDel="00F1263F">
                <w:rPr>
                  <w:rFonts w:cs="Segoe UI"/>
                  <w:color w:val="000000"/>
                  <w:sz w:val="12"/>
                  <w:szCs w:val="12"/>
                </w:rPr>
                <w:delText>Finance and insurance</w:delText>
              </w:r>
            </w:del>
          </w:p>
        </w:tc>
        <w:tc>
          <w:tcPr>
            <w:tcW w:w="1870" w:type="dxa"/>
            <w:tcBorders>
              <w:top w:val="nil"/>
              <w:left w:val="single" w:sz="6" w:space="0" w:color="auto"/>
              <w:bottom w:val="nil"/>
              <w:right w:val="nil"/>
            </w:tcBorders>
          </w:tcPr>
          <w:p w14:paraId="0462E712" w14:textId="4D9D245F" w:rsidR="00C67657" w:rsidRPr="007D5167" w:rsidDel="00F1263F" w:rsidRDefault="00C67657" w:rsidP="00F1263F">
            <w:pPr>
              <w:pStyle w:val="AnnexAppendixTitle"/>
              <w:rPr>
                <w:del w:id="2648" w:author="Huang, Chengyu" w:date="2019-05-28T12:45:00Z"/>
                <w:rFonts w:cs="Segoe UI"/>
                <w:color w:val="000000"/>
                <w:sz w:val="12"/>
                <w:szCs w:val="12"/>
              </w:rPr>
              <w:pPrChange w:id="2649" w:author="Huang, Chengyu" w:date="2019-05-28T12:45:00Z">
                <w:pPr>
                  <w:autoSpaceDE w:val="0"/>
                  <w:autoSpaceDN w:val="0"/>
                  <w:adjustRightInd w:val="0"/>
                  <w:spacing w:line="240" w:lineRule="auto"/>
                </w:pPr>
              </w:pPrChange>
            </w:pPr>
            <w:del w:id="2650" w:author="Huang, Chengyu" w:date="2019-05-28T12:45:00Z">
              <w:r w:rsidRPr="007D5167" w:rsidDel="00F1263F">
                <w:rPr>
                  <w:rFonts w:cs="Segoe UI"/>
                  <w:color w:val="000000"/>
                  <w:sz w:val="12"/>
                  <w:szCs w:val="12"/>
                </w:rPr>
                <w:delText xml:space="preserve">Financial services </w:delText>
              </w:r>
            </w:del>
          </w:p>
        </w:tc>
      </w:tr>
      <w:tr w:rsidR="00C67657" w:rsidRPr="007D5167" w:rsidDel="00F1263F" w14:paraId="2816E83E" w14:textId="50EB61DC" w:rsidTr="00C67657">
        <w:trPr>
          <w:trHeight w:val="290"/>
          <w:del w:id="2651" w:author="Huang, Chengyu" w:date="2019-05-28T12:45:00Z"/>
        </w:trPr>
        <w:tc>
          <w:tcPr>
            <w:tcW w:w="2304" w:type="dxa"/>
            <w:tcBorders>
              <w:top w:val="nil"/>
              <w:left w:val="nil"/>
              <w:bottom w:val="nil"/>
              <w:right w:val="nil"/>
            </w:tcBorders>
          </w:tcPr>
          <w:p w14:paraId="0A37DE65" w14:textId="49E847D5" w:rsidR="00C67657" w:rsidRPr="007D5167" w:rsidDel="00F1263F" w:rsidRDefault="00C67657" w:rsidP="00F1263F">
            <w:pPr>
              <w:pStyle w:val="AnnexAppendixTitle"/>
              <w:rPr>
                <w:del w:id="2652" w:author="Huang, Chengyu" w:date="2019-05-28T12:45:00Z"/>
                <w:rFonts w:cs="Segoe UI"/>
                <w:color w:val="000000"/>
                <w:sz w:val="12"/>
                <w:szCs w:val="12"/>
              </w:rPr>
              <w:pPrChange w:id="2653"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1C5B6D42" w14:textId="1BCC0CBE" w:rsidR="00C67657" w:rsidRPr="007D5167" w:rsidDel="00F1263F" w:rsidRDefault="00C67657" w:rsidP="00F1263F">
            <w:pPr>
              <w:pStyle w:val="AnnexAppendixTitle"/>
              <w:rPr>
                <w:del w:id="2654" w:author="Huang, Chengyu" w:date="2019-05-28T12:45:00Z"/>
                <w:rFonts w:cs="Segoe UI"/>
                <w:color w:val="000000"/>
                <w:sz w:val="12"/>
                <w:szCs w:val="12"/>
              </w:rPr>
              <w:pPrChange w:id="2655" w:author="Huang, Chengyu" w:date="2019-05-28T12:45:00Z">
                <w:pPr>
                  <w:autoSpaceDE w:val="0"/>
                  <w:autoSpaceDN w:val="0"/>
                  <w:adjustRightInd w:val="0"/>
                  <w:spacing w:line="240" w:lineRule="auto"/>
                </w:pPr>
              </w:pPrChange>
            </w:pPr>
            <w:del w:id="2656" w:author="Huang, Chengyu" w:date="2019-05-28T12:45:00Z">
              <w:r w:rsidRPr="007D5167" w:rsidDel="00F1263F">
                <w:rPr>
                  <w:rFonts w:cs="Segoe UI"/>
                  <w:color w:val="000000"/>
                  <w:sz w:val="12"/>
                  <w:szCs w:val="12"/>
                </w:rPr>
                <w:delText>Meat products nec</w:delText>
              </w:r>
            </w:del>
          </w:p>
        </w:tc>
        <w:tc>
          <w:tcPr>
            <w:tcW w:w="2126" w:type="dxa"/>
            <w:tcBorders>
              <w:top w:val="nil"/>
              <w:left w:val="single" w:sz="6" w:space="0" w:color="auto"/>
              <w:bottom w:val="single" w:sz="6" w:space="0" w:color="auto"/>
              <w:right w:val="nil"/>
            </w:tcBorders>
          </w:tcPr>
          <w:p w14:paraId="7A7B4907" w14:textId="7E119EAD" w:rsidR="00C67657" w:rsidRPr="007D5167" w:rsidDel="00F1263F" w:rsidRDefault="00C67657" w:rsidP="00F1263F">
            <w:pPr>
              <w:pStyle w:val="AnnexAppendixTitle"/>
              <w:rPr>
                <w:del w:id="2657" w:author="Huang, Chengyu" w:date="2019-05-28T12:45:00Z"/>
                <w:rFonts w:cs="Segoe UI"/>
                <w:color w:val="000000"/>
                <w:sz w:val="12"/>
                <w:szCs w:val="12"/>
              </w:rPr>
              <w:pPrChange w:id="2658" w:author="Huang, Chengyu" w:date="2019-05-28T12:45:00Z">
                <w:pPr>
                  <w:autoSpaceDE w:val="0"/>
                  <w:autoSpaceDN w:val="0"/>
                  <w:adjustRightInd w:val="0"/>
                  <w:spacing w:line="240" w:lineRule="auto"/>
                </w:pPr>
              </w:pPrChange>
            </w:pPr>
          </w:p>
        </w:tc>
        <w:tc>
          <w:tcPr>
            <w:tcW w:w="1870" w:type="dxa"/>
            <w:tcBorders>
              <w:top w:val="nil"/>
              <w:left w:val="single" w:sz="6" w:space="0" w:color="auto"/>
              <w:bottom w:val="single" w:sz="6" w:space="0" w:color="auto"/>
              <w:right w:val="nil"/>
            </w:tcBorders>
          </w:tcPr>
          <w:p w14:paraId="66AD7964" w14:textId="1C49A92A" w:rsidR="00C67657" w:rsidRPr="007D5167" w:rsidDel="00F1263F" w:rsidRDefault="00C67657" w:rsidP="00F1263F">
            <w:pPr>
              <w:pStyle w:val="AnnexAppendixTitle"/>
              <w:rPr>
                <w:del w:id="2659" w:author="Huang, Chengyu" w:date="2019-05-28T12:45:00Z"/>
                <w:rFonts w:cs="Segoe UI"/>
                <w:color w:val="000000"/>
                <w:sz w:val="12"/>
                <w:szCs w:val="12"/>
              </w:rPr>
              <w:pPrChange w:id="2660" w:author="Huang, Chengyu" w:date="2019-05-28T12:45:00Z">
                <w:pPr>
                  <w:autoSpaceDE w:val="0"/>
                  <w:autoSpaceDN w:val="0"/>
                  <w:adjustRightInd w:val="0"/>
                  <w:spacing w:line="240" w:lineRule="auto"/>
                </w:pPr>
              </w:pPrChange>
            </w:pPr>
            <w:del w:id="2661" w:author="Huang, Chengyu" w:date="2019-05-28T12:45:00Z">
              <w:r w:rsidRPr="007D5167" w:rsidDel="00F1263F">
                <w:rPr>
                  <w:rFonts w:cs="Segoe UI"/>
                  <w:color w:val="000000"/>
                  <w:sz w:val="12"/>
                  <w:szCs w:val="12"/>
                </w:rPr>
                <w:delText>Insurance</w:delText>
              </w:r>
            </w:del>
          </w:p>
        </w:tc>
      </w:tr>
      <w:tr w:rsidR="00C67657" w:rsidRPr="007D5167" w:rsidDel="00F1263F" w14:paraId="74E10782" w14:textId="42968084" w:rsidTr="00C67657">
        <w:trPr>
          <w:trHeight w:val="290"/>
          <w:del w:id="2662" w:author="Huang, Chengyu" w:date="2019-05-28T12:45:00Z"/>
        </w:trPr>
        <w:tc>
          <w:tcPr>
            <w:tcW w:w="2304" w:type="dxa"/>
            <w:tcBorders>
              <w:top w:val="nil"/>
              <w:left w:val="nil"/>
              <w:bottom w:val="nil"/>
              <w:right w:val="nil"/>
            </w:tcBorders>
          </w:tcPr>
          <w:p w14:paraId="11D8501E" w14:textId="71161833" w:rsidR="00C67657" w:rsidRPr="007D5167" w:rsidDel="00F1263F" w:rsidRDefault="00C67657" w:rsidP="00F1263F">
            <w:pPr>
              <w:pStyle w:val="AnnexAppendixTitle"/>
              <w:rPr>
                <w:del w:id="2663" w:author="Huang, Chengyu" w:date="2019-05-28T12:45:00Z"/>
                <w:rFonts w:cs="Segoe UI"/>
                <w:color w:val="000000"/>
                <w:sz w:val="12"/>
                <w:szCs w:val="12"/>
              </w:rPr>
              <w:pPrChange w:id="2664"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32864E37" w14:textId="02313935" w:rsidR="00C67657" w:rsidRPr="007D5167" w:rsidDel="00F1263F" w:rsidRDefault="00C67657" w:rsidP="00F1263F">
            <w:pPr>
              <w:pStyle w:val="AnnexAppendixTitle"/>
              <w:rPr>
                <w:del w:id="2665" w:author="Huang, Chengyu" w:date="2019-05-28T12:45:00Z"/>
                <w:rFonts w:cs="Segoe UI"/>
                <w:color w:val="000000"/>
                <w:sz w:val="12"/>
                <w:szCs w:val="12"/>
              </w:rPr>
              <w:pPrChange w:id="2666" w:author="Huang, Chengyu" w:date="2019-05-28T12:45:00Z">
                <w:pPr>
                  <w:autoSpaceDE w:val="0"/>
                  <w:autoSpaceDN w:val="0"/>
                  <w:adjustRightInd w:val="0"/>
                  <w:spacing w:line="240" w:lineRule="auto"/>
                </w:pPr>
              </w:pPrChange>
            </w:pPr>
            <w:del w:id="2667" w:author="Huang, Chengyu" w:date="2019-05-28T12:45:00Z">
              <w:r w:rsidRPr="007D5167" w:rsidDel="00F1263F">
                <w:rPr>
                  <w:rFonts w:cs="Segoe UI"/>
                  <w:color w:val="000000"/>
                  <w:sz w:val="12"/>
                  <w:szCs w:val="12"/>
                </w:rPr>
                <w:delText>Vegetable oils and fats</w:delText>
              </w:r>
            </w:del>
          </w:p>
        </w:tc>
        <w:tc>
          <w:tcPr>
            <w:tcW w:w="2126" w:type="dxa"/>
            <w:tcBorders>
              <w:top w:val="nil"/>
              <w:left w:val="single" w:sz="6" w:space="0" w:color="auto"/>
              <w:bottom w:val="nil"/>
              <w:right w:val="nil"/>
            </w:tcBorders>
          </w:tcPr>
          <w:p w14:paraId="65735A1D" w14:textId="1853B144" w:rsidR="00C67657" w:rsidRPr="007D5167" w:rsidDel="00F1263F" w:rsidRDefault="00C67657" w:rsidP="00F1263F">
            <w:pPr>
              <w:pStyle w:val="AnnexAppendixTitle"/>
              <w:rPr>
                <w:del w:id="2668" w:author="Huang, Chengyu" w:date="2019-05-28T12:45:00Z"/>
                <w:rFonts w:cs="Segoe UI"/>
                <w:color w:val="000000"/>
                <w:sz w:val="12"/>
                <w:szCs w:val="12"/>
              </w:rPr>
              <w:pPrChange w:id="2669" w:author="Huang, Chengyu" w:date="2019-05-28T12:45:00Z">
                <w:pPr>
                  <w:autoSpaceDE w:val="0"/>
                  <w:autoSpaceDN w:val="0"/>
                  <w:adjustRightInd w:val="0"/>
                  <w:spacing w:line="240" w:lineRule="auto"/>
                </w:pPr>
              </w:pPrChange>
            </w:pPr>
            <w:del w:id="2670" w:author="Huang, Chengyu" w:date="2019-05-28T12:45:00Z">
              <w:r w:rsidRPr="007D5167" w:rsidDel="00F1263F">
                <w:rPr>
                  <w:rFonts w:cs="Segoe UI"/>
                  <w:color w:val="000000"/>
                  <w:sz w:val="12"/>
                  <w:szCs w:val="12"/>
                </w:rPr>
                <w:delText>17. Other services</w:delText>
              </w:r>
            </w:del>
          </w:p>
        </w:tc>
        <w:tc>
          <w:tcPr>
            <w:tcW w:w="1870" w:type="dxa"/>
            <w:tcBorders>
              <w:top w:val="nil"/>
              <w:left w:val="single" w:sz="6" w:space="0" w:color="auto"/>
              <w:bottom w:val="nil"/>
              <w:right w:val="nil"/>
            </w:tcBorders>
          </w:tcPr>
          <w:p w14:paraId="1554E4FA" w14:textId="4D3D4540" w:rsidR="00C67657" w:rsidRPr="007D5167" w:rsidDel="00F1263F" w:rsidRDefault="00C67657" w:rsidP="00F1263F">
            <w:pPr>
              <w:pStyle w:val="AnnexAppendixTitle"/>
              <w:rPr>
                <w:del w:id="2671" w:author="Huang, Chengyu" w:date="2019-05-28T12:45:00Z"/>
                <w:rFonts w:cs="Segoe UI"/>
                <w:color w:val="000000"/>
                <w:sz w:val="12"/>
                <w:szCs w:val="12"/>
              </w:rPr>
              <w:pPrChange w:id="2672" w:author="Huang, Chengyu" w:date="2019-05-28T12:45:00Z">
                <w:pPr>
                  <w:autoSpaceDE w:val="0"/>
                  <w:autoSpaceDN w:val="0"/>
                  <w:adjustRightInd w:val="0"/>
                  <w:spacing w:line="240" w:lineRule="auto"/>
                </w:pPr>
              </w:pPrChange>
            </w:pPr>
            <w:del w:id="2673" w:author="Huang, Chengyu" w:date="2019-05-28T12:45:00Z">
              <w:r w:rsidRPr="007D5167" w:rsidDel="00F1263F">
                <w:rPr>
                  <w:rFonts w:cs="Segoe UI"/>
                  <w:color w:val="000000"/>
                  <w:sz w:val="12"/>
                  <w:szCs w:val="12"/>
                </w:rPr>
                <w:delText xml:space="preserve">Electricity </w:delText>
              </w:r>
            </w:del>
          </w:p>
        </w:tc>
      </w:tr>
      <w:tr w:rsidR="00C67657" w:rsidRPr="007D5167" w:rsidDel="00F1263F" w14:paraId="2AC410F4" w14:textId="3E1C8D07" w:rsidTr="00C67657">
        <w:trPr>
          <w:trHeight w:val="290"/>
          <w:del w:id="2674" w:author="Huang, Chengyu" w:date="2019-05-28T12:45:00Z"/>
        </w:trPr>
        <w:tc>
          <w:tcPr>
            <w:tcW w:w="2304" w:type="dxa"/>
            <w:tcBorders>
              <w:top w:val="nil"/>
              <w:left w:val="nil"/>
              <w:bottom w:val="nil"/>
              <w:right w:val="nil"/>
            </w:tcBorders>
          </w:tcPr>
          <w:p w14:paraId="77EA0B5F" w14:textId="22CD20BF" w:rsidR="00C67657" w:rsidRPr="007D5167" w:rsidDel="00F1263F" w:rsidRDefault="00C67657" w:rsidP="00F1263F">
            <w:pPr>
              <w:pStyle w:val="AnnexAppendixTitle"/>
              <w:rPr>
                <w:del w:id="2675" w:author="Huang, Chengyu" w:date="2019-05-28T12:45:00Z"/>
                <w:rFonts w:cs="Segoe UI"/>
                <w:color w:val="000000"/>
                <w:sz w:val="12"/>
                <w:szCs w:val="12"/>
              </w:rPr>
              <w:pPrChange w:id="2676"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68C3332C" w14:textId="407229CB" w:rsidR="00C67657" w:rsidRPr="007D5167" w:rsidDel="00F1263F" w:rsidRDefault="00C67657" w:rsidP="00F1263F">
            <w:pPr>
              <w:pStyle w:val="AnnexAppendixTitle"/>
              <w:rPr>
                <w:del w:id="2677" w:author="Huang, Chengyu" w:date="2019-05-28T12:45:00Z"/>
                <w:rFonts w:cs="Segoe UI"/>
                <w:color w:val="000000"/>
                <w:sz w:val="12"/>
                <w:szCs w:val="12"/>
              </w:rPr>
              <w:pPrChange w:id="2678" w:author="Huang, Chengyu" w:date="2019-05-28T12:45:00Z">
                <w:pPr>
                  <w:autoSpaceDE w:val="0"/>
                  <w:autoSpaceDN w:val="0"/>
                  <w:adjustRightInd w:val="0"/>
                  <w:spacing w:line="240" w:lineRule="auto"/>
                </w:pPr>
              </w:pPrChange>
            </w:pPr>
            <w:del w:id="2679" w:author="Huang, Chengyu" w:date="2019-05-28T12:45:00Z">
              <w:r w:rsidRPr="007D5167" w:rsidDel="00F1263F">
                <w:rPr>
                  <w:rFonts w:cs="Segoe UI"/>
                  <w:color w:val="000000"/>
                  <w:sz w:val="12"/>
                  <w:szCs w:val="12"/>
                </w:rPr>
                <w:delText>Processed rice</w:delText>
              </w:r>
            </w:del>
          </w:p>
        </w:tc>
        <w:tc>
          <w:tcPr>
            <w:tcW w:w="2126" w:type="dxa"/>
            <w:tcBorders>
              <w:top w:val="nil"/>
              <w:left w:val="single" w:sz="6" w:space="0" w:color="auto"/>
              <w:bottom w:val="nil"/>
              <w:right w:val="nil"/>
            </w:tcBorders>
          </w:tcPr>
          <w:p w14:paraId="238EFBF9" w14:textId="76BA19B9" w:rsidR="00C67657" w:rsidRPr="007D5167" w:rsidDel="00F1263F" w:rsidRDefault="00C67657" w:rsidP="00F1263F">
            <w:pPr>
              <w:pStyle w:val="AnnexAppendixTitle"/>
              <w:rPr>
                <w:del w:id="2680" w:author="Huang, Chengyu" w:date="2019-05-28T12:45:00Z"/>
                <w:rFonts w:cs="Segoe UI"/>
                <w:color w:val="000000"/>
                <w:sz w:val="12"/>
                <w:szCs w:val="12"/>
              </w:rPr>
              <w:pPrChange w:id="2681"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3F6542E5" w14:textId="54A7A2C7" w:rsidR="00C67657" w:rsidRPr="007D5167" w:rsidDel="00F1263F" w:rsidRDefault="00C67657" w:rsidP="00F1263F">
            <w:pPr>
              <w:pStyle w:val="AnnexAppendixTitle"/>
              <w:rPr>
                <w:del w:id="2682" w:author="Huang, Chengyu" w:date="2019-05-28T12:45:00Z"/>
                <w:rFonts w:cs="Segoe UI"/>
                <w:color w:val="000000"/>
                <w:sz w:val="12"/>
                <w:szCs w:val="12"/>
              </w:rPr>
              <w:pPrChange w:id="2683" w:author="Huang, Chengyu" w:date="2019-05-28T12:45:00Z">
                <w:pPr>
                  <w:autoSpaceDE w:val="0"/>
                  <w:autoSpaceDN w:val="0"/>
                  <w:adjustRightInd w:val="0"/>
                  <w:spacing w:line="240" w:lineRule="auto"/>
                </w:pPr>
              </w:pPrChange>
            </w:pPr>
            <w:del w:id="2684" w:author="Huang, Chengyu" w:date="2019-05-28T12:45:00Z">
              <w:r w:rsidRPr="007D5167" w:rsidDel="00F1263F">
                <w:rPr>
                  <w:rFonts w:cs="Segoe UI"/>
                  <w:color w:val="000000"/>
                  <w:sz w:val="12"/>
                  <w:szCs w:val="12"/>
                </w:rPr>
                <w:delText>Gas manufacture, distribution</w:delText>
              </w:r>
            </w:del>
          </w:p>
        </w:tc>
      </w:tr>
      <w:tr w:rsidR="00C67657" w:rsidRPr="007D5167" w:rsidDel="00F1263F" w14:paraId="6886127C" w14:textId="3C4DD11F" w:rsidTr="00C67657">
        <w:trPr>
          <w:trHeight w:val="290"/>
          <w:del w:id="2685" w:author="Huang, Chengyu" w:date="2019-05-28T12:45:00Z"/>
        </w:trPr>
        <w:tc>
          <w:tcPr>
            <w:tcW w:w="2304" w:type="dxa"/>
            <w:tcBorders>
              <w:top w:val="nil"/>
              <w:left w:val="nil"/>
              <w:bottom w:val="nil"/>
              <w:right w:val="nil"/>
            </w:tcBorders>
          </w:tcPr>
          <w:p w14:paraId="3ECB183D" w14:textId="685B0C20" w:rsidR="00C67657" w:rsidRPr="007D5167" w:rsidDel="00F1263F" w:rsidRDefault="00C67657" w:rsidP="00F1263F">
            <w:pPr>
              <w:pStyle w:val="AnnexAppendixTitle"/>
              <w:rPr>
                <w:del w:id="2686" w:author="Huang, Chengyu" w:date="2019-05-28T12:45:00Z"/>
                <w:rFonts w:cs="Segoe UI"/>
                <w:color w:val="000000"/>
                <w:sz w:val="12"/>
                <w:szCs w:val="12"/>
              </w:rPr>
              <w:pPrChange w:id="2687"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106DAD76" w14:textId="2AF93CEC" w:rsidR="00C67657" w:rsidRPr="007D5167" w:rsidDel="00F1263F" w:rsidRDefault="00C67657" w:rsidP="00F1263F">
            <w:pPr>
              <w:pStyle w:val="AnnexAppendixTitle"/>
              <w:rPr>
                <w:del w:id="2688" w:author="Huang, Chengyu" w:date="2019-05-28T12:45:00Z"/>
                <w:rFonts w:cs="Segoe UI"/>
                <w:color w:val="000000"/>
                <w:sz w:val="12"/>
                <w:szCs w:val="12"/>
              </w:rPr>
              <w:pPrChange w:id="2689" w:author="Huang, Chengyu" w:date="2019-05-28T12:45:00Z">
                <w:pPr>
                  <w:autoSpaceDE w:val="0"/>
                  <w:autoSpaceDN w:val="0"/>
                  <w:adjustRightInd w:val="0"/>
                  <w:spacing w:line="240" w:lineRule="auto"/>
                </w:pPr>
              </w:pPrChange>
            </w:pPr>
            <w:del w:id="2690" w:author="Huang, Chengyu" w:date="2019-05-28T12:45:00Z">
              <w:r w:rsidRPr="007D5167" w:rsidDel="00F1263F">
                <w:rPr>
                  <w:rFonts w:cs="Segoe UI"/>
                  <w:color w:val="000000"/>
                  <w:sz w:val="12"/>
                  <w:szCs w:val="12"/>
                </w:rPr>
                <w:delText>Sugar</w:delText>
              </w:r>
            </w:del>
          </w:p>
        </w:tc>
        <w:tc>
          <w:tcPr>
            <w:tcW w:w="2126" w:type="dxa"/>
            <w:tcBorders>
              <w:top w:val="nil"/>
              <w:left w:val="single" w:sz="6" w:space="0" w:color="auto"/>
              <w:bottom w:val="nil"/>
              <w:right w:val="nil"/>
            </w:tcBorders>
          </w:tcPr>
          <w:p w14:paraId="5AA43E6A" w14:textId="36A2E467" w:rsidR="00C67657" w:rsidRPr="007D5167" w:rsidDel="00F1263F" w:rsidRDefault="00C67657" w:rsidP="00F1263F">
            <w:pPr>
              <w:pStyle w:val="AnnexAppendixTitle"/>
              <w:rPr>
                <w:del w:id="2691" w:author="Huang, Chengyu" w:date="2019-05-28T12:45:00Z"/>
                <w:rFonts w:cs="Segoe UI"/>
                <w:color w:val="000000"/>
                <w:sz w:val="12"/>
                <w:szCs w:val="12"/>
              </w:rPr>
              <w:pPrChange w:id="2692"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69FB4B56" w14:textId="6CB6CFC6" w:rsidR="00C67657" w:rsidRPr="007D5167" w:rsidDel="00F1263F" w:rsidRDefault="00C67657" w:rsidP="00F1263F">
            <w:pPr>
              <w:pStyle w:val="AnnexAppendixTitle"/>
              <w:rPr>
                <w:del w:id="2693" w:author="Huang, Chengyu" w:date="2019-05-28T12:45:00Z"/>
                <w:rFonts w:cs="Segoe UI"/>
                <w:color w:val="000000"/>
                <w:sz w:val="12"/>
                <w:szCs w:val="12"/>
              </w:rPr>
              <w:pPrChange w:id="2694" w:author="Huang, Chengyu" w:date="2019-05-28T12:45:00Z">
                <w:pPr>
                  <w:autoSpaceDE w:val="0"/>
                  <w:autoSpaceDN w:val="0"/>
                  <w:adjustRightInd w:val="0"/>
                  <w:spacing w:line="240" w:lineRule="auto"/>
                </w:pPr>
              </w:pPrChange>
            </w:pPr>
            <w:del w:id="2695" w:author="Huang, Chengyu" w:date="2019-05-28T12:45:00Z">
              <w:r w:rsidRPr="007D5167" w:rsidDel="00F1263F">
                <w:rPr>
                  <w:rFonts w:cs="Segoe UI"/>
                  <w:color w:val="000000"/>
                  <w:sz w:val="12"/>
                  <w:szCs w:val="12"/>
                </w:rPr>
                <w:delText>Water</w:delText>
              </w:r>
            </w:del>
          </w:p>
        </w:tc>
      </w:tr>
      <w:tr w:rsidR="00C67657" w:rsidRPr="007D5167" w:rsidDel="00F1263F" w14:paraId="413BE579" w14:textId="02BE8873" w:rsidTr="00C67657">
        <w:trPr>
          <w:trHeight w:val="290"/>
          <w:del w:id="2696" w:author="Huang, Chengyu" w:date="2019-05-28T12:45:00Z"/>
        </w:trPr>
        <w:tc>
          <w:tcPr>
            <w:tcW w:w="2304" w:type="dxa"/>
            <w:tcBorders>
              <w:top w:val="nil"/>
              <w:left w:val="nil"/>
              <w:bottom w:val="nil"/>
              <w:right w:val="nil"/>
            </w:tcBorders>
          </w:tcPr>
          <w:p w14:paraId="7A7FFCA1" w14:textId="105C6536" w:rsidR="00C67657" w:rsidRPr="007D5167" w:rsidDel="00F1263F" w:rsidRDefault="00C67657" w:rsidP="00F1263F">
            <w:pPr>
              <w:pStyle w:val="AnnexAppendixTitle"/>
              <w:rPr>
                <w:del w:id="2697" w:author="Huang, Chengyu" w:date="2019-05-28T12:45:00Z"/>
                <w:rFonts w:cs="Segoe UI"/>
                <w:color w:val="000000"/>
                <w:sz w:val="12"/>
                <w:szCs w:val="12"/>
              </w:rPr>
              <w:pPrChange w:id="2698"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1B0BA7AC" w14:textId="724C9158" w:rsidR="00C67657" w:rsidRPr="007D5167" w:rsidDel="00F1263F" w:rsidRDefault="00C67657" w:rsidP="00F1263F">
            <w:pPr>
              <w:pStyle w:val="AnnexAppendixTitle"/>
              <w:rPr>
                <w:del w:id="2699" w:author="Huang, Chengyu" w:date="2019-05-28T12:45:00Z"/>
                <w:rFonts w:cs="Segoe UI"/>
                <w:color w:val="000000"/>
                <w:sz w:val="12"/>
                <w:szCs w:val="12"/>
              </w:rPr>
              <w:pPrChange w:id="2700" w:author="Huang, Chengyu" w:date="2019-05-28T12:45:00Z">
                <w:pPr>
                  <w:autoSpaceDE w:val="0"/>
                  <w:autoSpaceDN w:val="0"/>
                  <w:adjustRightInd w:val="0"/>
                  <w:spacing w:line="240" w:lineRule="auto"/>
                </w:pPr>
              </w:pPrChange>
            </w:pPr>
            <w:del w:id="2701" w:author="Huang, Chengyu" w:date="2019-05-28T12:45:00Z">
              <w:r w:rsidRPr="007D5167" w:rsidDel="00F1263F">
                <w:rPr>
                  <w:rFonts w:cs="Segoe UI"/>
                  <w:color w:val="000000"/>
                  <w:sz w:val="12"/>
                  <w:szCs w:val="12"/>
                </w:rPr>
                <w:delText>Food products nec</w:delText>
              </w:r>
            </w:del>
          </w:p>
        </w:tc>
        <w:tc>
          <w:tcPr>
            <w:tcW w:w="2126" w:type="dxa"/>
            <w:tcBorders>
              <w:top w:val="nil"/>
              <w:left w:val="single" w:sz="6" w:space="0" w:color="auto"/>
              <w:bottom w:val="nil"/>
              <w:right w:val="nil"/>
            </w:tcBorders>
          </w:tcPr>
          <w:p w14:paraId="292C3CA4" w14:textId="7E70D573" w:rsidR="00C67657" w:rsidRPr="007D5167" w:rsidDel="00F1263F" w:rsidRDefault="00C67657" w:rsidP="00F1263F">
            <w:pPr>
              <w:pStyle w:val="AnnexAppendixTitle"/>
              <w:rPr>
                <w:del w:id="2702" w:author="Huang, Chengyu" w:date="2019-05-28T12:45:00Z"/>
                <w:rFonts w:cs="Segoe UI"/>
                <w:color w:val="000000"/>
                <w:sz w:val="12"/>
                <w:szCs w:val="12"/>
              </w:rPr>
              <w:pPrChange w:id="2703"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211F1A2D" w14:textId="713B15C1" w:rsidR="00C67657" w:rsidRPr="007D5167" w:rsidDel="00F1263F" w:rsidRDefault="00C67657" w:rsidP="00F1263F">
            <w:pPr>
              <w:pStyle w:val="AnnexAppendixTitle"/>
              <w:rPr>
                <w:del w:id="2704" w:author="Huang, Chengyu" w:date="2019-05-28T12:45:00Z"/>
                <w:rFonts w:cs="Segoe UI"/>
                <w:color w:val="000000"/>
                <w:sz w:val="12"/>
                <w:szCs w:val="12"/>
              </w:rPr>
              <w:pPrChange w:id="2705" w:author="Huang, Chengyu" w:date="2019-05-28T12:45:00Z">
                <w:pPr>
                  <w:autoSpaceDE w:val="0"/>
                  <w:autoSpaceDN w:val="0"/>
                  <w:adjustRightInd w:val="0"/>
                  <w:spacing w:line="240" w:lineRule="auto"/>
                </w:pPr>
              </w:pPrChange>
            </w:pPr>
            <w:del w:id="2706" w:author="Huang, Chengyu" w:date="2019-05-28T12:45:00Z">
              <w:r w:rsidRPr="007D5167" w:rsidDel="00F1263F">
                <w:rPr>
                  <w:rFonts w:cs="Segoe UI"/>
                  <w:color w:val="000000"/>
                  <w:sz w:val="12"/>
                  <w:szCs w:val="12"/>
                </w:rPr>
                <w:delText>Construction</w:delText>
              </w:r>
            </w:del>
          </w:p>
        </w:tc>
      </w:tr>
      <w:tr w:rsidR="00C67657" w:rsidRPr="007D5167" w:rsidDel="00F1263F" w14:paraId="62509349" w14:textId="5CBEA2A3" w:rsidTr="00C67657">
        <w:trPr>
          <w:trHeight w:val="290"/>
          <w:del w:id="2707" w:author="Huang, Chengyu" w:date="2019-05-28T12:45:00Z"/>
        </w:trPr>
        <w:tc>
          <w:tcPr>
            <w:tcW w:w="2304" w:type="dxa"/>
            <w:tcBorders>
              <w:top w:val="nil"/>
              <w:left w:val="nil"/>
              <w:bottom w:val="single" w:sz="6" w:space="0" w:color="auto"/>
              <w:right w:val="single" w:sz="6" w:space="0" w:color="auto"/>
            </w:tcBorders>
          </w:tcPr>
          <w:p w14:paraId="31DF247B" w14:textId="628556A7" w:rsidR="00C67657" w:rsidRPr="007D5167" w:rsidDel="00F1263F" w:rsidRDefault="00C67657" w:rsidP="00F1263F">
            <w:pPr>
              <w:pStyle w:val="AnnexAppendixTitle"/>
              <w:rPr>
                <w:del w:id="2708" w:author="Huang, Chengyu" w:date="2019-05-28T12:45:00Z"/>
                <w:rFonts w:cs="Segoe UI"/>
                <w:color w:val="000000"/>
                <w:sz w:val="12"/>
                <w:szCs w:val="12"/>
              </w:rPr>
              <w:pPrChange w:id="2709" w:author="Huang, Chengyu" w:date="2019-05-28T12:45:00Z">
                <w:pPr>
                  <w:autoSpaceDE w:val="0"/>
                  <w:autoSpaceDN w:val="0"/>
                  <w:adjustRightInd w:val="0"/>
                  <w:spacing w:line="240" w:lineRule="auto"/>
                </w:pPr>
              </w:pPrChange>
            </w:pPr>
          </w:p>
        </w:tc>
        <w:tc>
          <w:tcPr>
            <w:tcW w:w="2062" w:type="dxa"/>
            <w:tcBorders>
              <w:top w:val="nil"/>
              <w:left w:val="single" w:sz="6" w:space="0" w:color="auto"/>
              <w:bottom w:val="single" w:sz="6" w:space="0" w:color="auto"/>
              <w:right w:val="single" w:sz="6" w:space="0" w:color="auto"/>
            </w:tcBorders>
          </w:tcPr>
          <w:p w14:paraId="58874E23" w14:textId="0E3CD3CA" w:rsidR="00C67657" w:rsidRPr="007D5167" w:rsidDel="00F1263F" w:rsidRDefault="00C67657" w:rsidP="00F1263F">
            <w:pPr>
              <w:pStyle w:val="AnnexAppendixTitle"/>
              <w:rPr>
                <w:del w:id="2710" w:author="Huang, Chengyu" w:date="2019-05-28T12:45:00Z"/>
                <w:rFonts w:cs="Segoe UI"/>
                <w:color w:val="000000"/>
                <w:sz w:val="12"/>
                <w:szCs w:val="12"/>
              </w:rPr>
              <w:pPrChange w:id="2711" w:author="Huang, Chengyu" w:date="2019-05-28T12:45:00Z">
                <w:pPr>
                  <w:autoSpaceDE w:val="0"/>
                  <w:autoSpaceDN w:val="0"/>
                  <w:adjustRightInd w:val="0"/>
                  <w:spacing w:line="240" w:lineRule="auto"/>
                </w:pPr>
              </w:pPrChange>
            </w:pPr>
            <w:del w:id="2712" w:author="Huang, Chengyu" w:date="2019-05-28T12:45:00Z">
              <w:r w:rsidRPr="007D5167" w:rsidDel="00F1263F">
                <w:rPr>
                  <w:rFonts w:cs="Segoe UI"/>
                  <w:color w:val="000000"/>
                  <w:sz w:val="12"/>
                  <w:szCs w:val="12"/>
                </w:rPr>
                <w:delText>Beverages and tobacco products</w:delText>
              </w:r>
            </w:del>
          </w:p>
        </w:tc>
        <w:tc>
          <w:tcPr>
            <w:tcW w:w="2126" w:type="dxa"/>
            <w:tcBorders>
              <w:top w:val="nil"/>
              <w:left w:val="single" w:sz="6" w:space="0" w:color="auto"/>
              <w:bottom w:val="nil"/>
              <w:right w:val="nil"/>
            </w:tcBorders>
          </w:tcPr>
          <w:p w14:paraId="59CD6B2E" w14:textId="4E95AE8B" w:rsidR="00C67657" w:rsidRPr="007D5167" w:rsidDel="00F1263F" w:rsidRDefault="00C67657" w:rsidP="00F1263F">
            <w:pPr>
              <w:pStyle w:val="AnnexAppendixTitle"/>
              <w:rPr>
                <w:del w:id="2713" w:author="Huang, Chengyu" w:date="2019-05-28T12:45:00Z"/>
                <w:rFonts w:cs="Segoe UI"/>
                <w:color w:val="000000"/>
                <w:sz w:val="12"/>
                <w:szCs w:val="12"/>
              </w:rPr>
              <w:pPrChange w:id="2714"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3895B514" w14:textId="7F618F2D" w:rsidR="00C67657" w:rsidRPr="007D5167" w:rsidDel="00F1263F" w:rsidRDefault="00C67657" w:rsidP="00F1263F">
            <w:pPr>
              <w:pStyle w:val="AnnexAppendixTitle"/>
              <w:rPr>
                <w:del w:id="2715" w:author="Huang, Chengyu" w:date="2019-05-28T12:45:00Z"/>
                <w:rFonts w:cs="Segoe UI"/>
                <w:color w:val="000000"/>
                <w:sz w:val="12"/>
                <w:szCs w:val="12"/>
              </w:rPr>
              <w:pPrChange w:id="2716" w:author="Huang, Chengyu" w:date="2019-05-28T12:45:00Z">
                <w:pPr>
                  <w:autoSpaceDE w:val="0"/>
                  <w:autoSpaceDN w:val="0"/>
                  <w:adjustRightInd w:val="0"/>
                  <w:spacing w:line="240" w:lineRule="auto"/>
                </w:pPr>
              </w:pPrChange>
            </w:pPr>
            <w:del w:id="2717" w:author="Huang, Chengyu" w:date="2019-05-28T12:45:00Z">
              <w:r w:rsidRPr="007D5167" w:rsidDel="00F1263F">
                <w:rPr>
                  <w:rFonts w:cs="Segoe UI"/>
                  <w:color w:val="000000"/>
                  <w:sz w:val="12"/>
                  <w:szCs w:val="12"/>
                </w:rPr>
                <w:delText>Trade</w:delText>
              </w:r>
            </w:del>
          </w:p>
        </w:tc>
      </w:tr>
      <w:tr w:rsidR="00C67657" w:rsidRPr="007D5167" w:rsidDel="00F1263F" w14:paraId="7026AB83" w14:textId="2591D4CE" w:rsidTr="00C67657">
        <w:trPr>
          <w:trHeight w:val="290"/>
          <w:del w:id="2718" w:author="Huang, Chengyu" w:date="2019-05-28T12:45:00Z"/>
        </w:trPr>
        <w:tc>
          <w:tcPr>
            <w:tcW w:w="2304" w:type="dxa"/>
            <w:tcBorders>
              <w:top w:val="nil"/>
              <w:left w:val="nil"/>
              <w:bottom w:val="nil"/>
              <w:right w:val="nil"/>
            </w:tcBorders>
          </w:tcPr>
          <w:p w14:paraId="482F3B40" w14:textId="1A8B9375" w:rsidR="00C67657" w:rsidRPr="007D5167" w:rsidDel="00F1263F" w:rsidRDefault="00C67657" w:rsidP="00F1263F">
            <w:pPr>
              <w:pStyle w:val="AnnexAppendixTitle"/>
              <w:rPr>
                <w:del w:id="2719" w:author="Huang, Chengyu" w:date="2019-05-28T12:45:00Z"/>
                <w:rFonts w:cs="Segoe UI"/>
                <w:color w:val="000000"/>
                <w:sz w:val="12"/>
                <w:szCs w:val="12"/>
              </w:rPr>
              <w:pPrChange w:id="2720" w:author="Huang, Chengyu" w:date="2019-05-28T12:45:00Z">
                <w:pPr>
                  <w:autoSpaceDE w:val="0"/>
                  <w:autoSpaceDN w:val="0"/>
                  <w:adjustRightInd w:val="0"/>
                  <w:spacing w:line="240" w:lineRule="auto"/>
                </w:pPr>
              </w:pPrChange>
            </w:pPr>
            <w:del w:id="2721" w:author="Huang, Chengyu" w:date="2019-05-28T12:45:00Z">
              <w:r w:rsidRPr="007D5167" w:rsidDel="00F1263F">
                <w:rPr>
                  <w:rFonts w:cs="Segoe UI"/>
                  <w:color w:val="000000"/>
                  <w:sz w:val="12"/>
                  <w:szCs w:val="12"/>
                </w:rPr>
                <w:delText>5.</w:delText>
              </w:r>
              <w:r w:rsidRPr="007D5167" w:rsidDel="00F1263F">
                <w:rPr>
                  <w:color w:val="000000"/>
                  <w:sz w:val="12"/>
                  <w:szCs w:val="12"/>
                </w:rPr>
                <w:delText xml:space="preserve">      </w:delText>
              </w:r>
              <w:r w:rsidRPr="007D5167" w:rsidDel="00F1263F">
                <w:rPr>
                  <w:rFonts w:cs="Segoe UI"/>
                  <w:color w:val="000000"/>
                  <w:sz w:val="12"/>
                  <w:szCs w:val="12"/>
                </w:rPr>
                <w:delText>Resources</w:delText>
              </w:r>
            </w:del>
          </w:p>
        </w:tc>
        <w:tc>
          <w:tcPr>
            <w:tcW w:w="2062" w:type="dxa"/>
            <w:tcBorders>
              <w:top w:val="nil"/>
              <w:left w:val="single" w:sz="6" w:space="0" w:color="auto"/>
              <w:bottom w:val="nil"/>
              <w:right w:val="nil"/>
            </w:tcBorders>
          </w:tcPr>
          <w:p w14:paraId="5700D706" w14:textId="061AFA2C" w:rsidR="00C67657" w:rsidRPr="007D5167" w:rsidDel="00F1263F" w:rsidRDefault="00C67657" w:rsidP="00F1263F">
            <w:pPr>
              <w:pStyle w:val="AnnexAppendixTitle"/>
              <w:rPr>
                <w:del w:id="2722" w:author="Huang, Chengyu" w:date="2019-05-28T12:45:00Z"/>
                <w:rFonts w:cs="Segoe UI"/>
                <w:color w:val="000000"/>
                <w:sz w:val="12"/>
                <w:szCs w:val="12"/>
              </w:rPr>
              <w:pPrChange w:id="2723" w:author="Huang, Chengyu" w:date="2019-05-28T12:45:00Z">
                <w:pPr>
                  <w:autoSpaceDE w:val="0"/>
                  <w:autoSpaceDN w:val="0"/>
                  <w:adjustRightInd w:val="0"/>
                  <w:spacing w:line="240" w:lineRule="auto"/>
                </w:pPr>
              </w:pPrChange>
            </w:pPr>
            <w:del w:id="2724" w:author="Huang, Chengyu" w:date="2019-05-28T12:45:00Z">
              <w:r w:rsidRPr="007D5167" w:rsidDel="00F1263F">
                <w:rPr>
                  <w:rFonts w:cs="Segoe UI"/>
                  <w:color w:val="000000"/>
                  <w:sz w:val="12"/>
                  <w:szCs w:val="12"/>
                </w:rPr>
                <w:delText>Forestry</w:delText>
              </w:r>
            </w:del>
          </w:p>
        </w:tc>
        <w:tc>
          <w:tcPr>
            <w:tcW w:w="2126" w:type="dxa"/>
            <w:tcBorders>
              <w:top w:val="nil"/>
              <w:left w:val="single" w:sz="6" w:space="0" w:color="auto"/>
              <w:bottom w:val="nil"/>
              <w:right w:val="nil"/>
            </w:tcBorders>
          </w:tcPr>
          <w:p w14:paraId="5645D3AD" w14:textId="53FC258D" w:rsidR="00C67657" w:rsidRPr="007D5167" w:rsidDel="00F1263F" w:rsidRDefault="00C67657" w:rsidP="00F1263F">
            <w:pPr>
              <w:pStyle w:val="AnnexAppendixTitle"/>
              <w:rPr>
                <w:del w:id="2725" w:author="Huang, Chengyu" w:date="2019-05-28T12:45:00Z"/>
                <w:rFonts w:cs="Segoe UI"/>
                <w:color w:val="000000"/>
                <w:sz w:val="12"/>
                <w:szCs w:val="12"/>
              </w:rPr>
              <w:pPrChange w:id="2726"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4FD66D29" w14:textId="374678B7" w:rsidR="00C67657" w:rsidRPr="007D5167" w:rsidDel="00F1263F" w:rsidRDefault="00C67657" w:rsidP="00F1263F">
            <w:pPr>
              <w:pStyle w:val="AnnexAppendixTitle"/>
              <w:rPr>
                <w:del w:id="2727" w:author="Huang, Chengyu" w:date="2019-05-28T12:45:00Z"/>
                <w:rFonts w:cs="Segoe UI"/>
                <w:color w:val="000000"/>
                <w:sz w:val="12"/>
                <w:szCs w:val="12"/>
              </w:rPr>
              <w:pPrChange w:id="2728" w:author="Huang, Chengyu" w:date="2019-05-28T12:45:00Z">
                <w:pPr>
                  <w:autoSpaceDE w:val="0"/>
                  <w:autoSpaceDN w:val="0"/>
                  <w:adjustRightInd w:val="0"/>
                  <w:spacing w:line="240" w:lineRule="auto"/>
                </w:pPr>
              </w:pPrChange>
            </w:pPr>
            <w:del w:id="2729" w:author="Huang, Chengyu" w:date="2019-05-28T12:45:00Z">
              <w:r w:rsidRPr="007D5167" w:rsidDel="00F1263F">
                <w:rPr>
                  <w:rFonts w:cs="Segoe UI"/>
                  <w:color w:val="000000"/>
                  <w:sz w:val="12"/>
                  <w:szCs w:val="12"/>
                </w:rPr>
                <w:delText>Transport nec</w:delText>
              </w:r>
            </w:del>
          </w:p>
        </w:tc>
      </w:tr>
      <w:tr w:rsidR="00C67657" w:rsidRPr="007D5167" w:rsidDel="00F1263F" w14:paraId="165FDD94" w14:textId="00BBEEE7" w:rsidTr="00C67657">
        <w:trPr>
          <w:trHeight w:val="290"/>
          <w:del w:id="2730" w:author="Huang, Chengyu" w:date="2019-05-28T12:45:00Z"/>
        </w:trPr>
        <w:tc>
          <w:tcPr>
            <w:tcW w:w="2304" w:type="dxa"/>
            <w:tcBorders>
              <w:top w:val="nil"/>
              <w:left w:val="nil"/>
              <w:bottom w:val="nil"/>
              <w:right w:val="nil"/>
            </w:tcBorders>
          </w:tcPr>
          <w:p w14:paraId="168EB6D4" w14:textId="669DB1E2" w:rsidR="00C67657" w:rsidRPr="007D5167" w:rsidDel="00F1263F" w:rsidRDefault="00C67657" w:rsidP="00F1263F">
            <w:pPr>
              <w:pStyle w:val="AnnexAppendixTitle"/>
              <w:rPr>
                <w:del w:id="2731" w:author="Huang, Chengyu" w:date="2019-05-28T12:45:00Z"/>
                <w:rFonts w:cs="Segoe UI"/>
                <w:color w:val="000000"/>
                <w:sz w:val="12"/>
                <w:szCs w:val="12"/>
              </w:rPr>
              <w:pPrChange w:id="2732"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7C08AEC4" w14:textId="7A70D972" w:rsidR="00C67657" w:rsidRPr="007D5167" w:rsidDel="00F1263F" w:rsidRDefault="00C67657" w:rsidP="00F1263F">
            <w:pPr>
              <w:pStyle w:val="AnnexAppendixTitle"/>
              <w:rPr>
                <w:del w:id="2733" w:author="Huang, Chengyu" w:date="2019-05-28T12:45:00Z"/>
                <w:rFonts w:cs="Segoe UI"/>
                <w:color w:val="000000"/>
                <w:sz w:val="12"/>
                <w:szCs w:val="12"/>
              </w:rPr>
              <w:pPrChange w:id="2734" w:author="Huang, Chengyu" w:date="2019-05-28T12:45:00Z">
                <w:pPr>
                  <w:autoSpaceDE w:val="0"/>
                  <w:autoSpaceDN w:val="0"/>
                  <w:adjustRightInd w:val="0"/>
                  <w:spacing w:line="240" w:lineRule="auto"/>
                </w:pPr>
              </w:pPrChange>
            </w:pPr>
            <w:del w:id="2735" w:author="Huang, Chengyu" w:date="2019-05-28T12:45:00Z">
              <w:r w:rsidRPr="007D5167" w:rsidDel="00F1263F">
                <w:rPr>
                  <w:rFonts w:cs="Segoe UI"/>
                  <w:color w:val="000000"/>
                  <w:sz w:val="12"/>
                  <w:szCs w:val="12"/>
                </w:rPr>
                <w:delText>Fishing</w:delText>
              </w:r>
            </w:del>
          </w:p>
        </w:tc>
        <w:tc>
          <w:tcPr>
            <w:tcW w:w="2126" w:type="dxa"/>
            <w:tcBorders>
              <w:top w:val="nil"/>
              <w:left w:val="single" w:sz="6" w:space="0" w:color="auto"/>
              <w:bottom w:val="nil"/>
              <w:right w:val="nil"/>
            </w:tcBorders>
          </w:tcPr>
          <w:p w14:paraId="7425878A" w14:textId="5652F5C8" w:rsidR="00C67657" w:rsidRPr="007D5167" w:rsidDel="00F1263F" w:rsidRDefault="00C67657" w:rsidP="00F1263F">
            <w:pPr>
              <w:pStyle w:val="AnnexAppendixTitle"/>
              <w:rPr>
                <w:del w:id="2736" w:author="Huang, Chengyu" w:date="2019-05-28T12:45:00Z"/>
                <w:rFonts w:cs="Segoe UI"/>
                <w:color w:val="000000"/>
                <w:sz w:val="12"/>
                <w:szCs w:val="12"/>
              </w:rPr>
              <w:pPrChange w:id="2737"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5ECDC087" w14:textId="25030AA4" w:rsidR="00C67657" w:rsidRPr="007D5167" w:rsidDel="00F1263F" w:rsidRDefault="00C67657" w:rsidP="00F1263F">
            <w:pPr>
              <w:pStyle w:val="AnnexAppendixTitle"/>
              <w:rPr>
                <w:del w:id="2738" w:author="Huang, Chengyu" w:date="2019-05-28T12:45:00Z"/>
                <w:rFonts w:cs="Segoe UI"/>
                <w:color w:val="000000"/>
                <w:sz w:val="12"/>
                <w:szCs w:val="12"/>
              </w:rPr>
              <w:pPrChange w:id="2739" w:author="Huang, Chengyu" w:date="2019-05-28T12:45:00Z">
                <w:pPr>
                  <w:autoSpaceDE w:val="0"/>
                  <w:autoSpaceDN w:val="0"/>
                  <w:adjustRightInd w:val="0"/>
                  <w:spacing w:line="240" w:lineRule="auto"/>
                </w:pPr>
              </w:pPrChange>
            </w:pPr>
            <w:del w:id="2740" w:author="Huang, Chengyu" w:date="2019-05-28T12:45:00Z">
              <w:r w:rsidRPr="007D5167" w:rsidDel="00F1263F">
                <w:rPr>
                  <w:rFonts w:cs="Segoe UI"/>
                  <w:color w:val="000000"/>
                  <w:sz w:val="12"/>
                  <w:szCs w:val="12"/>
                </w:rPr>
                <w:delText>Sea transport</w:delText>
              </w:r>
            </w:del>
          </w:p>
        </w:tc>
      </w:tr>
      <w:tr w:rsidR="00C67657" w:rsidRPr="007D5167" w:rsidDel="00F1263F" w14:paraId="44A2BD45" w14:textId="002D0504" w:rsidTr="00C67657">
        <w:trPr>
          <w:trHeight w:val="290"/>
          <w:del w:id="2741" w:author="Huang, Chengyu" w:date="2019-05-28T12:45:00Z"/>
        </w:trPr>
        <w:tc>
          <w:tcPr>
            <w:tcW w:w="2304" w:type="dxa"/>
            <w:tcBorders>
              <w:top w:val="nil"/>
              <w:left w:val="nil"/>
              <w:bottom w:val="nil"/>
              <w:right w:val="nil"/>
            </w:tcBorders>
          </w:tcPr>
          <w:p w14:paraId="76C424C5" w14:textId="44C8C5AC" w:rsidR="00C67657" w:rsidRPr="007D5167" w:rsidDel="00F1263F" w:rsidRDefault="00C67657" w:rsidP="00F1263F">
            <w:pPr>
              <w:pStyle w:val="AnnexAppendixTitle"/>
              <w:rPr>
                <w:del w:id="2742" w:author="Huang, Chengyu" w:date="2019-05-28T12:45:00Z"/>
                <w:rFonts w:cs="Segoe UI"/>
                <w:color w:val="000000"/>
                <w:sz w:val="12"/>
                <w:szCs w:val="12"/>
              </w:rPr>
              <w:pPrChange w:id="2743"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5DC387A2" w14:textId="67B63427" w:rsidR="00C67657" w:rsidRPr="007D5167" w:rsidDel="00F1263F" w:rsidRDefault="00C67657" w:rsidP="00F1263F">
            <w:pPr>
              <w:pStyle w:val="AnnexAppendixTitle"/>
              <w:rPr>
                <w:del w:id="2744" w:author="Huang, Chengyu" w:date="2019-05-28T12:45:00Z"/>
                <w:rFonts w:cs="Segoe UI"/>
                <w:color w:val="000000"/>
                <w:sz w:val="12"/>
                <w:szCs w:val="12"/>
              </w:rPr>
              <w:pPrChange w:id="2745" w:author="Huang, Chengyu" w:date="2019-05-28T12:45:00Z">
                <w:pPr>
                  <w:autoSpaceDE w:val="0"/>
                  <w:autoSpaceDN w:val="0"/>
                  <w:adjustRightInd w:val="0"/>
                  <w:spacing w:line="240" w:lineRule="auto"/>
                </w:pPr>
              </w:pPrChange>
            </w:pPr>
            <w:del w:id="2746" w:author="Huang, Chengyu" w:date="2019-05-28T12:45:00Z">
              <w:r w:rsidRPr="007D5167" w:rsidDel="00F1263F">
                <w:rPr>
                  <w:rFonts w:cs="Segoe UI"/>
                  <w:color w:val="000000"/>
                  <w:sz w:val="12"/>
                  <w:szCs w:val="12"/>
                </w:rPr>
                <w:delText>Coal</w:delText>
              </w:r>
            </w:del>
          </w:p>
        </w:tc>
        <w:tc>
          <w:tcPr>
            <w:tcW w:w="2126" w:type="dxa"/>
            <w:tcBorders>
              <w:top w:val="nil"/>
              <w:left w:val="single" w:sz="6" w:space="0" w:color="auto"/>
              <w:bottom w:val="nil"/>
              <w:right w:val="nil"/>
            </w:tcBorders>
          </w:tcPr>
          <w:p w14:paraId="31374B9C" w14:textId="53FBA01F" w:rsidR="00C67657" w:rsidRPr="007D5167" w:rsidDel="00F1263F" w:rsidRDefault="00C67657" w:rsidP="00F1263F">
            <w:pPr>
              <w:pStyle w:val="AnnexAppendixTitle"/>
              <w:rPr>
                <w:del w:id="2747" w:author="Huang, Chengyu" w:date="2019-05-28T12:45:00Z"/>
                <w:rFonts w:cs="Segoe UI"/>
                <w:color w:val="000000"/>
                <w:sz w:val="12"/>
                <w:szCs w:val="12"/>
              </w:rPr>
              <w:pPrChange w:id="2748"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315C7FE2" w14:textId="20BCA5B0" w:rsidR="00C67657" w:rsidRPr="007D5167" w:rsidDel="00F1263F" w:rsidRDefault="00C67657" w:rsidP="00F1263F">
            <w:pPr>
              <w:pStyle w:val="AnnexAppendixTitle"/>
              <w:rPr>
                <w:del w:id="2749" w:author="Huang, Chengyu" w:date="2019-05-28T12:45:00Z"/>
                <w:rFonts w:cs="Segoe UI"/>
                <w:color w:val="000000"/>
                <w:sz w:val="12"/>
                <w:szCs w:val="12"/>
              </w:rPr>
              <w:pPrChange w:id="2750" w:author="Huang, Chengyu" w:date="2019-05-28T12:45:00Z">
                <w:pPr>
                  <w:autoSpaceDE w:val="0"/>
                  <w:autoSpaceDN w:val="0"/>
                  <w:adjustRightInd w:val="0"/>
                  <w:spacing w:line="240" w:lineRule="auto"/>
                </w:pPr>
              </w:pPrChange>
            </w:pPr>
            <w:del w:id="2751" w:author="Huang, Chengyu" w:date="2019-05-28T12:45:00Z">
              <w:r w:rsidRPr="007D5167" w:rsidDel="00F1263F">
                <w:rPr>
                  <w:rFonts w:cs="Segoe UI"/>
                  <w:color w:val="000000"/>
                  <w:sz w:val="12"/>
                  <w:szCs w:val="12"/>
                </w:rPr>
                <w:delText>Air transport</w:delText>
              </w:r>
            </w:del>
          </w:p>
        </w:tc>
      </w:tr>
      <w:tr w:rsidR="00C67657" w:rsidRPr="007D5167" w:rsidDel="00F1263F" w14:paraId="0388232C" w14:textId="421D2E69" w:rsidTr="00C67657">
        <w:trPr>
          <w:trHeight w:val="290"/>
          <w:del w:id="2752" w:author="Huang, Chengyu" w:date="2019-05-28T12:45:00Z"/>
        </w:trPr>
        <w:tc>
          <w:tcPr>
            <w:tcW w:w="2304" w:type="dxa"/>
            <w:tcBorders>
              <w:top w:val="nil"/>
              <w:left w:val="nil"/>
              <w:bottom w:val="nil"/>
              <w:right w:val="nil"/>
            </w:tcBorders>
          </w:tcPr>
          <w:p w14:paraId="3243D470" w14:textId="5A262725" w:rsidR="00C67657" w:rsidRPr="007D5167" w:rsidDel="00F1263F" w:rsidRDefault="00C67657" w:rsidP="00F1263F">
            <w:pPr>
              <w:pStyle w:val="AnnexAppendixTitle"/>
              <w:rPr>
                <w:del w:id="2753" w:author="Huang, Chengyu" w:date="2019-05-28T12:45:00Z"/>
                <w:rFonts w:cs="Segoe UI"/>
                <w:color w:val="000000"/>
                <w:sz w:val="12"/>
                <w:szCs w:val="12"/>
              </w:rPr>
              <w:pPrChange w:id="2754"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6F399464" w14:textId="3841B1AE" w:rsidR="00C67657" w:rsidRPr="007D5167" w:rsidDel="00F1263F" w:rsidRDefault="00C67657" w:rsidP="00F1263F">
            <w:pPr>
              <w:pStyle w:val="AnnexAppendixTitle"/>
              <w:rPr>
                <w:del w:id="2755" w:author="Huang, Chengyu" w:date="2019-05-28T12:45:00Z"/>
                <w:rFonts w:cs="Segoe UI"/>
                <w:color w:val="000000"/>
                <w:sz w:val="12"/>
                <w:szCs w:val="12"/>
              </w:rPr>
              <w:pPrChange w:id="2756" w:author="Huang, Chengyu" w:date="2019-05-28T12:45:00Z">
                <w:pPr>
                  <w:autoSpaceDE w:val="0"/>
                  <w:autoSpaceDN w:val="0"/>
                  <w:adjustRightInd w:val="0"/>
                  <w:spacing w:line="240" w:lineRule="auto"/>
                </w:pPr>
              </w:pPrChange>
            </w:pPr>
            <w:del w:id="2757" w:author="Huang, Chengyu" w:date="2019-05-28T12:45:00Z">
              <w:r w:rsidRPr="007D5167" w:rsidDel="00F1263F">
                <w:rPr>
                  <w:rFonts w:cs="Segoe UI"/>
                  <w:color w:val="000000"/>
                  <w:sz w:val="12"/>
                  <w:szCs w:val="12"/>
                </w:rPr>
                <w:delText>Oil</w:delText>
              </w:r>
            </w:del>
          </w:p>
        </w:tc>
        <w:tc>
          <w:tcPr>
            <w:tcW w:w="2126" w:type="dxa"/>
            <w:tcBorders>
              <w:top w:val="nil"/>
              <w:left w:val="single" w:sz="6" w:space="0" w:color="auto"/>
              <w:bottom w:val="nil"/>
              <w:right w:val="nil"/>
            </w:tcBorders>
          </w:tcPr>
          <w:p w14:paraId="0EFEBA04" w14:textId="4B4A315C" w:rsidR="00C67657" w:rsidRPr="007D5167" w:rsidDel="00F1263F" w:rsidRDefault="00C67657" w:rsidP="00F1263F">
            <w:pPr>
              <w:pStyle w:val="AnnexAppendixTitle"/>
              <w:rPr>
                <w:del w:id="2758" w:author="Huang, Chengyu" w:date="2019-05-28T12:45:00Z"/>
                <w:rFonts w:cs="Segoe UI"/>
                <w:color w:val="000000"/>
                <w:sz w:val="12"/>
                <w:szCs w:val="12"/>
              </w:rPr>
              <w:pPrChange w:id="2759"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5D32DE54" w14:textId="58C2BEC3" w:rsidR="00C67657" w:rsidRPr="007D5167" w:rsidDel="00F1263F" w:rsidRDefault="00C67657" w:rsidP="00F1263F">
            <w:pPr>
              <w:pStyle w:val="AnnexAppendixTitle"/>
              <w:rPr>
                <w:del w:id="2760" w:author="Huang, Chengyu" w:date="2019-05-28T12:45:00Z"/>
                <w:rFonts w:cs="Segoe UI"/>
                <w:color w:val="000000"/>
                <w:sz w:val="12"/>
                <w:szCs w:val="12"/>
              </w:rPr>
              <w:pPrChange w:id="2761" w:author="Huang, Chengyu" w:date="2019-05-28T12:45:00Z">
                <w:pPr>
                  <w:autoSpaceDE w:val="0"/>
                  <w:autoSpaceDN w:val="0"/>
                  <w:adjustRightInd w:val="0"/>
                  <w:spacing w:line="240" w:lineRule="auto"/>
                </w:pPr>
              </w:pPrChange>
            </w:pPr>
            <w:del w:id="2762" w:author="Huang, Chengyu" w:date="2019-05-28T12:45:00Z">
              <w:r w:rsidRPr="007D5167" w:rsidDel="00F1263F">
                <w:rPr>
                  <w:rFonts w:cs="Segoe UI"/>
                  <w:color w:val="000000"/>
                  <w:sz w:val="12"/>
                  <w:szCs w:val="12"/>
                </w:rPr>
                <w:delText>Communication</w:delText>
              </w:r>
            </w:del>
          </w:p>
        </w:tc>
      </w:tr>
      <w:tr w:rsidR="00C67657" w:rsidRPr="007D5167" w:rsidDel="00F1263F" w14:paraId="3BEC2C41" w14:textId="1DEB8581" w:rsidTr="00C67657">
        <w:trPr>
          <w:trHeight w:val="290"/>
          <w:del w:id="2763" w:author="Huang, Chengyu" w:date="2019-05-28T12:45:00Z"/>
        </w:trPr>
        <w:tc>
          <w:tcPr>
            <w:tcW w:w="2304" w:type="dxa"/>
            <w:tcBorders>
              <w:top w:val="nil"/>
              <w:left w:val="nil"/>
              <w:bottom w:val="nil"/>
              <w:right w:val="nil"/>
            </w:tcBorders>
          </w:tcPr>
          <w:p w14:paraId="18B9FC9E" w14:textId="748A3760" w:rsidR="00C67657" w:rsidRPr="007D5167" w:rsidDel="00F1263F" w:rsidRDefault="00C67657" w:rsidP="00F1263F">
            <w:pPr>
              <w:pStyle w:val="AnnexAppendixTitle"/>
              <w:rPr>
                <w:del w:id="2764" w:author="Huang, Chengyu" w:date="2019-05-28T12:45:00Z"/>
                <w:rFonts w:cs="Segoe UI"/>
                <w:color w:val="000000"/>
                <w:sz w:val="12"/>
                <w:szCs w:val="12"/>
              </w:rPr>
              <w:pPrChange w:id="2765" w:author="Huang, Chengyu" w:date="2019-05-28T12:45:00Z">
                <w:pPr>
                  <w:autoSpaceDE w:val="0"/>
                  <w:autoSpaceDN w:val="0"/>
                  <w:adjustRightInd w:val="0"/>
                  <w:spacing w:line="240" w:lineRule="auto"/>
                </w:pPr>
              </w:pPrChange>
            </w:pPr>
          </w:p>
        </w:tc>
        <w:tc>
          <w:tcPr>
            <w:tcW w:w="2062" w:type="dxa"/>
            <w:tcBorders>
              <w:top w:val="nil"/>
              <w:left w:val="single" w:sz="6" w:space="0" w:color="auto"/>
              <w:bottom w:val="nil"/>
              <w:right w:val="nil"/>
            </w:tcBorders>
          </w:tcPr>
          <w:p w14:paraId="321D04A1" w14:textId="17E381E1" w:rsidR="00C67657" w:rsidRPr="007D5167" w:rsidDel="00F1263F" w:rsidRDefault="00C67657" w:rsidP="00F1263F">
            <w:pPr>
              <w:pStyle w:val="AnnexAppendixTitle"/>
              <w:rPr>
                <w:del w:id="2766" w:author="Huang, Chengyu" w:date="2019-05-28T12:45:00Z"/>
                <w:rFonts w:cs="Segoe UI"/>
                <w:color w:val="000000"/>
                <w:sz w:val="12"/>
                <w:szCs w:val="12"/>
              </w:rPr>
              <w:pPrChange w:id="2767" w:author="Huang, Chengyu" w:date="2019-05-28T12:45:00Z">
                <w:pPr>
                  <w:autoSpaceDE w:val="0"/>
                  <w:autoSpaceDN w:val="0"/>
                  <w:adjustRightInd w:val="0"/>
                  <w:spacing w:line="240" w:lineRule="auto"/>
                </w:pPr>
              </w:pPrChange>
            </w:pPr>
            <w:del w:id="2768" w:author="Huang, Chengyu" w:date="2019-05-28T12:45:00Z">
              <w:r w:rsidRPr="007D5167" w:rsidDel="00F1263F">
                <w:rPr>
                  <w:rFonts w:cs="Segoe UI"/>
                  <w:color w:val="000000"/>
                  <w:sz w:val="12"/>
                  <w:szCs w:val="12"/>
                </w:rPr>
                <w:delText>Gas</w:delText>
              </w:r>
            </w:del>
          </w:p>
        </w:tc>
        <w:tc>
          <w:tcPr>
            <w:tcW w:w="2126" w:type="dxa"/>
            <w:tcBorders>
              <w:top w:val="nil"/>
              <w:left w:val="single" w:sz="6" w:space="0" w:color="auto"/>
              <w:bottom w:val="nil"/>
              <w:right w:val="nil"/>
            </w:tcBorders>
          </w:tcPr>
          <w:p w14:paraId="1E47560E" w14:textId="0DFA4FB6" w:rsidR="00C67657" w:rsidRPr="007D5167" w:rsidDel="00F1263F" w:rsidRDefault="00C67657" w:rsidP="00F1263F">
            <w:pPr>
              <w:pStyle w:val="AnnexAppendixTitle"/>
              <w:rPr>
                <w:del w:id="2769" w:author="Huang, Chengyu" w:date="2019-05-28T12:45:00Z"/>
                <w:rFonts w:cs="Segoe UI"/>
                <w:color w:val="000000"/>
                <w:sz w:val="12"/>
                <w:szCs w:val="12"/>
              </w:rPr>
              <w:pPrChange w:id="2770"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31BD0817" w14:textId="079FF0F4" w:rsidR="00C67657" w:rsidRPr="007D5167" w:rsidDel="00F1263F" w:rsidRDefault="00C67657" w:rsidP="00F1263F">
            <w:pPr>
              <w:pStyle w:val="AnnexAppendixTitle"/>
              <w:rPr>
                <w:del w:id="2771" w:author="Huang, Chengyu" w:date="2019-05-28T12:45:00Z"/>
                <w:rFonts w:cs="Segoe UI"/>
                <w:color w:val="000000"/>
                <w:sz w:val="12"/>
                <w:szCs w:val="12"/>
              </w:rPr>
              <w:pPrChange w:id="2772" w:author="Huang, Chengyu" w:date="2019-05-28T12:45:00Z">
                <w:pPr>
                  <w:autoSpaceDE w:val="0"/>
                  <w:autoSpaceDN w:val="0"/>
                  <w:adjustRightInd w:val="0"/>
                  <w:spacing w:line="240" w:lineRule="auto"/>
                </w:pPr>
              </w:pPrChange>
            </w:pPr>
            <w:del w:id="2773" w:author="Huang, Chengyu" w:date="2019-05-28T12:45:00Z">
              <w:r w:rsidRPr="007D5167" w:rsidDel="00F1263F">
                <w:rPr>
                  <w:rFonts w:cs="Segoe UI"/>
                  <w:color w:val="000000"/>
                  <w:sz w:val="12"/>
                  <w:szCs w:val="12"/>
                </w:rPr>
                <w:delText>Business services nec</w:delText>
              </w:r>
            </w:del>
          </w:p>
        </w:tc>
      </w:tr>
      <w:tr w:rsidR="00C67657" w:rsidRPr="007D5167" w:rsidDel="00F1263F" w14:paraId="6D47B519" w14:textId="60EB8365" w:rsidTr="00C67657">
        <w:trPr>
          <w:trHeight w:val="290"/>
          <w:del w:id="2774" w:author="Huang, Chengyu" w:date="2019-05-28T12:45:00Z"/>
        </w:trPr>
        <w:tc>
          <w:tcPr>
            <w:tcW w:w="2304" w:type="dxa"/>
            <w:tcBorders>
              <w:top w:val="nil"/>
              <w:left w:val="nil"/>
              <w:bottom w:val="single" w:sz="6" w:space="0" w:color="auto"/>
              <w:right w:val="single" w:sz="6" w:space="0" w:color="auto"/>
            </w:tcBorders>
          </w:tcPr>
          <w:p w14:paraId="6E6A818B" w14:textId="6F6D5690" w:rsidR="00C67657" w:rsidRPr="007D5167" w:rsidDel="00F1263F" w:rsidRDefault="00C67657" w:rsidP="00F1263F">
            <w:pPr>
              <w:pStyle w:val="AnnexAppendixTitle"/>
              <w:rPr>
                <w:del w:id="2775" w:author="Huang, Chengyu" w:date="2019-05-28T12:45:00Z"/>
                <w:rFonts w:cs="Segoe UI"/>
                <w:color w:val="000000"/>
                <w:sz w:val="12"/>
                <w:szCs w:val="12"/>
              </w:rPr>
              <w:pPrChange w:id="2776" w:author="Huang, Chengyu" w:date="2019-05-28T12:45:00Z">
                <w:pPr>
                  <w:autoSpaceDE w:val="0"/>
                  <w:autoSpaceDN w:val="0"/>
                  <w:adjustRightInd w:val="0"/>
                  <w:spacing w:line="240" w:lineRule="auto"/>
                </w:pPr>
              </w:pPrChange>
            </w:pPr>
          </w:p>
        </w:tc>
        <w:tc>
          <w:tcPr>
            <w:tcW w:w="2062" w:type="dxa"/>
            <w:tcBorders>
              <w:top w:val="nil"/>
              <w:left w:val="single" w:sz="6" w:space="0" w:color="auto"/>
              <w:bottom w:val="single" w:sz="6" w:space="0" w:color="auto"/>
              <w:right w:val="single" w:sz="6" w:space="0" w:color="auto"/>
            </w:tcBorders>
          </w:tcPr>
          <w:p w14:paraId="06F899BA" w14:textId="78609F4D" w:rsidR="00C67657" w:rsidRPr="007D5167" w:rsidDel="00F1263F" w:rsidRDefault="00C67657" w:rsidP="00F1263F">
            <w:pPr>
              <w:pStyle w:val="AnnexAppendixTitle"/>
              <w:rPr>
                <w:del w:id="2777" w:author="Huang, Chengyu" w:date="2019-05-28T12:45:00Z"/>
                <w:rFonts w:cs="Segoe UI"/>
                <w:color w:val="000000"/>
                <w:sz w:val="12"/>
                <w:szCs w:val="12"/>
              </w:rPr>
              <w:pPrChange w:id="2778" w:author="Huang, Chengyu" w:date="2019-05-28T12:45:00Z">
                <w:pPr>
                  <w:autoSpaceDE w:val="0"/>
                  <w:autoSpaceDN w:val="0"/>
                  <w:adjustRightInd w:val="0"/>
                  <w:spacing w:line="240" w:lineRule="auto"/>
                </w:pPr>
              </w:pPrChange>
            </w:pPr>
            <w:del w:id="2779" w:author="Huang, Chengyu" w:date="2019-05-28T12:45:00Z">
              <w:r w:rsidRPr="007D5167" w:rsidDel="00F1263F">
                <w:rPr>
                  <w:rFonts w:cs="Segoe UI"/>
                  <w:color w:val="000000"/>
                  <w:sz w:val="12"/>
                  <w:szCs w:val="12"/>
                </w:rPr>
                <w:delText>Minerals nec</w:delText>
              </w:r>
            </w:del>
          </w:p>
        </w:tc>
        <w:tc>
          <w:tcPr>
            <w:tcW w:w="2126" w:type="dxa"/>
            <w:tcBorders>
              <w:top w:val="nil"/>
              <w:left w:val="single" w:sz="6" w:space="0" w:color="auto"/>
              <w:bottom w:val="nil"/>
              <w:right w:val="nil"/>
            </w:tcBorders>
          </w:tcPr>
          <w:p w14:paraId="0A2E1B29" w14:textId="2DCC3AAB" w:rsidR="00C67657" w:rsidRPr="007D5167" w:rsidDel="00F1263F" w:rsidRDefault="00C67657" w:rsidP="00F1263F">
            <w:pPr>
              <w:pStyle w:val="AnnexAppendixTitle"/>
              <w:rPr>
                <w:del w:id="2780" w:author="Huang, Chengyu" w:date="2019-05-28T12:45:00Z"/>
                <w:rFonts w:cs="Segoe UI"/>
                <w:color w:val="000000"/>
                <w:sz w:val="12"/>
                <w:szCs w:val="12"/>
              </w:rPr>
              <w:pPrChange w:id="2781"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25D4BC47" w14:textId="2FDA3337" w:rsidR="00C67657" w:rsidRPr="007D5167" w:rsidDel="00F1263F" w:rsidRDefault="00C67657" w:rsidP="00F1263F">
            <w:pPr>
              <w:pStyle w:val="AnnexAppendixTitle"/>
              <w:rPr>
                <w:del w:id="2782" w:author="Huang, Chengyu" w:date="2019-05-28T12:45:00Z"/>
                <w:rFonts w:cs="Segoe UI"/>
                <w:color w:val="000000"/>
                <w:sz w:val="12"/>
                <w:szCs w:val="12"/>
              </w:rPr>
              <w:pPrChange w:id="2783" w:author="Huang, Chengyu" w:date="2019-05-28T12:45:00Z">
                <w:pPr>
                  <w:autoSpaceDE w:val="0"/>
                  <w:autoSpaceDN w:val="0"/>
                  <w:adjustRightInd w:val="0"/>
                  <w:spacing w:line="240" w:lineRule="auto"/>
                </w:pPr>
              </w:pPrChange>
            </w:pPr>
            <w:del w:id="2784" w:author="Huang, Chengyu" w:date="2019-05-28T12:45:00Z">
              <w:r w:rsidRPr="007D5167" w:rsidDel="00F1263F">
                <w:rPr>
                  <w:rFonts w:cs="Segoe UI"/>
                  <w:color w:val="000000"/>
                  <w:sz w:val="12"/>
                  <w:szCs w:val="12"/>
                </w:rPr>
                <w:delText>Recreation and other services</w:delText>
              </w:r>
            </w:del>
          </w:p>
        </w:tc>
      </w:tr>
      <w:tr w:rsidR="00C67657" w:rsidRPr="007D5167" w:rsidDel="00F1263F" w14:paraId="5FD36581" w14:textId="00DC5882" w:rsidTr="00C67657">
        <w:trPr>
          <w:trHeight w:val="290"/>
          <w:del w:id="2785" w:author="Huang, Chengyu" w:date="2019-05-28T12:45:00Z"/>
        </w:trPr>
        <w:tc>
          <w:tcPr>
            <w:tcW w:w="2304" w:type="dxa"/>
            <w:tcBorders>
              <w:top w:val="single" w:sz="6" w:space="0" w:color="auto"/>
              <w:left w:val="nil"/>
              <w:bottom w:val="single" w:sz="6" w:space="0" w:color="auto"/>
              <w:right w:val="single" w:sz="6" w:space="0" w:color="auto"/>
            </w:tcBorders>
          </w:tcPr>
          <w:p w14:paraId="72FB80F5" w14:textId="06E38D18" w:rsidR="00C67657" w:rsidRPr="007D5167" w:rsidDel="00F1263F" w:rsidRDefault="00C67657" w:rsidP="00F1263F">
            <w:pPr>
              <w:pStyle w:val="AnnexAppendixTitle"/>
              <w:rPr>
                <w:del w:id="2786" w:author="Huang, Chengyu" w:date="2019-05-28T12:45:00Z"/>
                <w:rFonts w:cs="Segoe UI"/>
                <w:color w:val="000000"/>
                <w:sz w:val="12"/>
                <w:szCs w:val="12"/>
              </w:rPr>
              <w:pPrChange w:id="2787" w:author="Huang, Chengyu" w:date="2019-05-28T12:45:00Z">
                <w:pPr>
                  <w:autoSpaceDE w:val="0"/>
                  <w:autoSpaceDN w:val="0"/>
                  <w:adjustRightInd w:val="0"/>
                  <w:spacing w:line="240" w:lineRule="auto"/>
                </w:pPr>
              </w:pPrChange>
            </w:pPr>
            <w:del w:id="2788" w:author="Huang, Chengyu" w:date="2019-05-28T12:45:00Z">
              <w:r w:rsidRPr="007D5167" w:rsidDel="00F1263F">
                <w:rPr>
                  <w:rFonts w:cs="Segoe UI"/>
                  <w:color w:val="000000"/>
                  <w:sz w:val="12"/>
                  <w:szCs w:val="12"/>
                </w:rPr>
                <w:delText>6.</w:delText>
              </w:r>
              <w:r w:rsidRPr="007D5167" w:rsidDel="00F1263F">
                <w:rPr>
                  <w:color w:val="000000"/>
                  <w:sz w:val="12"/>
                  <w:szCs w:val="12"/>
                </w:rPr>
                <w:delText xml:space="preserve">      </w:delText>
              </w:r>
              <w:r w:rsidRPr="007D5167" w:rsidDel="00F1263F">
                <w:rPr>
                  <w:rFonts w:cs="Segoe UI"/>
                  <w:color w:val="000000"/>
                  <w:sz w:val="12"/>
                  <w:szCs w:val="12"/>
                </w:rPr>
                <w:delText>Textiles</w:delText>
              </w:r>
            </w:del>
          </w:p>
        </w:tc>
        <w:tc>
          <w:tcPr>
            <w:tcW w:w="2062" w:type="dxa"/>
            <w:tcBorders>
              <w:top w:val="single" w:sz="6" w:space="0" w:color="auto"/>
              <w:left w:val="single" w:sz="6" w:space="0" w:color="auto"/>
              <w:bottom w:val="single" w:sz="6" w:space="0" w:color="auto"/>
              <w:right w:val="single" w:sz="6" w:space="0" w:color="auto"/>
            </w:tcBorders>
          </w:tcPr>
          <w:p w14:paraId="358F2107" w14:textId="774F7238" w:rsidR="00C67657" w:rsidRPr="007D5167" w:rsidDel="00F1263F" w:rsidRDefault="00C67657" w:rsidP="00F1263F">
            <w:pPr>
              <w:pStyle w:val="AnnexAppendixTitle"/>
              <w:rPr>
                <w:del w:id="2789" w:author="Huang, Chengyu" w:date="2019-05-28T12:45:00Z"/>
                <w:rFonts w:cs="Segoe UI"/>
                <w:color w:val="000000"/>
                <w:sz w:val="12"/>
                <w:szCs w:val="12"/>
              </w:rPr>
              <w:pPrChange w:id="2790" w:author="Huang, Chengyu" w:date="2019-05-28T12:45:00Z">
                <w:pPr>
                  <w:autoSpaceDE w:val="0"/>
                  <w:autoSpaceDN w:val="0"/>
                  <w:adjustRightInd w:val="0"/>
                  <w:spacing w:line="240" w:lineRule="auto"/>
                </w:pPr>
              </w:pPrChange>
            </w:pPr>
            <w:del w:id="2791" w:author="Huang, Chengyu" w:date="2019-05-28T12:45:00Z">
              <w:r w:rsidRPr="007D5167" w:rsidDel="00F1263F">
                <w:rPr>
                  <w:rFonts w:cs="Segoe UI"/>
                  <w:color w:val="000000"/>
                  <w:sz w:val="12"/>
                  <w:szCs w:val="12"/>
                </w:rPr>
                <w:delText>Textiles</w:delText>
              </w:r>
            </w:del>
          </w:p>
        </w:tc>
        <w:tc>
          <w:tcPr>
            <w:tcW w:w="2126" w:type="dxa"/>
            <w:tcBorders>
              <w:top w:val="nil"/>
              <w:left w:val="single" w:sz="6" w:space="0" w:color="auto"/>
              <w:bottom w:val="nil"/>
              <w:right w:val="nil"/>
            </w:tcBorders>
          </w:tcPr>
          <w:p w14:paraId="4EF2E448" w14:textId="3DDDC8C7" w:rsidR="00C67657" w:rsidRPr="007D5167" w:rsidDel="00F1263F" w:rsidRDefault="00C67657" w:rsidP="00F1263F">
            <w:pPr>
              <w:pStyle w:val="AnnexAppendixTitle"/>
              <w:rPr>
                <w:del w:id="2792" w:author="Huang, Chengyu" w:date="2019-05-28T12:45:00Z"/>
                <w:rFonts w:cs="Segoe UI"/>
                <w:color w:val="000000"/>
                <w:sz w:val="12"/>
                <w:szCs w:val="12"/>
              </w:rPr>
              <w:pPrChange w:id="2793"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572C76B8" w14:textId="55C4FAF4" w:rsidR="00C67657" w:rsidRPr="007D5167" w:rsidDel="00F1263F" w:rsidRDefault="00C67657" w:rsidP="00F1263F">
            <w:pPr>
              <w:pStyle w:val="AnnexAppendixTitle"/>
              <w:rPr>
                <w:del w:id="2794" w:author="Huang, Chengyu" w:date="2019-05-28T12:45:00Z"/>
                <w:rFonts w:cs="Segoe UI"/>
                <w:color w:val="000000"/>
                <w:sz w:val="12"/>
                <w:szCs w:val="12"/>
              </w:rPr>
              <w:pPrChange w:id="2795" w:author="Huang, Chengyu" w:date="2019-05-28T12:45:00Z">
                <w:pPr>
                  <w:autoSpaceDE w:val="0"/>
                  <w:autoSpaceDN w:val="0"/>
                  <w:adjustRightInd w:val="0"/>
                  <w:spacing w:line="240" w:lineRule="auto"/>
                </w:pPr>
              </w:pPrChange>
            </w:pPr>
            <w:del w:id="2796" w:author="Huang, Chengyu" w:date="2019-05-28T12:45:00Z">
              <w:r w:rsidRPr="007D5167" w:rsidDel="00F1263F">
                <w:rPr>
                  <w:rFonts w:cs="Segoe UI"/>
                  <w:color w:val="000000"/>
                  <w:sz w:val="12"/>
                  <w:szCs w:val="12"/>
                </w:rPr>
                <w:delText>PubAdmin/Defence/Health/Ed</w:delText>
              </w:r>
            </w:del>
          </w:p>
        </w:tc>
      </w:tr>
      <w:tr w:rsidR="00C67657" w:rsidRPr="007D5167" w:rsidDel="00F1263F" w14:paraId="2FC9ED44" w14:textId="53DB7E76" w:rsidTr="00C67657">
        <w:trPr>
          <w:trHeight w:val="290"/>
          <w:del w:id="2797" w:author="Huang, Chengyu" w:date="2019-05-28T12:45:00Z"/>
        </w:trPr>
        <w:tc>
          <w:tcPr>
            <w:tcW w:w="2304" w:type="dxa"/>
            <w:tcBorders>
              <w:top w:val="single" w:sz="6" w:space="0" w:color="auto"/>
              <w:left w:val="nil"/>
              <w:bottom w:val="single" w:sz="6" w:space="0" w:color="auto"/>
              <w:right w:val="single" w:sz="6" w:space="0" w:color="auto"/>
            </w:tcBorders>
          </w:tcPr>
          <w:p w14:paraId="4BE9FEF2" w14:textId="6EA6FB54" w:rsidR="00C67657" w:rsidRPr="007D5167" w:rsidDel="00F1263F" w:rsidRDefault="00C67657" w:rsidP="00F1263F">
            <w:pPr>
              <w:pStyle w:val="AnnexAppendixTitle"/>
              <w:rPr>
                <w:del w:id="2798" w:author="Huang, Chengyu" w:date="2019-05-28T12:45:00Z"/>
                <w:rFonts w:cs="Segoe UI"/>
                <w:color w:val="000000"/>
                <w:sz w:val="12"/>
                <w:szCs w:val="12"/>
              </w:rPr>
              <w:pPrChange w:id="2799" w:author="Huang, Chengyu" w:date="2019-05-28T12:45:00Z">
                <w:pPr>
                  <w:autoSpaceDE w:val="0"/>
                  <w:autoSpaceDN w:val="0"/>
                  <w:adjustRightInd w:val="0"/>
                  <w:spacing w:line="240" w:lineRule="auto"/>
                </w:pPr>
              </w:pPrChange>
            </w:pPr>
            <w:del w:id="2800" w:author="Huang, Chengyu" w:date="2019-05-28T12:45:00Z">
              <w:r w:rsidRPr="007D5167" w:rsidDel="00F1263F">
                <w:rPr>
                  <w:rFonts w:cs="Segoe UI"/>
                  <w:color w:val="000000"/>
                  <w:sz w:val="12"/>
                  <w:szCs w:val="12"/>
                </w:rPr>
                <w:delText>7.</w:delText>
              </w:r>
              <w:r w:rsidRPr="007D5167" w:rsidDel="00F1263F">
                <w:rPr>
                  <w:color w:val="000000"/>
                  <w:sz w:val="12"/>
                  <w:szCs w:val="12"/>
                </w:rPr>
                <w:delText xml:space="preserve">      </w:delText>
              </w:r>
              <w:r w:rsidRPr="007D5167" w:rsidDel="00F1263F">
                <w:rPr>
                  <w:rFonts w:cs="Segoe UI"/>
                  <w:color w:val="000000"/>
                  <w:sz w:val="12"/>
                  <w:szCs w:val="12"/>
                </w:rPr>
                <w:delText>Wearing apparel</w:delText>
              </w:r>
            </w:del>
          </w:p>
        </w:tc>
        <w:tc>
          <w:tcPr>
            <w:tcW w:w="2062" w:type="dxa"/>
            <w:tcBorders>
              <w:top w:val="single" w:sz="6" w:space="0" w:color="auto"/>
              <w:left w:val="single" w:sz="6" w:space="0" w:color="auto"/>
              <w:bottom w:val="single" w:sz="6" w:space="0" w:color="auto"/>
              <w:right w:val="single" w:sz="6" w:space="0" w:color="auto"/>
            </w:tcBorders>
          </w:tcPr>
          <w:p w14:paraId="6AE67822" w14:textId="2933E2DB" w:rsidR="00C67657" w:rsidRPr="007D5167" w:rsidDel="00F1263F" w:rsidRDefault="00C67657" w:rsidP="00F1263F">
            <w:pPr>
              <w:pStyle w:val="AnnexAppendixTitle"/>
              <w:rPr>
                <w:del w:id="2801" w:author="Huang, Chengyu" w:date="2019-05-28T12:45:00Z"/>
                <w:rFonts w:cs="Segoe UI"/>
                <w:color w:val="000000"/>
                <w:sz w:val="12"/>
                <w:szCs w:val="12"/>
              </w:rPr>
              <w:pPrChange w:id="2802" w:author="Huang, Chengyu" w:date="2019-05-28T12:45:00Z">
                <w:pPr>
                  <w:autoSpaceDE w:val="0"/>
                  <w:autoSpaceDN w:val="0"/>
                  <w:adjustRightInd w:val="0"/>
                  <w:spacing w:line="240" w:lineRule="auto"/>
                </w:pPr>
              </w:pPrChange>
            </w:pPr>
            <w:del w:id="2803" w:author="Huang, Chengyu" w:date="2019-05-28T12:45:00Z">
              <w:r w:rsidRPr="007D5167" w:rsidDel="00F1263F">
                <w:rPr>
                  <w:rFonts w:cs="Segoe UI"/>
                  <w:color w:val="000000"/>
                  <w:sz w:val="12"/>
                  <w:szCs w:val="12"/>
                </w:rPr>
                <w:delText>Wearing apparel</w:delText>
              </w:r>
            </w:del>
          </w:p>
        </w:tc>
        <w:tc>
          <w:tcPr>
            <w:tcW w:w="2126" w:type="dxa"/>
            <w:tcBorders>
              <w:top w:val="nil"/>
              <w:left w:val="single" w:sz="6" w:space="0" w:color="auto"/>
              <w:bottom w:val="nil"/>
              <w:right w:val="nil"/>
            </w:tcBorders>
          </w:tcPr>
          <w:p w14:paraId="269B919C" w14:textId="4692BC7B" w:rsidR="00C67657" w:rsidRPr="007D5167" w:rsidDel="00F1263F" w:rsidRDefault="00C67657" w:rsidP="00F1263F">
            <w:pPr>
              <w:pStyle w:val="AnnexAppendixTitle"/>
              <w:rPr>
                <w:del w:id="2804" w:author="Huang, Chengyu" w:date="2019-05-28T12:45:00Z"/>
                <w:rFonts w:cs="Segoe UI"/>
                <w:color w:val="000000"/>
                <w:sz w:val="12"/>
                <w:szCs w:val="12"/>
              </w:rPr>
              <w:pPrChange w:id="2805"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392DDED2" w14:textId="1D2C9EF9" w:rsidR="00C67657" w:rsidRPr="007D5167" w:rsidDel="00F1263F" w:rsidRDefault="00C67657" w:rsidP="00F1263F">
            <w:pPr>
              <w:pStyle w:val="AnnexAppendixTitle"/>
              <w:rPr>
                <w:del w:id="2806" w:author="Huang, Chengyu" w:date="2019-05-28T12:45:00Z"/>
                <w:rFonts w:cs="Segoe UI"/>
                <w:color w:val="000000"/>
                <w:sz w:val="12"/>
                <w:szCs w:val="12"/>
              </w:rPr>
              <w:pPrChange w:id="2807" w:author="Huang, Chengyu" w:date="2019-05-28T12:45:00Z">
                <w:pPr>
                  <w:autoSpaceDE w:val="0"/>
                  <w:autoSpaceDN w:val="0"/>
                  <w:adjustRightInd w:val="0"/>
                  <w:spacing w:line="240" w:lineRule="auto"/>
                </w:pPr>
              </w:pPrChange>
            </w:pPr>
            <w:del w:id="2808" w:author="Huang, Chengyu" w:date="2019-05-28T12:45:00Z">
              <w:r w:rsidRPr="007D5167" w:rsidDel="00F1263F">
                <w:rPr>
                  <w:rFonts w:cs="Segoe UI"/>
                  <w:color w:val="000000"/>
                  <w:sz w:val="12"/>
                  <w:szCs w:val="12"/>
                </w:rPr>
                <w:delText>Dwellings</w:delText>
              </w:r>
            </w:del>
          </w:p>
        </w:tc>
      </w:tr>
      <w:tr w:rsidR="00C67657" w:rsidRPr="007D5167" w:rsidDel="00F1263F" w14:paraId="7311021E" w14:textId="068DA829" w:rsidTr="00C67657">
        <w:trPr>
          <w:trHeight w:val="290"/>
          <w:del w:id="2809" w:author="Huang, Chengyu" w:date="2019-05-28T12:45:00Z"/>
        </w:trPr>
        <w:tc>
          <w:tcPr>
            <w:tcW w:w="2304" w:type="dxa"/>
            <w:tcBorders>
              <w:top w:val="single" w:sz="6" w:space="0" w:color="auto"/>
              <w:left w:val="nil"/>
              <w:bottom w:val="single" w:sz="6" w:space="0" w:color="auto"/>
              <w:right w:val="single" w:sz="6" w:space="0" w:color="auto"/>
            </w:tcBorders>
          </w:tcPr>
          <w:p w14:paraId="70A00E69" w14:textId="139B76ED" w:rsidR="00C67657" w:rsidRPr="007D5167" w:rsidDel="00F1263F" w:rsidRDefault="00C67657" w:rsidP="00F1263F">
            <w:pPr>
              <w:pStyle w:val="AnnexAppendixTitle"/>
              <w:rPr>
                <w:del w:id="2810" w:author="Huang, Chengyu" w:date="2019-05-28T12:45:00Z"/>
                <w:rFonts w:cs="Segoe UI"/>
                <w:color w:val="000000"/>
                <w:sz w:val="12"/>
                <w:szCs w:val="12"/>
              </w:rPr>
              <w:pPrChange w:id="2811" w:author="Huang, Chengyu" w:date="2019-05-28T12:45:00Z">
                <w:pPr>
                  <w:autoSpaceDE w:val="0"/>
                  <w:autoSpaceDN w:val="0"/>
                  <w:adjustRightInd w:val="0"/>
                  <w:spacing w:line="240" w:lineRule="auto"/>
                </w:pPr>
              </w:pPrChange>
            </w:pPr>
            <w:del w:id="2812" w:author="Huang, Chengyu" w:date="2019-05-28T12:45:00Z">
              <w:r w:rsidRPr="007D5167" w:rsidDel="00F1263F">
                <w:rPr>
                  <w:rFonts w:cs="Segoe UI"/>
                  <w:color w:val="000000"/>
                  <w:sz w:val="12"/>
                  <w:szCs w:val="12"/>
                </w:rPr>
                <w:delText>8.</w:delText>
              </w:r>
              <w:r w:rsidRPr="007D5167" w:rsidDel="00F1263F">
                <w:rPr>
                  <w:color w:val="000000"/>
                  <w:sz w:val="12"/>
                  <w:szCs w:val="12"/>
                </w:rPr>
                <w:delText xml:space="preserve">      </w:delText>
              </w:r>
              <w:r w:rsidRPr="007D5167" w:rsidDel="00F1263F">
                <w:rPr>
                  <w:rFonts w:cs="Segoe UI"/>
                  <w:color w:val="000000"/>
                  <w:sz w:val="12"/>
                  <w:szCs w:val="12"/>
                </w:rPr>
                <w:delText>Wood products</w:delText>
              </w:r>
            </w:del>
          </w:p>
        </w:tc>
        <w:tc>
          <w:tcPr>
            <w:tcW w:w="2062" w:type="dxa"/>
            <w:tcBorders>
              <w:top w:val="single" w:sz="6" w:space="0" w:color="auto"/>
              <w:left w:val="single" w:sz="6" w:space="0" w:color="auto"/>
              <w:bottom w:val="single" w:sz="6" w:space="0" w:color="auto"/>
              <w:right w:val="single" w:sz="6" w:space="0" w:color="auto"/>
            </w:tcBorders>
          </w:tcPr>
          <w:p w14:paraId="4755C1A3" w14:textId="5BB61AC7" w:rsidR="00C67657" w:rsidRPr="007D5167" w:rsidDel="00F1263F" w:rsidRDefault="00C67657" w:rsidP="00F1263F">
            <w:pPr>
              <w:pStyle w:val="AnnexAppendixTitle"/>
              <w:rPr>
                <w:del w:id="2813" w:author="Huang, Chengyu" w:date="2019-05-28T12:45:00Z"/>
                <w:rFonts w:cs="Segoe UI"/>
                <w:color w:val="000000"/>
                <w:sz w:val="12"/>
                <w:szCs w:val="12"/>
              </w:rPr>
              <w:pPrChange w:id="2814" w:author="Huang, Chengyu" w:date="2019-05-28T12:45:00Z">
                <w:pPr>
                  <w:autoSpaceDE w:val="0"/>
                  <w:autoSpaceDN w:val="0"/>
                  <w:adjustRightInd w:val="0"/>
                  <w:spacing w:line="240" w:lineRule="auto"/>
                </w:pPr>
              </w:pPrChange>
            </w:pPr>
            <w:del w:id="2815" w:author="Huang, Chengyu" w:date="2019-05-28T12:45:00Z">
              <w:r w:rsidRPr="007D5167" w:rsidDel="00F1263F">
                <w:rPr>
                  <w:rFonts w:cs="Segoe UI"/>
                  <w:color w:val="000000"/>
                  <w:sz w:val="12"/>
                  <w:szCs w:val="12"/>
                </w:rPr>
                <w:delText>Wood products</w:delText>
              </w:r>
            </w:del>
          </w:p>
        </w:tc>
        <w:tc>
          <w:tcPr>
            <w:tcW w:w="2126" w:type="dxa"/>
            <w:tcBorders>
              <w:top w:val="nil"/>
              <w:left w:val="single" w:sz="6" w:space="0" w:color="auto"/>
              <w:bottom w:val="nil"/>
              <w:right w:val="nil"/>
            </w:tcBorders>
          </w:tcPr>
          <w:p w14:paraId="3FF26ED8" w14:textId="742E1DD4" w:rsidR="00C67657" w:rsidRPr="007D5167" w:rsidDel="00F1263F" w:rsidRDefault="00C67657" w:rsidP="00F1263F">
            <w:pPr>
              <w:pStyle w:val="AnnexAppendixTitle"/>
              <w:rPr>
                <w:del w:id="2816" w:author="Huang, Chengyu" w:date="2019-05-28T12:45:00Z"/>
                <w:rFonts w:ascii="Calibri" w:hAnsi="Calibri" w:cs="Calibri"/>
                <w:color w:val="000000"/>
                <w:sz w:val="12"/>
                <w:szCs w:val="12"/>
              </w:rPr>
              <w:pPrChange w:id="2817"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nil"/>
              <w:right w:val="nil"/>
            </w:tcBorders>
          </w:tcPr>
          <w:p w14:paraId="52932C22" w14:textId="283B508B" w:rsidR="00C67657" w:rsidRPr="007D5167" w:rsidDel="00F1263F" w:rsidRDefault="00C67657" w:rsidP="00F1263F">
            <w:pPr>
              <w:pStyle w:val="AnnexAppendixTitle"/>
              <w:rPr>
                <w:del w:id="2818" w:author="Huang, Chengyu" w:date="2019-05-28T12:45:00Z"/>
                <w:rFonts w:ascii="Calibri" w:hAnsi="Calibri" w:cs="Calibri"/>
                <w:color w:val="000000"/>
                <w:sz w:val="12"/>
                <w:szCs w:val="12"/>
              </w:rPr>
              <w:pPrChange w:id="2819" w:author="Huang, Chengyu" w:date="2019-05-28T12:45:00Z">
                <w:pPr>
                  <w:autoSpaceDE w:val="0"/>
                  <w:autoSpaceDN w:val="0"/>
                  <w:adjustRightInd w:val="0"/>
                  <w:spacing w:line="240" w:lineRule="auto"/>
                  <w:jc w:val="right"/>
                </w:pPr>
              </w:pPrChange>
            </w:pPr>
          </w:p>
        </w:tc>
      </w:tr>
      <w:tr w:rsidR="00C67657" w:rsidRPr="007D5167" w:rsidDel="00F1263F" w14:paraId="51CD433E" w14:textId="4223144B" w:rsidTr="00C67657">
        <w:trPr>
          <w:trHeight w:val="290"/>
          <w:del w:id="2820" w:author="Huang, Chengyu" w:date="2019-05-28T12:45:00Z"/>
        </w:trPr>
        <w:tc>
          <w:tcPr>
            <w:tcW w:w="2304" w:type="dxa"/>
            <w:tcBorders>
              <w:top w:val="nil"/>
              <w:left w:val="nil"/>
              <w:bottom w:val="single" w:sz="4" w:space="0" w:color="auto"/>
              <w:right w:val="nil"/>
            </w:tcBorders>
          </w:tcPr>
          <w:p w14:paraId="6E8B3D12" w14:textId="5D6847AF" w:rsidR="00C67657" w:rsidRPr="007D5167" w:rsidDel="00F1263F" w:rsidRDefault="00C67657" w:rsidP="00F1263F">
            <w:pPr>
              <w:pStyle w:val="AnnexAppendixTitle"/>
              <w:rPr>
                <w:del w:id="2821" w:author="Huang, Chengyu" w:date="2019-05-28T12:45:00Z"/>
                <w:rFonts w:cs="Segoe UI"/>
                <w:color w:val="000000"/>
                <w:sz w:val="12"/>
                <w:szCs w:val="12"/>
              </w:rPr>
              <w:pPrChange w:id="2822" w:author="Huang, Chengyu" w:date="2019-05-28T12:45:00Z">
                <w:pPr>
                  <w:autoSpaceDE w:val="0"/>
                  <w:autoSpaceDN w:val="0"/>
                  <w:adjustRightInd w:val="0"/>
                  <w:spacing w:line="240" w:lineRule="auto"/>
                </w:pPr>
              </w:pPrChange>
            </w:pPr>
            <w:del w:id="2823" w:author="Huang, Chengyu" w:date="2019-05-28T12:45:00Z">
              <w:r w:rsidRPr="007D5167" w:rsidDel="00F1263F">
                <w:rPr>
                  <w:rFonts w:cs="Segoe UI"/>
                  <w:color w:val="000000"/>
                  <w:sz w:val="12"/>
                  <w:szCs w:val="12"/>
                </w:rPr>
                <w:delText>9.</w:delText>
              </w:r>
              <w:r w:rsidRPr="007D5167" w:rsidDel="00F1263F">
                <w:rPr>
                  <w:color w:val="000000"/>
                  <w:sz w:val="12"/>
                  <w:szCs w:val="12"/>
                </w:rPr>
                <w:delText xml:space="preserve">      </w:delText>
              </w:r>
              <w:r w:rsidRPr="007D5167" w:rsidDel="00F1263F">
                <w:rPr>
                  <w:rFonts w:cs="Segoe UI"/>
                  <w:color w:val="000000"/>
                  <w:sz w:val="12"/>
                  <w:szCs w:val="12"/>
                </w:rPr>
                <w:delText>Paper products, publishing</w:delText>
              </w:r>
            </w:del>
          </w:p>
        </w:tc>
        <w:tc>
          <w:tcPr>
            <w:tcW w:w="2062" w:type="dxa"/>
            <w:tcBorders>
              <w:top w:val="nil"/>
              <w:left w:val="single" w:sz="6" w:space="0" w:color="auto"/>
              <w:bottom w:val="single" w:sz="4" w:space="0" w:color="auto"/>
              <w:right w:val="nil"/>
            </w:tcBorders>
          </w:tcPr>
          <w:p w14:paraId="6EB2C543" w14:textId="482D6339" w:rsidR="00C67657" w:rsidRPr="007D5167" w:rsidDel="00F1263F" w:rsidRDefault="00C67657" w:rsidP="00F1263F">
            <w:pPr>
              <w:pStyle w:val="AnnexAppendixTitle"/>
              <w:rPr>
                <w:del w:id="2824" w:author="Huang, Chengyu" w:date="2019-05-28T12:45:00Z"/>
                <w:rFonts w:cs="Segoe UI"/>
                <w:color w:val="000000"/>
                <w:sz w:val="12"/>
                <w:szCs w:val="12"/>
              </w:rPr>
              <w:pPrChange w:id="2825" w:author="Huang, Chengyu" w:date="2019-05-28T12:45:00Z">
                <w:pPr>
                  <w:autoSpaceDE w:val="0"/>
                  <w:autoSpaceDN w:val="0"/>
                  <w:adjustRightInd w:val="0"/>
                  <w:spacing w:line="240" w:lineRule="auto"/>
                </w:pPr>
              </w:pPrChange>
            </w:pPr>
            <w:del w:id="2826" w:author="Huang, Chengyu" w:date="2019-05-28T12:45:00Z">
              <w:r w:rsidRPr="007D5167" w:rsidDel="00F1263F">
                <w:rPr>
                  <w:rFonts w:cs="Segoe UI"/>
                  <w:color w:val="000000"/>
                  <w:sz w:val="12"/>
                  <w:szCs w:val="12"/>
                </w:rPr>
                <w:delText>Paper products, publishing</w:delText>
              </w:r>
            </w:del>
          </w:p>
        </w:tc>
        <w:tc>
          <w:tcPr>
            <w:tcW w:w="2126" w:type="dxa"/>
            <w:tcBorders>
              <w:top w:val="nil"/>
              <w:left w:val="single" w:sz="6" w:space="0" w:color="auto"/>
              <w:bottom w:val="single" w:sz="4" w:space="0" w:color="auto"/>
              <w:right w:val="nil"/>
            </w:tcBorders>
          </w:tcPr>
          <w:p w14:paraId="5B468091" w14:textId="1044545B" w:rsidR="00C67657" w:rsidRPr="007D5167" w:rsidDel="00F1263F" w:rsidRDefault="00C67657" w:rsidP="00F1263F">
            <w:pPr>
              <w:pStyle w:val="AnnexAppendixTitle"/>
              <w:rPr>
                <w:del w:id="2827" w:author="Huang, Chengyu" w:date="2019-05-28T12:45:00Z"/>
                <w:rFonts w:ascii="Calibri" w:hAnsi="Calibri" w:cs="Calibri"/>
                <w:color w:val="000000"/>
                <w:sz w:val="12"/>
                <w:szCs w:val="12"/>
              </w:rPr>
              <w:pPrChange w:id="2828" w:author="Huang, Chengyu" w:date="2019-05-28T12:45:00Z">
                <w:pPr>
                  <w:autoSpaceDE w:val="0"/>
                  <w:autoSpaceDN w:val="0"/>
                  <w:adjustRightInd w:val="0"/>
                  <w:spacing w:line="240" w:lineRule="auto"/>
                  <w:jc w:val="right"/>
                </w:pPr>
              </w:pPrChange>
            </w:pPr>
          </w:p>
        </w:tc>
        <w:tc>
          <w:tcPr>
            <w:tcW w:w="1870" w:type="dxa"/>
            <w:tcBorders>
              <w:top w:val="nil"/>
              <w:left w:val="single" w:sz="6" w:space="0" w:color="auto"/>
              <w:bottom w:val="single" w:sz="4" w:space="0" w:color="auto"/>
              <w:right w:val="nil"/>
            </w:tcBorders>
          </w:tcPr>
          <w:p w14:paraId="3ABF23CD" w14:textId="2864E7F3" w:rsidR="00C67657" w:rsidRPr="007D5167" w:rsidDel="00F1263F" w:rsidRDefault="00C67657" w:rsidP="00F1263F">
            <w:pPr>
              <w:pStyle w:val="AnnexAppendixTitle"/>
              <w:rPr>
                <w:del w:id="2829" w:author="Huang, Chengyu" w:date="2019-05-28T12:45:00Z"/>
                <w:rFonts w:ascii="Calibri" w:hAnsi="Calibri" w:cs="Calibri"/>
                <w:color w:val="000000"/>
                <w:sz w:val="12"/>
                <w:szCs w:val="12"/>
              </w:rPr>
              <w:pPrChange w:id="2830" w:author="Huang, Chengyu" w:date="2019-05-28T12:45:00Z">
                <w:pPr>
                  <w:autoSpaceDE w:val="0"/>
                  <w:autoSpaceDN w:val="0"/>
                  <w:adjustRightInd w:val="0"/>
                  <w:spacing w:line="240" w:lineRule="auto"/>
                  <w:jc w:val="right"/>
                </w:pPr>
              </w:pPrChange>
            </w:pPr>
          </w:p>
        </w:tc>
      </w:tr>
      <w:tr w:rsidR="00C67657" w:rsidRPr="007D5167" w:rsidDel="00F1263F" w14:paraId="3A883432" w14:textId="53EB0B45" w:rsidTr="00C67657">
        <w:trPr>
          <w:trHeight w:val="290"/>
          <w:del w:id="2831" w:author="Huang, Chengyu" w:date="2019-05-28T12:45:00Z"/>
        </w:trPr>
        <w:tc>
          <w:tcPr>
            <w:tcW w:w="4366" w:type="dxa"/>
            <w:gridSpan w:val="2"/>
            <w:tcBorders>
              <w:top w:val="single" w:sz="4" w:space="0" w:color="auto"/>
              <w:left w:val="nil"/>
            </w:tcBorders>
          </w:tcPr>
          <w:p w14:paraId="4A997E36" w14:textId="44279C92" w:rsidR="00C67657" w:rsidRPr="007D5167" w:rsidDel="00F1263F" w:rsidRDefault="00C67657" w:rsidP="00F1263F">
            <w:pPr>
              <w:pStyle w:val="AnnexAppendixTitle"/>
              <w:rPr>
                <w:del w:id="2832" w:author="Huang, Chengyu" w:date="2019-05-28T12:45:00Z"/>
                <w:rFonts w:cs="Segoe UI"/>
                <w:color w:val="000000"/>
                <w:sz w:val="12"/>
                <w:szCs w:val="12"/>
              </w:rPr>
              <w:pPrChange w:id="2833" w:author="Huang, Chengyu" w:date="2019-05-28T12:45:00Z">
                <w:pPr>
                  <w:autoSpaceDE w:val="0"/>
                  <w:autoSpaceDN w:val="0"/>
                  <w:adjustRightInd w:val="0"/>
                  <w:spacing w:line="240" w:lineRule="auto"/>
                </w:pPr>
              </w:pPrChange>
            </w:pPr>
            <w:del w:id="2834" w:author="Huang, Chengyu" w:date="2019-05-28T12:45:00Z">
              <w:r w:rsidRPr="007D5167" w:rsidDel="00F1263F">
                <w:rPr>
                  <w:rFonts w:cs="Segoe UI"/>
                  <w:color w:val="000000"/>
                  <w:sz w:val="12"/>
                  <w:szCs w:val="12"/>
                </w:rPr>
                <w:delText>1/ nec = not elsewhere classified.</w:delText>
              </w:r>
            </w:del>
          </w:p>
        </w:tc>
        <w:tc>
          <w:tcPr>
            <w:tcW w:w="2126" w:type="dxa"/>
            <w:tcBorders>
              <w:top w:val="single" w:sz="4" w:space="0" w:color="auto"/>
            </w:tcBorders>
          </w:tcPr>
          <w:p w14:paraId="7D8BAB8A" w14:textId="3EAE6E99" w:rsidR="00C67657" w:rsidRPr="007D5167" w:rsidDel="00F1263F" w:rsidRDefault="00C67657" w:rsidP="00F1263F">
            <w:pPr>
              <w:pStyle w:val="AnnexAppendixTitle"/>
              <w:rPr>
                <w:del w:id="2835" w:author="Huang, Chengyu" w:date="2019-05-28T12:45:00Z"/>
                <w:rFonts w:ascii="Calibri" w:hAnsi="Calibri" w:cs="Calibri"/>
                <w:color w:val="000000"/>
                <w:sz w:val="12"/>
                <w:szCs w:val="12"/>
              </w:rPr>
              <w:pPrChange w:id="2836" w:author="Huang, Chengyu" w:date="2019-05-28T12:45:00Z">
                <w:pPr>
                  <w:autoSpaceDE w:val="0"/>
                  <w:autoSpaceDN w:val="0"/>
                  <w:adjustRightInd w:val="0"/>
                  <w:spacing w:line="240" w:lineRule="auto"/>
                  <w:jc w:val="right"/>
                </w:pPr>
              </w:pPrChange>
            </w:pPr>
          </w:p>
        </w:tc>
        <w:tc>
          <w:tcPr>
            <w:tcW w:w="1870" w:type="dxa"/>
            <w:tcBorders>
              <w:top w:val="single" w:sz="4" w:space="0" w:color="auto"/>
              <w:right w:val="nil"/>
            </w:tcBorders>
          </w:tcPr>
          <w:p w14:paraId="7240C9BC" w14:textId="44D5AA17" w:rsidR="00C67657" w:rsidRPr="007D5167" w:rsidDel="00F1263F" w:rsidRDefault="00C67657" w:rsidP="00F1263F">
            <w:pPr>
              <w:pStyle w:val="AnnexAppendixTitle"/>
              <w:rPr>
                <w:del w:id="2837" w:author="Huang, Chengyu" w:date="2019-05-28T12:45:00Z"/>
                <w:rFonts w:ascii="Calibri" w:hAnsi="Calibri" w:cs="Calibri"/>
                <w:color w:val="000000"/>
                <w:sz w:val="12"/>
                <w:szCs w:val="12"/>
              </w:rPr>
              <w:pPrChange w:id="2838" w:author="Huang, Chengyu" w:date="2019-05-28T12:45:00Z">
                <w:pPr>
                  <w:autoSpaceDE w:val="0"/>
                  <w:autoSpaceDN w:val="0"/>
                  <w:adjustRightInd w:val="0"/>
                  <w:spacing w:line="240" w:lineRule="auto"/>
                  <w:jc w:val="right"/>
                </w:pPr>
              </w:pPrChange>
            </w:pPr>
          </w:p>
        </w:tc>
      </w:tr>
    </w:tbl>
    <w:p w14:paraId="16474898" w14:textId="07717A66" w:rsidR="00C67657" w:rsidRPr="007D5167" w:rsidDel="00F1263F" w:rsidRDefault="00C67657" w:rsidP="00F1263F">
      <w:pPr>
        <w:pStyle w:val="AnnexAppendixTitle"/>
        <w:rPr>
          <w:del w:id="2839" w:author="Huang, Chengyu" w:date="2019-05-28T12:45:00Z"/>
          <w:rFonts w:cs="Segoe UI"/>
          <w:sz w:val="20"/>
          <w:szCs w:val="20"/>
        </w:rPr>
        <w:pPrChange w:id="2840" w:author="Huang, Chengyu" w:date="2019-05-28T12:45:00Z">
          <w:pPr>
            <w:spacing w:line="22" w:lineRule="auto"/>
          </w:pPr>
        </w:pPrChange>
      </w:pPr>
      <w:del w:id="2841" w:author="Huang, Chengyu" w:date="2019-05-28T12:45:00Z">
        <w:r w:rsidRPr="007D5167" w:rsidDel="00F1263F">
          <w:rPr>
            <w:rFonts w:cs="Segoe UI"/>
            <w:sz w:val="20"/>
            <w:szCs w:val="20"/>
          </w:rPr>
          <w:br w:type="page"/>
        </w:r>
      </w:del>
    </w:p>
    <w:tbl>
      <w:tblPr>
        <w:tblW w:w="9847" w:type="dxa"/>
        <w:tblInd w:w="-30" w:type="dxa"/>
        <w:tblLayout w:type="fixed"/>
        <w:tblLook w:val="0000" w:firstRow="0" w:lastRow="0" w:firstColumn="0" w:lastColumn="0" w:noHBand="0" w:noVBand="0"/>
      </w:tblPr>
      <w:tblGrid>
        <w:gridCol w:w="886"/>
        <w:gridCol w:w="2676"/>
        <w:gridCol w:w="724"/>
        <w:gridCol w:w="2208"/>
        <w:gridCol w:w="1032"/>
        <w:gridCol w:w="2321"/>
      </w:tblGrid>
      <w:tr w:rsidR="00C67657" w:rsidRPr="007D5167" w:rsidDel="00F1263F" w14:paraId="1759D1B0" w14:textId="57B96582" w:rsidTr="00C67657">
        <w:trPr>
          <w:trHeight w:val="290"/>
          <w:del w:id="2842" w:author="Huang, Chengyu" w:date="2019-05-28T12:45:00Z"/>
        </w:trPr>
        <w:tc>
          <w:tcPr>
            <w:tcW w:w="9847" w:type="dxa"/>
            <w:gridSpan w:val="6"/>
            <w:tcBorders>
              <w:top w:val="nil"/>
              <w:left w:val="nil"/>
              <w:bottom w:val="nil"/>
              <w:right w:val="nil"/>
            </w:tcBorders>
          </w:tcPr>
          <w:p w14:paraId="47B8AE4F" w14:textId="42B5F3DE" w:rsidR="00C67657" w:rsidRPr="007D5167" w:rsidDel="00F1263F" w:rsidRDefault="00C67657" w:rsidP="00F1263F">
            <w:pPr>
              <w:pStyle w:val="AnnexAppendixTitle"/>
              <w:rPr>
                <w:del w:id="2843" w:author="Huang, Chengyu" w:date="2019-05-28T12:45:00Z"/>
                <w:rFonts w:cs="Segoe UI"/>
                <w:b w:val="0"/>
                <w:color w:val="4982AD"/>
                <w:sz w:val="20"/>
                <w:szCs w:val="20"/>
              </w:rPr>
              <w:pPrChange w:id="2844" w:author="Huang, Chengyu" w:date="2019-05-28T12:45:00Z">
                <w:pPr>
                  <w:autoSpaceDE w:val="0"/>
                  <w:autoSpaceDN w:val="0"/>
                  <w:adjustRightInd w:val="0"/>
                  <w:spacing w:line="240" w:lineRule="auto"/>
                  <w:jc w:val="center"/>
                </w:pPr>
              </w:pPrChange>
            </w:pPr>
            <w:del w:id="2845" w:author="Huang, Chengyu" w:date="2019-05-28T12:45:00Z">
              <w:r w:rsidRPr="007D5167" w:rsidDel="00F1263F">
                <w:rPr>
                  <w:rFonts w:cs="Segoe UI"/>
                  <w:color w:val="4982AD"/>
                  <w:sz w:val="20"/>
                  <w:szCs w:val="20"/>
                </w:rPr>
                <w:delText>Table 2. Regional Aggregation in the CGE Model</w:delText>
              </w:r>
            </w:del>
          </w:p>
          <w:p w14:paraId="1303E44B" w14:textId="595973B9" w:rsidR="00C67657" w:rsidRPr="007D5167" w:rsidDel="00F1263F" w:rsidRDefault="00C67657" w:rsidP="00F1263F">
            <w:pPr>
              <w:pStyle w:val="AnnexAppendixTitle"/>
              <w:rPr>
                <w:del w:id="2846" w:author="Huang, Chengyu" w:date="2019-05-28T12:45:00Z"/>
                <w:rFonts w:cs="Segoe UI"/>
                <w:b w:val="0"/>
                <w:bCs/>
                <w:color w:val="33CCCC"/>
                <w:sz w:val="20"/>
                <w:szCs w:val="20"/>
              </w:rPr>
              <w:pPrChange w:id="2847" w:author="Huang, Chengyu" w:date="2019-05-28T12:45:00Z">
                <w:pPr>
                  <w:autoSpaceDE w:val="0"/>
                  <w:autoSpaceDN w:val="0"/>
                  <w:adjustRightInd w:val="0"/>
                  <w:spacing w:line="240" w:lineRule="auto"/>
                  <w:jc w:val="center"/>
                </w:pPr>
              </w:pPrChange>
            </w:pPr>
          </w:p>
        </w:tc>
      </w:tr>
      <w:tr w:rsidR="00C67657" w:rsidRPr="007D5167" w:rsidDel="00F1263F" w14:paraId="18E8C5CD" w14:textId="06D7DEBF" w:rsidTr="00C67657">
        <w:trPr>
          <w:trHeight w:val="290"/>
          <w:del w:id="2848" w:author="Huang, Chengyu" w:date="2019-05-28T12:45:00Z"/>
        </w:trPr>
        <w:tc>
          <w:tcPr>
            <w:tcW w:w="886" w:type="dxa"/>
            <w:tcBorders>
              <w:top w:val="nil"/>
              <w:left w:val="nil"/>
              <w:bottom w:val="single" w:sz="6" w:space="0" w:color="auto"/>
              <w:right w:val="nil"/>
            </w:tcBorders>
          </w:tcPr>
          <w:p w14:paraId="6BCE0881" w14:textId="60E06591" w:rsidR="00C67657" w:rsidRPr="007D5167" w:rsidDel="00F1263F" w:rsidRDefault="00C67657" w:rsidP="00F1263F">
            <w:pPr>
              <w:pStyle w:val="AnnexAppendixTitle"/>
              <w:rPr>
                <w:del w:id="2849" w:author="Huang, Chengyu" w:date="2019-05-28T12:45:00Z"/>
                <w:rFonts w:cs="Segoe UI"/>
                <w:b w:val="0"/>
                <w:bCs/>
                <w:color w:val="000000"/>
                <w:sz w:val="16"/>
                <w:szCs w:val="16"/>
              </w:rPr>
              <w:pPrChange w:id="2850" w:author="Huang, Chengyu" w:date="2019-05-28T12:45:00Z">
                <w:pPr>
                  <w:autoSpaceDE w:val="0"/>
                  <w:autoSpaceDN w:val="0"/>
                  <w:adjustRightInd w:val="0"/>
                  <w:spacing w:line="240" w:lineRule="auto"/>
                </w:pPr>
              </w:pPrChange>
            </w:pPr>
            <w:del w:id="2851" w:author="Huang, Chengyu" w:date="2019-05-28T12:45:00Z">
              <w:r w:rsidRPr="007D5167" w:rsidDel="00F1263F">
                <w:rPr>
                  <w:rFonts w:cs="Segoe UI"/>
                  <w:bCs/>
                  <w:color w:val="000000"/>
                  <w:sz w:val="16"/>
                  <w:szCs w:val="16"/>
                </w:rPr>
                <w:delText>Region</w:delText>
              </w:r>
            </w:del>
          </w:p>
        </w:tc>
        <w:tc>
          <w:tcPr>
            <w:tcW w:w="2676" w:type="dxa"/>
            <w:tcBorders>
              <w:top w:val="nil"/>
              <w:left w:val="nil"/>
              <w:bottom w:val="single" w:sz="6" w:space="0" w:color="auto"/>
              <w:right w:val="nil"/>
            </w:tcBorders>
          </w:tcPr>
          <w:p w14:paraId="5A292636" w14:textId="2F881DB2" w:rsidR="00C67657" w:rsidRPr="007D5167" w:rsidDel="00F1263F" w:rsidRDefault="00C67657" w:rsidP="00F1263F">
            <w:pPr>
              <w:pStyle w:val="AnnexAppendixTitle"/>
              <w:rPr>
                <w:del w:id="2852" w:author="Huang, Chengyu" w:date="2019-05-28T12:45:00Z"/>
                <w:rFonts w:cs="Segoe UI"/>
                <w:b w:val="0"/>
                <w:bCs/>
                <w:color w:val="000000"/>
                <w:sz w:val="16"/>
                <w:szCs w:val="16"/>
              </w:rPr>
              <w:pPrChange w:id="2853" w:author="Huang, Chengyu" w:date="2019-05-28T12:45:00Z">
                <w:pPr>
                  <w:autoSpaceDE w:val="0"/>
                  <w:autoSpaceDN w:val="0"/>
                  <w:adjustRightInd w:val="0"/>
                  <w:spacing w:line="240" w:lineRule="auto"/>
                </w:pPr>
              </w:pPrChange>
            </w:pPr>
            <w:del w:id="2854" w:author="Huang, Chengyu" w:date="2019-05-28T12:45:00Z">
              <w:r w:rsidRPr="007D5167" w:rsidDel="00F1263F">
                <w:rPr>
                  <w:rFonts w:cs="Segoe UI"/>
                  <w:bCs/>
                  <w:color w:val="000000"/>
                  <w:sz w:val="16"/>
                  <w:szCs w:val="16"/>
                </w:rPr>
                <w:delText>Name</w:delText>
              </w:r>
            </w:del>
          </w:p>
        </w:tc>
        <w:tc>
          <w:tcPr>
            <w:tcW w:w="724" w:type="dxa"/>
            <w:tcBorders>
              <w:top w:val="nil"/>
              <w:left w:val="single" w:sz="6" w:space="0" w:color="auto"/>
              <w:bottom w:val="single" w:sz="6" w:space="0" w:color="auto"/>
              <w:right w:val="nil"/>
            </w:tcBorders>
          </w:tcPr>
          <w:p w14:paraId="77ABCE70" w14:textId="44520B74" w:rsidR="00C67657" w:rsidRPr="007D5167" w:rsidDel="00F1263F" w:rsidRDefault="00C67657" w:rsidP="00F1263F">
            <w:pPr>
              <w:pStyle w:val="AnnexAppendixTitle"/>
              <w:rPr>
                <w:del w:id="2855" w:author="Huang, Chengyu" w:date="2019-05-28T12:45:00Z"/>
                <w:rFonts w:cs="Segoe UI"/>
                <w:b w:val="0"/>
                <w:bCs/>
                <w:color w:val="000000"/>
                <w:sz w:val="16"/>
                <w:szCs w:val="16"/>
              </w:rPr>
              <w:pPrChange w:id="2856" w:author="Huang, Chengyu" w:date="2019-05-28T12:45:00Z">
                <w:pPr>
                  <w:autoSpaceDE w:val="0"/>
                  <w:autoSpaceDN w:val="0"/>
                  <w:adjustRightInd w:val="0"/>
                  <w:spacing w:line="240" w:lineRule="auto"/>
                </w:pPr>
              </w:pPrChange>
            </w:pPr>
            <w:del w:id="2857" w:author="Huang, Chengyu" w:date="2019-05-28T12:45:00Z">
              <w:r w:rsidRPr="007D5167" w:rsidDel="00F1263F">
                <w:rPr>
                  <w:rFonts w:cs="Segoe UI"/>
                  <w:bCs/>
                  <w:color w:val="000000"/>
                  <w:sz w:val="16"/>
                  <w:szCs w:val="16"/>
                </w:rPr>
                <w:delText>Region</w:delText>
              </w:r>
            </w:del>
          </w:p>
        </w:tc>
        <w:tc>
          <w:tcPr>
            <w:tcW w:w="2208" w:type="dxa"/>
            <w:tcBorders>
              <w:top w:val="nil"/>
              <w:left w:val="nil"/>
              <w:bottom w:val="single" w:sz="6" w:space="0" w:color="auto"/>
              <w:right w:val="nil"/>
            </w:tcBorders>
          </w:tcPr>
          <w:p w14:paraId="151BA350" w14:textId="601462DA" w:rsidR="00C67657" w:rsidRPr="007D5167" w:rsidDel="00F1263F" w:rsidRDefault="00C67657" w:rsidP="00F1263F">
            <w:pPr>
              <w:pStyle w:val="AnnexAppendixTitle"/>
              <w:rPr>
                <w:del w:id="2858" w:author="Huang, Chengyu" w:date="2019-05-28T12:45:00Z"/>
                <w:rFonts w:cs="Segoe UI"/>
                <w:b w:val="0"/>
                <w:bCs/>
                <w:color w:val="000000"/>
                <w:sz w:val="16"/>
                <w:szCs w:val="16"/>
              </w:rPr>
              <w:pPrChange w:id="2859" w:author="Huang, Chengyu" w:date="2019-05-28T12:45:00Z">
                <w:pPr>
                  <w:autoSpaceDE w:val="0"/>
                  <w:autoSpaceDN w:val="0"/>
                  <w:adjustRightInd w:val="0"/>
                  <w:spacing w:line="240" w:lineRule="auto"/>
                </w:pPr>
              </w:pPrChange>
            </w:pPr>
            <w:del w:id="2860" w:author="Huang, Chengyu" w:date="2019-05-28T12:45:00Z">
              <w:r w:rsidRPr="007D5167" w:rsidDel="00F1263F">
                <w:rPr>
                  <w:rFonts w:cs="Segoe UI"/>
                  <w:bCs/>
                  <w:color w:val="000000"/>
                  <w:sz w:val="16"/>
                  <w:szCs w:val="16"/>
                </w:rPr>
                <w:delText>Name</w:delText>
              </w:r>
            </w:del>
          </w:p>
        </w:tc>
        <w:tc>
          <w:tcPr>
            <w:tcW w:w="1032" w:type="dxa"/>
            <w:tcBorders>
              <w:top w:val="nil"/>
              <w:left w:val="single" w:sz="6" w:space="0" w:color="auto"/>
              <w:bottom w:val="single" w:sz="6" w:space="0" w:color="auto"/>
              <w:right w:val="nil"/>
            </w:tcBorders>
          </w:tcPr>
          <w:p w14:paraId="6054FB05" w14:textId="5712298B" w:rsidR="00C67657" w:rsidRPr="007D5167" w:rsidDel="00F1263F" w:rsidRDefault="00C67657" w:rsidP="00F1263F">
            <w:pPr>
              <w:pStyle w:val="AnnexAppendixTitle"/>
              <w:rPr>
                <w:del w:id="2861" w:author="Huang, Chengyu" w:date="2019-05-28T12:45:00Z"/>
                <w:rFonts w:cs="Segoe UI"/>
                <w:b w:val="0"/>
                <w:bCs/>
                <w:color w:val="000000"/>
                <w:sz w:val="16"/>
                <w:szCs w:val="16"/>
              </w:rPr>
              <w:pPrChange w:id="2862" w:author="Huang, Chengyu" w:date="2019-05-28T12:45:00Z">
                <w:pPr>
                  <w:autoSpaceDE w:val="0"/>
                  <w:autoSpaceDN w:val="0"/>
                  <w:adjustRightInd w:val="0"/>
                  <w:spacing w:line="240" w:lineRule="auto"/>
                </w:pPr>
              </w:pPrChange>
            </w:pPr>
            <w:del w:id="2863" w:author="Huang, Chengyu" w:date="2019-05-28T12:45:00Z">
              <w:r w:rsidRPr="007D5167" w:rsidDel="00F1263F">
                <w:rPr>
                  <w:rFonts w:cs="Segoe UI"/>
                  <w:bCs/>
                  <w:color w:val="000000"/>
                  <w:sz w:val="16"/>
                  <w:szCs w:val="16"/>
                </w:rPr>
                <w:delText>Region</w:delText>
              </w:r>
            </w:del>
          </w:p>
        </w:tc>
        <w:tc>
          <w:tcPr>
            <w:tcW w:w="2321" w:type="dxa"/>
            <w:tcBorders>
              <w:top w:val="nil"/>
              <w:left w:val="nil"/>
              <w:bottom w:val="single" w:sz="6" w:space="0" w:color="auto"/>
              <w:right w:val="nil"/>
            </w:tcBorders>
          </w:tcPr>
          <w:p w14:paraId="372EC92E" w14:textId="549F85AB" w:rsidR="00C67657" w:rsidRPr="007D5167" w:rsidDel="00F1263F" w:rsidRDefault="00C67657" w:rsidP="00F1263F">
            <w:pPr>
              <w:pStyle w:val="AnnexAppendixTitle"/>
              <w:rPr>
                <w:del w:id="2864" w:author="Huang, Chengyu" w:date="2019-05-28T12:45:00Z"/>
                <w:rFonts w:cs="Segoe UI"/>
                <w:b w:val="0"/>
                <w:bCs/>
                <w:color w:val="000000"/>
                <w:sz w:val="16"/>
                <w:szCs w:val="16"/>
              </w:rPr>
              <w:pPrChange w:id="2865" w:author="Huang, Chengyu" w:date="2019-05-28T12:45:00Z">
                <w:pPr>
                  <w:autoSpaceDE w:val="0"/>
                  <w:autoSpaceDN w:val="0"/>
                  <w:adjustRightInd w:val="0"/>
                  <w:spacing w:line="240" w:lineRule="auto"/>
                </w:pPr>
              </w:pPrChange>
            </w:pPr>
            <w:del w:id="2866" w:author="Huang, Chengyu" w:date="2019-05-28T12:45:00Z">
              <w:r w:rsidRPr="007D5167" w:rsidDel="00F1263F">
                <w:rPr>
                  <w:rFonts w:cs="Segoe UI"/>
                  <w:bCs/>
                  <w:color w:val="000000"/>
                  <w:sz w:val="16"/>
                  <w:szCs w:val="16"/>
                </w:rPr>
                <w:delText>Name</w:delText>
              </w:r>
            </w:del>
          </w:p>
        </w:tc>
      </w:tr>
      <w:tr w:rsidR="00C67657" w:rsidRPr="007D5167" w:rsidDel="00F1263F" w14:paraId="60B6FEAA" w14:textId="661AF9BE" w:rsidTr="00C67657">
        <w:trPr>
          <w:trHeight w:val="192"/>
          <w:del w:id="2867" w:author="Huang, Chengyu" w:date="2019-05-28T12:45:00Z"/>
        </w:trPr>
        <w:tc>
          <w:tcPr>
            <w:tcW w:w="886" w:type="dxa"/>
            <w:tcBorders>
              <w:top w:val="nil"/>
              <w:left w:val="nil"/>
              <w:bottom w:val="nil"/>
              <w:right w:val="nil"/>
            </w:tcBorders>
          </w:tcPr>
          <w:p w14:paraId="34F90604" w14:textId="7A41B927" w:rsidR="00C67657" w:rsidRPr="007D5167" w:rsidDel="00F1263F" w:rsidRDefault="00C67657" w:rsidP="00F1263F">
            <w:pPr>
              <w:pStyle w:val="AnnexAppendixTitle"/>
              <w:rPr>
                <w:del w:id="2868" w:author="Huang, Chengyu" w:date="2019-05-28T12:45:00Z"/>
                <w:rFonts w:cs="Segoe UI"/>
                <w:color w:val="000000"/>
                <w:sz w:val="12"/>
                <w:szCs w:val="12"/>
              </w:rPr>
              <w:pPrChange w:id="2869" w:author="Huang, Chengyu" w:date="2019-05-28T12:45:00Z">
                <w:pPr>
                  <w:autoSpaceDE w:val="0"/>
                  <w:autoSpaceDN w:val="0"/>
                  <w:adjustRightInd w:val="0"/>
                  <w:spacing w:line="240" w:lineRule="auto"/>
                </w:pPr>
              </w:pPrChange>
            </w:pPr>
            <w:del w:id="2870" w:author="Huang, Chengyu" w:date="2019-05-28T12:45:00Z">
              <w:r w:rsidRPr="007D5167" w:rsidDel="00F1263F">
                <w:rPr>
                  <w:rFonts w:cs="Segoe UI"/>
                  <w:color w:val="000000"/>
                  <w:sz w:val="12"/>
                  <w:szCs w:val="12"/>
                </w:rPr>
                <w:delText>Canada</w:delText>
              </w:r>
            </w:del>
          </w:p>
        </w:tc>
        <w:tc>
          <w:tcPr>
            <w:tcW w:w="2676" w:type="dxa"/>
            <w:tcBorders>
              <w:top w:val="nil"/>
              <w:left w:val="nil"/>
              <w:bottom w:val="nil"/>
              <w:right w:val="nil"/>
            </w:tcBorders>
          </w:tcPr>
          <w:p w14:paraId="5068984D" w14:textId="48C814F3" w:rsidR="00C67657" w:rsidRPr="007D5167" w:rsidDel="00F1263F" w:rsidRDefault="00C67657" w:rsidP="00F1263F">
            <w:pPr>
              <w:pStyle w:val="AnnexAppendixTitle"/>
              <w:rPr>
                <w:del w:id="2871" w:author="Huang, Chengyu" w:date="2019-05-28T12:45:00Z"/>
                <w:rFonts w:cs="Segoe UI"/>
                <w:color w:val="000000"/>
                <w:sz w:val="12"/>
                <w:szCs w:val="12"/>
              </w:rPr>
              <w:pPrChange w:id="2872" w:author="Huang, Chengyu" w:date="2019-05-28T12:45:00Z">
                <w:pPr>
                  <w:autoSpaceDE w:val="0"/>
                  <w:autoSpaceDN w:val="0"/>
                  <w:adjustRightInd w:val="0"/>
                  <w:spacing w:line="240" w:lineRule="auto"/>
                </w:pPr>
              </w:pPrChange>
            </w:pPr>
            <w:del w:id="2873" w:author="Huang, Chengyu" w:date="2019-05-28T12:45:00Z">
              <w:r w:rsidRPr="007D5167" w:rsidDel="00F1263F">
                <w:rPr>
                  <w:rFonts w:cs="Segoe UI"/>
                  <w:color w:val="000000"/>
                  <w:sz w:val="12"/>
                  <w:szCs w:val="12"/>
                </w:rPr>
                <w:delText>Canada</w:delText>
              </w:r>
            </w:del>
          </w:p>
        </w:tc>
        <w:tc>
          <w:tcPr>
            <w:tcW w:w="724" w:type="dxa"/>
            <w:tcBorders>
              <w:top w:val="nil"/>
              <w:left w:val="single" w:sz="6" w:space="0" w:color="auto"/>
              <w:bottom w:val="nil"/>
              <w:right w:val="nil"/>
            </w:tcBorders>
          </w:tcPr>
          <w:p w14:paraId="57A79B70" w14:textId="1301E30C" w:rsidR="00C67657" w:rsidRPr="007D5167" w:rsidDel="00F1263F" w:rsidRDefault="00C67657" w:rsidP="00F1263F">
            <w:pPr>
              <w:pStyle w:val="AnnexAppendixTitle"/>
              <w:rPr>
                <w:del w:id="2874" w:author="Huang, Chengyu" w:date="2019-05-28T12:45:00Z"/>
                <w:rFonts w:cs="Segoe UI"/>
                <w:color w:val="000000"/>
                <w:sz w:val="12"/>
                <w:szCs w:val="12"/>
              </w:rPr>
              <w:pPrChange w:id="2875" w:author="Huang, Chengyu" w:date="2019-05-28T12:45:00Z">
                <w:pPr>
                  <w:autoSpaceDE w:val="0"/>
                  <w:autoSpaceDN w:val="0"/>
                  <w:adjustRightInd w:val="0"/>
                  <w:spacing w:line="240" w:lineRule="auto"/>
                </w:pPr>
              </w:pPrChange>
            </w:pPr>
            <w:del w:id="2876"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5402ECE1" w14:textId="4853F3C3" w:rsidR="00C67657" w:rsidRPr="007D5167" w:rsidDel="00F1263F" w:rsidRDefault="00C67657" w:rsidP="00F1263F">
            <w:pPr>
              <w:pStyle w:val="AnnexAppendixTitle"/>
              <w:rPr>
                <w:del w:id="2877" w:author="Huang, Chengyu" w:date="2019-05-28T12:45:00Z"/>
                <w:rFonts w:cs="Segoe UI"/>
                <w:color w:val="000000"/>
                <w:sz w:val="12"/>
                <w:szCs w:val="12"/>
              </w:rPr>
              <w:pPrChange w:id="2878" w:author="Huang, Chengyu" w:date="2019-05-28T12:45:00Z">
                <w:pPr>
                  <w:autoSpaceDE w:val="0"/>
                  <w:autoSpaceDN w:val="0"/>
                  <w:adjustRightInd w:val="0"/>
                  <w:spacing w:line="240" w:lineRule="auto"/>
                </w:pPr>
              </w:pPrChange>
            </w:pPr>
            <w:del w:id="2879" w:author="Huang, Chengyu" w:date="2019-05-28T12:45:00Z">
              <w:r w:rsidRPr="007D5167" w:rsidDel="00F1263F">
                <w:rPr>
                  <w:rFonts w:cs="Segoe UI"/>
                  <w:color w:val="000000"/>
                  <w:sz w:val="12"/>
                  <w:szCs w:val="12"/>
                </w:rPr>
                <w:delText>Poland</w:delText>
              </w:r>
            </w:del>
          </w:p>
        </w:tc>
        <w:tc>
          <w:tcPr>
            <w:tcW w:w="1032" w:type="dxa"/>
            <w:tcBorders>
              <w:top w:val="nil"/>
              <w:left w:val="single" w:sz="6" w:space="0" w:color="auto"/>
              <w:bottom w:val="nil"/>
              <w:right w:val="nil"/>
            </w:tcBorders>
          </w:tcPr>
          <w:p w14:paraId="0F4661BC" w14:textId="49D0D55B" w:rsidR="00C67657" w:rsidRPr="007D5167" w:rsidDel="00F1263F" w:rsidRDefault="00C67657" w:rsidP="00F1263F">
            <w:pPr>
              <w:pStyle w:val="AnnexAppendixTitle"/>
              <w:rPr>
                <w:del w:id="2880" w:author="Huang, Chengyu" w:date="2019-05-28T12:45:00Z"/>
                <w:rFonts w:cs="Segoe UI"/>
                <w:color w:val="000000"/>
                <w:sz w:val="12"/>
                <w:szCs w:val="12"/>
              </w:rPr>
              <w:pPrChange w:id="2881" w:author="Huang, Chengyu" w:date="2019-05-28T12:45:00Z">
                <w:pPr>
                  <w:autoSpaceDE w:val="0"/>
                  <w:autoSpaceDN w:val="0"/>
                  <w:adjustRightInd w:val="0"/>
                  <w:spacing w:line="240" w:lineRule="auto"/>
                </w:pPr>
              </w:pPrChange>
            </w:pPr>
            <w:del w:id="2882"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1A2035A7" w14:textId="70BEE318" w:rsidR="00C67657" w:rsidRPr="007D5167" w:rsidDel="00F1263F" w:rsidRDefault="00C67657" w:rsidP="00F1263F">
            <w:pPr>
              <w:pStyle w:val="AnnexAppendixTitle"/>
              <w:rPr>
                <w:del w:id="2883" w:author="Huang, Chengyu" w:date="2019-05-28T12:45:00Z"/>
                <w:rFonts w:cs="Segoe UI"/>
                <w:color w:val="000000"/>
                <w:sz w:val="12"/>
                <w:szCs w:val="12"/>
              </w:rPr>
              <w:pPrChange w:id="2884" w:author="Huang, Chengyu" w:date="2019-05-28T12:45:00Z">
                <w:pPr>
                  <w:autoSpaceDE w:val="0"/>
                  <w:autoSpaceDN w:val="0"/>
                  <w:adjustRightInd w:val="0"/>
                  <w:spacing w:line="240" w:lineRule="auto"/>
                </w:pPr>
              </w:pPrChange>
            </w:pPr>
            <w:del w:id="2885" w:author="Huang, Chengyu" w:date="2019-05-28T12:45:00Z">
              <w:r w:rsidRPr="007D5167" w:rsidDel="00F1263F">
                <w:rPr>
                  <w:rFonts w:cs="Segoe UI"/>
                  <w:color w:val="000000"/>
                  <w:sz w:val="12"/>
                  <w:szCs w:val="12"/>
                </w:rPr>
                <w:delText>Armenia</w:delText>
              </w:r>
            </w:del>
          </w:p>
        </w:tc>
      </w:tr>
      <w:tr w:rsidR="00C67657" w:rsidRPr="007D5167" w:rsidDel="00F1263F" w14:paraId="07D3F1D5" w14:textId="648BFE94" w:rsidTr="00C67657">
        <w:trPr>
          <w:trHeight w:val="192"/>
          <w:del w:id="2886" w:author="Huang, Chengyu" w:date="2019-05-28T12:45:00Z"/>
        </w:trPr>
        <w:tc>
          <w:tcPr>
            <w:tcW w:w="886" w:type="dxa"/>
            <w:tcBorders>
              <w:top w:val="nil"/>
              <w:left w:val="nil"/>
              <w:bottom w:val="nil"/>
              <w:right w:val="nil"/>
            </w:tcBorders>
          </w:tcPr>
          <w:p w14:paraId="6754A608" w14:textId="7781B967" w:rsidR="00C67657" w:rsidRPr="007D5167" w:rsidDel="00F1263F" w:rsidRDefault="00C67657" w:rsidP="00F1263F">
            <w:pPr>
              <w:pStyle w:val="AnnexAppendixTitle"/>
              <w:rPr>
                <w:del w:id="2887" w:author="Huang, Chengyu" w:date="2019-05-28T12:45:00Z"/>
                <w:rFonts w:cs="Segoe UI"/>
                <w:color w:val="000000"/>
                <w:sz w:val="12"/>
                <w:szCs w:val="12"/>
              </w:rPr>
              <w:pPrChange w:id="2888" w:author="Huang, Chengyu" w:date="2019-05-28T12:45:00Z">
                <w:pPr>
                  <w:autoSpaceDE w:val="0"/>
                  <w:autoSpaceDN w:val="0"/>
                  <w:adjustRightInd w:val="0"/>
                  <w:spacing w:line="240" w:lineRule="auto"/>
                </w:pPr>
              </w:pPrChange>
            </w:pPr>
            <w:del w:id="2889" w:author="Huang, Chengyu" w:date="2019-05-28T12:45:00Z">
              <w:r w:rsidRPr="007D5167" w:rsidDel="00F1263F">
                <w:rPr>
                  <w:rFonts w:cs="Segoe UI"/>
                  <w:color w:val="000000"/>
                  <w:sz w:val="12"/>
                  <w:szCs w:val="12"/>
                </w:rPr>
                <w:delText>USA</w:delText>
              </w:r>
            </w:del>
          </w:p>
        </w:tc>
        <w:tc>
          <w:tcPr>
            <w:tcW w:w="2676" w:type="dxa"/>
            <w:tcBorders>
              <w:top w:val="nil"/>
              <w:left w:val="nil"/>
              <w:bottom w:val="nil"/>
              <w:right w:val="nil"/>
            </w:tcBorders>
          </w:tcPr>
          <w:p w14:paraId="35727EC9" w14:textId="4CA78D6D" w:rsidR="00C67657" w:rsidRPr="007D5167" w:rsidDel="00F1263F" w:rsidRDefault="00C67657" w:rsidP="00F1263F">
            <w:pPr>
              <w:pStyle w:val="AnnexAppendixTitle"/>
              <w:rPr>
                <w:del w:id="2890" w:author="Huang, Chengyu" w:date="2019-05-28T12:45:00Z"/>
                <w:rFonts w:cs="Segoe UI"/>
                <w:color w:val="000000"/>
                <w:sz w:val="12"/>
                <w:szCs w:val="12"/>
              </w:rPr>
              <w:pPrChange w:id="2891" w:author="Huang, Chengyu" w:date="2019-05-28T12:45:00Z">
                <w:pPr>
                  <w:autoSpaceDE w:val="0"/>
                  <w:autoSpaceDN w:val="0"/>
                  <w:adjustRightInd w:val="0"/>
                  <w:spacing w:line="240" w:lineRule="auto"/>
                </w:pPr>
              </w:pPrChange>
            </w:pPr>
            <w:del w:id="2892" w:author="Huang, Chengyu" w:date="2019-05-28T12:45:00Z">
              <w:r w:rsidRPr="007D5167" w:rsidDel="00F1263F">
                <w:rPr>
                  <w:rFonts w:cs="Segoe UI"/>
                  <w:color w:val="000000"/>
                  <w:sz w:val="12"/>
                  <w:szCs w:val="12"/>
                </w:rPr>
                <w:delText>United States of America</w:delText>
              </w:r>
            </w:del>
          </w:p>
        </w:tc>
        <w:tc>
          <w:tcPr>
            <w:tcW w:w="724" w:type="dxa"/>
            <w:tcBorders>
              <w:top w:val="nil"/>
              <w:left w:val="single" w:sz="6" w:space="0" w:color="auto"/>
              <w:bottom w:val="nil"/>
              <w:right w:val="nil"/>
            </w:tcBorders>
          </w:tcPr>
          <w:p w14:paraId="0476C4DB" w14:textId="5DB1D55E" w:rsidR="00C67657" w:rsidRPr="007D5167" w:rsidDel="00F1263F" w:rsidRDefault="00C67657" w:rsidP="00F1263F">
            <w:pPr>
              <w:pStyle w:val="AnnexAppendixTitle"/>
              <w:rPr>
                <w:del w:id="2893" w:author="Huang, Chengyu" w:date="2019-05-28T12:45:00Z"/>
                <w:rFonts w:cs="Segoe UI"/>
                <w:color w:val="000000"/>
                <w:sz w:val="12"/>
                <w:szCs w:val="12"/>
              </w:rPr>
              <w:pPrChange w:id="2894" w:author="Huang, Chengyu" w:date="2019-05-28T12:45:00Z">
                <w:pPr>
                  <w:autoSpaceDE w:val="0"/>
                  <w:autoSpaceDN w:val="0"/>
                  <w:adjustRightInd w:val="0"/>
                  <w:spacing w:line="240" w:lineRule="auto"/>
                </w:pPr>
              </w:pPrChange>
            </w:pPr>
            <w:del w:id="2895"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5B6AC53F" w14:textId="3DD1B7FB" w:rsidR="00C67657" w:rsidRPr="007D5167" w:rsidDel="00F1263F" w:rsidRDefault="00C67657" w:rsidP="00F1263F">
            <w:pPr>
              <w:pStyle w:val="AnnexAppendixTitle"/>
              <w:rPr>
                <w:del w:id="2896" w:author="Huang, Chengyu" w:date="2019-05-28T12:45:00Z"/>
                <w:rFonts w:cs="Segoe UI"/>
                <w:color w:val="000000"/>
                <w:sz w:val="12"/>
                <w:szCs w:val="12"/>
              </w:rPr>
              <w:pPrChange w:id="2897" w:author="Huang, Chengyu" w:date="2019-05-28T12:45:00Z">
                <w:pPr>
                  <w:autoSpaceDE w:val="0"/>
                  <w:autoSpaceDN w:val="0"/>
                  <w:adjustRightInd w:val="0"/>
                  <w:spacing w:line="240" w:lineRule="auto"/>
                </w:pPr>
              </w:pPrChange>
            </w:pPr>
            <w:del w:id="2898" w:author="Huang, Chengyu" w:date="2019-05-28T12:45:00Z">
              <w:r w:rsidRPr="007D5167" w:rsidDel="00F1263F">
                <w:rPr>
                  <w:rFonts w:cs="Segoe UI"/>
                  <w:color w:val="000000"/>
                  <w:sz w:val="12"/>
                  <w:szCs w:val="12"/>
                </w:rPr>
                <w:delText>Portugal</w:delText>
              </w:r>
            </w:del>
          </w:p>
        </w:tc>
        <w:tc>
          <w:tcPr>
            <w:tcW w:w="1032" w:type="dxa"/>
            <w:tcBorders>
              <w:top w:val="nil"/>
              <w:left w:val="single" w:sz="6" w:space="0" w:color="auto"/>
              <w:bottom w:val="nil"/>
              <w:right w:val="nil"/>
            </w:tcBorders>
          </w:tcPr>
          <w:p w14:paraId="2A1DEADD" w14:textId="618B7972" w:rsidR="00C67657" w:rsidRPr="007D5167" w:rsidDel="00F1263F" w:rsidRDefault="00C67657" w:rsidP="00F1263F">
            <w:pPr>
              <w:pStyle w:val="AnnexAppendixTitle"/>
              <w:rPr>
                <w:del w:id="2899" w:author="Huang, Chengyu" w:date="2019-05-28T12:45:00Z"/>
                <w:rFonts w:cs="Segoe UI"/>
                <w:color w:val="000000"/>
                <w:sz w:val="12"/>
                <w:szCs w:val="12"/>
              </w:rPr>
              <w:pPrChange w:id="2900" w:author="Huang, Chengyu" w:date="2019-05-28T12:45:00Z">
                <w:pPr>
                  <w:autoSpaceDE w:val="0"/>
                  <w:autoSpaceDN w:val="0"/>
                  <w:adjustRightInd w:val="0"/>
                  <w:spacing w:line="240" w:lineRule="auto"/>
                </w:pPr>
              </w:pPrChange>
            </w:pPr>
            <w:del w:id="2901"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8C7E61E" w14:textId="3C5002E6" w:rsidR="00C67657" w:rsidRPr="007D5167" w:rsidDel="00F1263F" w:rsidRDefault="00C67657" w:rsidP="00F1263F">
            <w:pPr>
              <w:pStyle w:val="AnnexAppendixTitle"/>
              <w:rPr>
                <w:del w:id="2902" w:author="Huang, Chengyu" w:date="2019-05-28T12:45:00Z"/>
                <w:rFonts w:cs="Segoe UI"/>
                <w:color w:val="000000"/>
                <w:sz w:val="12"/>
                <w:szCs w:val="12"/>
              </w:rPr>
              <w:pPrChange w:id="2903" w:author="Huang, Chengyu" w:date="2019-05-28T12:45:00Z">
                <w:pPr>
                  <w:autoSpaceDE w:val="0"/>
                  <w:autoSpaceDN w:val="0"/>
                  <w:adjustRightInd w:val="0"/>
                  <w:spacing w:line="240" w:lineRule="auto"/>
                </w:pPr>
              </w:pPrChange>
            </w:pPr>
            <w:del w:id="2904" w:author="Huang, Chengyu" w:date="2019-05-28T12:45:00Z">
              <w:r w:rsidRPr="007D5167" w:rsidDel="00F1263F">
                <w:rPr>
                  <w:rFonts w:cs="Segoe UI"/>
                  <w:color w:val="000000"/>
                  <w:sz w:val="12"/>
                  <w:szCs w:val="12"/>
                </w:rPr>
                <w:delText>Azerbaijan</w:delText>
              </w:r>
            </w:del>
          </w:p>
        </w:tc>
      </w:tr>
      <w:tr w:rsidR="00C67657" w:rsidRPr="007D5167" w:rsidDel="00F1263F" w14:paraId="595CD06B" w14:textId="655444CF" w:rsidTr="00C67657">
        <w:trPr>
          <w:trHeight w:val="192"/>
          <w:del w:id="2905" w:author="Huang, Chengyu" w:date="2019-05-28T12:45:00Z"/>
        </w:trPr>
        <w:tc>
          <w:tcPr>
            <w:tcW w:w="886" w:type="dxa"/>
            <w:tcBorders>
              <w:top w:val="nil"/>
              <w:left w:val="nil"/>
              <w:bottom w:val="nil"/>
              <w:right w:val="nil"/>
            </w:tcBorders>
          </w:tcPr>
          <w:p w14:paraId="68F11F31" w14:textId="7C8554DE" w:rsidR="00C67657" w:rsidRPr="007D5167" w:rsidDel="00F1263F" w:rsidRDefault="00C67657" w:rsidP="00F1263F">
            <w:pPr>
              <w:pStyle w:val="AnnexAppendixTitle"/>
              <w:rPr>
                <w:del w:id="2906" w:author="Huang, Chengyu" w:date="2019-05-28T12:45:00Z"/>
                <w:rFonts w:cs="Segoe UI"/>
                <w:color w:val="000000"/>
                <w:sz w:val="12"/>
                <w:szCs w:val="12"/>
              </w:rPr>
              <w:pPrChange w:id="2907" w:author="Huang, Chengyu" w:date="2019-05-28T12:45:00Z">
                <w:pPr>
                  <w:autoSpaceDE w:val="0"/>
                  <w:autoSpaceDN w:val="0"/>
                  <w:adjustRightInd w:val="0"/>
                  <w:spacing w:line="240" w:lineRule="auto"/>
                </w:pPr>
              </w:pPrChange>
            </w:pPr>
            <w:del w:id="2908" w:author="Huang, Chengyu" w:date="2019-05-28T12:45:00Z">
              <w:r w:rsidRPr="007D5167" w:rsidDel="00F1263F">
                <w:rPr>
                  <w:rFonts w:cs="Segoe UI"/>
                  <w:color w:val="000000"/>
                  <w:sz w:val="12"/>
                  <w:szCs w:val="12"/>
                </w:rPr>
                <w:delText>Mexico</w:delText>
              </w:r>
            </w:del>
          </w:p>
        </w:tc>
        <w:tc>
          <w:tcPr>
            <w:tcW w:w="2676" w:type="dxa"/>
            <w:tcBorders>
              <w:top w:val="nil"/>
              <w:left w:val="nil"/>
              <w:bottom w:val="nil"/>
              <w:right w:val="nil"/>
            </w:tcBorders>
          </w:tcPr>
          <w:p w14:paraId="05467817" w14:textId="38EF6322" w:rsidR="00C67657" w:rsidRPr="007D5167" w:rsidDel="00F1263F" w:rsidRDefault="00C67657" w:rsidP="00F1263F">
            <w:pPr>
              <w:pStyle w:val="AnnexAppendixTitle"/>
              <w:rPr>
                <w:del w:id="2909" w:author="Huang, Chengyu" w:date="2019-05-28T12:45:00Z"/>
                <w:rFonts w:cs="Segoe UI"/>
                <w:color w:val="000000"/>
                <w:sz w:val="12"/>
                <w:szCs w:val="12"/>
              </w:rPr>
              <w:pPrChange w:id="2910" w:author="Huang, Chengyu" w:date="2019-05-28T12:45:00Z">
                <w:pPr>
                  <w:autoSpaceDE w:val="0"/>
                  <w:autoSpaceDN w:val="0"/>
                  <w:adjustRightInd w:val="0"/>
                  <w:spacing w:line="240" w:lineRule="auto"/>
                </w:pPr>
              </w:pPrChange>
            </w:pPr>
            <w:del w:id="2911" w:author="Huang, Chengyu" w:date="2019-05-28T12:45:00Z">
              <w:r w:rsidRPr="007D5167" w:rsidDel="00F1263F">
                <w:rPr>
                  <w:rFonts w:cs="Segoe UI"/>
                  <w:color w:val="000000"/>
                  <w:sz w:val="12"/>
                  <w:szCs w:val="12"/>
                </w:rPr>
                <w:delText>Mexico</w:delText>
              </w:r>
            </w:del>
          </w:p>
        </w:tc>
        <w:tc>
          <w:tcPr>
            <w:tcW w:w="724" w:type="dxa"/>
            <w:tcBorders>
              <w:top w:val="nil"/>
              <w:left w:val="single" w:sz="6" w:space="0" w:color="auto"/>
              <w:bottom w:val="nil"/>
              <w:right w:val="nil"/>
            </w:tcBorders>
          </w:tcPr>
          <w:p w14:paraId="7B79C34C" w14:textId="65A54496" w:rsidR="00C67657" w:rsidRPr="007D5167" w:rsidDel="00F1263F" w:rsidRDefault="00C67657" w:rsidP="00F1263F">
            <w:pPr>
              <w:pStyle w:val="AnnexAppendixTitle"/>
              <w:rPr>
                <w:del w:id="2912" w:author="Huang, Chengyu" w:date="2019-05-28T12:45:00Z"/>
                <w:rFonts w:cs="Segoe UI"/>
                <w:color w:val="000000"/>
                <w:sz w:val="12"/>
                <w:szCs w:val="12"/>
              </w:rPr>
              <w:pPrChange w:id="2913" w:author="Huang, Chengyu" w:date="2019-05-28T12:45:00Z">
                <w:pPr>
                  <w:autoSpaceDE w:val="0"/>
                  <w:autoSpaceDN w:val="0"/>
                  <w:adjustRightInd w:val="0"/>
                  <w:spacing w:line="240" w:lineRule="auto"/>
                </w:pPr>
              </w:pPrChange>
            </w:pPr>
            <w:del w:id="2914"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09463C9D" w14:textId="456B7EE2" w:rsidR="00C67657" w:rsidRPr="007D5167" w:rsidDel="00F1263F" w:rsidRDefault="00C67657" w:rsidP="00F1263F">
            <w:pPr>
              <w:pStyle w:val="AnnexAppendixTitle"/>
              <w:rPr>
                <w:del w:id="2915" w:author="Huang, Chengyu" w:date="2019-05-28T12:45:00Z"/>
                <w:rFonts w:cs="Segoe UI"/>
                <w:color w:val="000000"/>
                <w:sz w:val="12"/>
                <w:szCs w:val="12"/>
              </w:rPr>
              <w:pPrChange w:id="2916" w:author="Huang, Chengyu" w:date="2019-05-28T12:45:00Z">
                <w:pPr>
                  <w:autoSpaceDE w:val="0"/>
                  <w:autoSpaceDN w:val="0"/>
                  <w:adjustRightInd w:val="0"/>
                  <w:spacing w:line="240" w:lineRule="auto"/>
                </w:pPr>
              </w:pPrChange>
            </w:pPr>
            <w:del w:id="2917" w:author="Huang, Chengyu" w:date="2019-05-28T12:45:00Z">
              <w:r w:rsidRPr="007D5167" w:rsidDel="00F1263F">
                <w:rPr>
                  <w:rFonts w:cs="Segoe UI"/>
                  <w:color w:val="000000"/>
                  <w:sz w:val="12"/>
                  <w:szCs w:val="12"/>
                </w:rPr>
                <w:delText>Slovakia</w:delText>
              </w:r>
            </w:del>
          </w:p>
        </w:tc>
        <w:tc>
          <w:tcPr>
            <w:tcW w:w="1032" w:type="dxa"/>
            <w:tcBorders>
              <w:top w:val="nil"/>
              <w:left w:val="single" w:sz="6" w:space="0" w:color="auto"/>
              <w:bottom w:val="nil"/>
              <w:right w:val="nil"/>
            </w:tcBorders>
          </w:tcPr>
          <w:p w14:paraId="66900C34" w14:textId="4BA5225E" w:rsidR="00C67657" w:rsidRPr="007D5167" w:rsidDel="00F1263F" w:rsidRDefault="00C67657" w:rsidP="00F1263F">
            <w:pPr>
              <w:pStyle w:val="AnnexAppendixTitle"/>
              <w:rPr>
                <w:del w:id="2918" w:author="Huang, Chengyu" w:date="2019-05-28T12:45:00Z"/>
                <w:rFonts w:cs="Segoe UI"/>
                <w:color w:val="000000"/>
                <w:sz w:val="12"/>
                <w:szCs w:val="12"/>
              </w:rPr>
              <w:pPrChange w:id="2919" w:author="Huang, Chengyu" w:date="2019-05-28T12:45:00Z">
                <w:pPr>
                  <w:autoSpaceDE w:val="0"/>
                  <w:autoSpaceDN w:val="0"/>
                  <w:adjustRightInd w:val="0"/>
                  <w:spacing w:line="240" w:lineRule="auto"/>
                </w:pPr>
              </w:pPrChange>
            </w:pPr>
            <w:del w:id="2920"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F31176F" w14:textId="1F42EB94" w:rsidR="00C67657" w:rsidRPr="007D5167" w:rsidDel="00F1263F" w:rsidRDefault="00C67657" w:rsidP="00F1263F">
            <w:pPr>
              <w:pStyle w:val="AnnexAppendixTitle"/>
              <w:rPr>
                <w:del w:id="2921" w:author="Huang, Chengyu" w:date="2019-05-28T12:45:00Z"/>
                <w:rFonts w:cs="Segoe UI"/>
                <w:color w:val="000000"/>
                <w:sz w:val="12"/>
                <w:szCs w:val="12"/>
              </w:rPr>
              <w:pPrChange w:id="2922" w:author="Huang, Chengyu" w:date="2019-05-28T12:45:00Z">
                <w:pPr>
                  <w:autoSpaceDE w:val="0"/>
                  <w:autoSpaceDN w:val="0"/>
                  <w:adjustRightInd w:val="0"/>
                  <w:spacing w:line="240" w:lineRule="auto"/>
                </w:pPr>
              </w:pPrChange>
            </w:pPr>
            <w:del w:id="2923" w:author="Huang, Chengyu" w:date="2019-05-28T12:45:00Z">
              <w:r w:rsidRPr="007D5167" w:rsidDel="00F1263F">
                <w:rPr>
                  <w:rFonts w:cs="Segoe UI"/>
                  <w:color w:val="000000"/>
                  <w:sz w:val="12"/>
                  <w:szCs w:val="12"/>
                </w:rPr>
                <w:delText>Georgia</w:delText>
              </w:r>
            </w:del>
          </w:p>
        </w:tc>
      </w:tr>
      <w:tr w:rsidR="00C67657" w:rsidRPr="007D5167" w:rsidDel="00F1263F" w14:paraId="4070FEC6" w14:textId="0301C8B7" w:rsidTr="00C67657">
        <w:trPr>
          <w:trHeight w:val="192"/>
          <w:del w:id="2924" w:author="Huang, Chengyu" w:date="2019-05-28T12:45:00Z"/>
        </w:trPr>
        <w:tc>
          <w:tcPr>
            <w:tcW w:w="886" w:type="dxa"/>
            <w:tcBorders>
              <w:top w:val="nil"/>
              <w:left w:val="nil"/>
              <w:bottom w:val="nil"/>
              <w:right w:val="nil"/>
            </w:tcBorders>
          </w:tcPr>
          <w:p w14:paraId="58B48391" w14:textId="0371FEE3" w:rsidR="00C67657" w:rsidRPr="007D5167" w:rsidDel="00F1263F" w:rsidRDefault="00C67657" w:rsidP="00F1263F">
            <w:pPr>
              <w:pStyle w:val="AnnexAppendixTitle"/>
              <w:rPr>
                <w:del w:id="2925" w:author="Huang, Chengyu" w:date="2019-05-28T12:45:00Z"/>
                <w:rFonts w:cs="Segoe UI"/>
                <w:color w:val="000000"/>
                <w:sz w:val="12"/>
                <w:szCs w:val="12"/>
              </w:rPr>
              <w:pPrChange w:id="2926" w:author="Huang, Chengyu" w:date="2019-05-28T12:45:00Z">
                <w:pPr>
                  <w:autoSpaceDE w:val="0"/>
                  <w:autoSpaceDN w:val="0"/>
                  <w:adjustRightInd w:val="0"/>
                  <w:spacing w:line="240" w:lineRule="auto"/>
                </w:pPr>
              </w:pPrChange>
            </w:pPr>
            <w:del w:id="2927" w:author="Huang, Chengyu" w:date="2019-05-28T12:45:00Z">
              <w:r w:rsidRPr="007D5167" w:rsidDel="00F1263F">
                <w:rPr>
                  <w:rFonts w:cs="Segoe UI"/>
                  <w:color w:val="000000"/>
                  <w:sz w:val="12"/>
                  <w:szCs w:val="12"/>
                </w:rPr>
                <w:delText>China</w:delText>
              </w:r>
            </w:del>
          </w:p>
        </w:tc>
        <w:tc>
          <w:tcPr>
            <w:tcW w:w="2676" w:type="dxa"/>
            <w:tcBorders>
              <w:top w:val="nil"/>
              <w:left w:val="nil"/>
              <w:bottom w:val="nil"/>
              <w:right w:val="nil"/>
            </w:tcBorders>
          </w:tcPr>
          <w:p w14:paraId="202844B1" w14:textId="4B0EC491" w:rsidR="00C67657" w:rsidRPr="007D5167" w:rsidDel="00F1263F" w:rsidRDefault="00C67657" w:rsidP="00F1263F">
            <w:pPr>
              <w:pStyle w:val="AnnexAppendixTitle"/>
              <w:rPr>
                <w:del w:id="2928" w:author="Huang, Chengyu" w:date="2019-05-28T12:45:00Z"/>
                <w:rFonts w:cs="Segoe UI"/>
                <w:color w:val="000000"/>
                <w:sz w:val="12"/>
                <w:szCs w:val="12"/>
              </w:rPr>
              <w:pPrChange w:id="2929" w:author="Huang, Chengyu" w:date="2019-05-28T12:45:00Z">
                <w:pPr>
                  <w:autoSpaceDE w:val="0"/>
                  <w:autoSpaceDN w:val="0"/>
                  <w:adjustRightInd w:val="0"/>
                  <w:spacing w:line="240" w:lineRule="auto"/>
                </w:pPr>
              </w:pPrChange>
            </w:pPr>
            <w:del w:id="2930" w:author="Huang, Chengyu" w:date="2019-05-28T12:45:00Z">
              <w:r w:rsidRPr="007D5167" w:rsidDel="00F1263F">
                <w:rPr>
                  <w:rFonts w:cs="Segoe UI"/>
                  <w:color w:val="000000"/>
                  <w:sz w:val="12"/>
                  <w:szCs w:val="12"/>
                </w:rPr>
                <w:delText>China</w:delText>
              </w:r>
            </w:del>
          </w:p>
        </w:tc>
        <w:tc>
          <w:tcPr>
            <w:tcW w:w="724" w:type="dxa"/>
            <w:tcBorders>
              <w:top w:val="nil"/>
              <w:left w:val="single" w:sz="6" w:space="0" w:color="auto"/>
              <w:bottom w:val="nil"/>
              <w:right w:val="nil"/>
            </w:tcBorders>
          </w:tcPr>
          <w:p w14:paraId="43E00D2C" w14:textId="28001821" w:rsidR="00C67657" w:rsidRPr="007D5167" w:rsidDel="00F1263F" w:rsidRDefault="00C67657" w:rsidP="00F1263F">
            <w:pPr>
              <w:pStyle w:val="AnnexAppendixTitle"/>
              <w:rPr>
                <w:del w:id="2931" w:author="Huang, Chengyu" w:date="2019-05-28T12:45:00Z"/>
                <w:rFonts w:cs="Segoe UI"/>
                <w:color w:val="000000"/>
                <w:sz w:val="12"/>
                <w:szCs w:val="12"/>
              </w:rPr>
              <w:pPrChange w:id="2932" w:author="Huang, Chengyu" w:date="2019-05-28T12:45:00Z">
                <w:pPr>
                  <w:autoSpaceDE w:val="0"/>
                  <w:autoSpaceDN w:val="0"/>
                  <w:adjustRightInd w:val="0"/>
                  <w:spacing w:line="240" w:lineRule="auto"/>
                </w:pPr>
              </w:pPrChange>
            </w:pPr>
            <w:del w:id="2933"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056626C8" w14:textId="74B8C2E5" w:rsidR="00C67657" w:rsidRPr="007D5167" w:rsidDel="00F1263F" w:rsidRDefault="00C67657" w:rsidP="00F1263F">
            <w:pPr>
              <w:pStyle w:val="AnnexAppendixTitle"/>
              <w:rPr>
                <w:del w:id="2934" w:author="Huang, Chengyu" w:date="2019-05-28T12:45:00Z"/>
                <w:rFonts w:cs="Segoe UI"/>
                <w:color w:val="000000"/>
                <w:sz w:val="12"/>
                <w:szCs w:val="12"/>
              </w:rPr>
              <w:pPrChange w:id="2935" w:author="Huang, Chengyu" w:date="2019-05-28T12:45:00Z">
                <w:pPr>
                  <w:autoSpaceDE w:val="0"/>
                  <w:autoSpaceDN w:val="0"/>
                  <w:adjustRightInd w:val="0"/>
                  <w:spacing w:line="240" w:lineRule="auto"/>
                </w:pPr>
              </w:pPrChange>
            </w:pPr>
            <w:del w:id="2936" w:author="Huang, Chengyu" w:date="2019-05-28T12:45:00Z">
              <w:r w:rsidRPr="007D5167" w:rsidDel="00F1263F">
                <w:rPr>
                  <w:rFonts w:cs="Segoe UI"/>
                  <w:color w:val="000000"/>
                  <w:sz w:val="12"/>
                  <w:szCs w:val="12"/>
                </w:rPr>
                <w:delText>Slovenia</w:delText>
              </w:r>
            </w:del>
          </w:p>
        </w:tc>
        <w:tc>
          <w:tcPr>
            <w:tcW w:w="1032" w:type="dxa"/>
            <w:tcBorders>
              <w:top w:val="nil"/>
              <w:left w:val="single" w:sz="6" w:space="0" w:color="auto"/>
              <w:bottom w:val="nil"/>
              <w:right w:val="nil"/>
            </w:tcBorders>
          </w:tcPr>
          <w:p w14:paraId="3AEA794F" w14:textId="49580D90" w:rsidR="00C67657" w:rsidRPr="007D5167" w:rsidDel="00F1263F" w:rsidRDefault="00C67657" w:rsidP="00F1263F">
            <w:pPr>
              <w:pStyle w:val="AnnexAppendixTitle"/>
              <w:rPr>
                <w:del w:id="2937" w:author="Huang, Chengyu" w:date="2019-05-28T12:45:00Z"/>
                <w:rFonts w:cs="Segoe UI"/>
                <w:color w:val="000000"/>
                <w:sz w:val="12"/>
                <w:szCs w:val="12"/>
              </w:rPr>
              <w:pPrChange w:id="2938" w:author="Huang, Chengyu" w:date="2019-05-28T12:45:00Z">
                <w:pPr>
                  <w:autoSpaceDE w:val="0"/>
                  <w:autoSpaceDN w:val="0"/>
                  <w:adjustRightInd w:val="0"/>
                  <w:spacing w:line="240" w:lineRule="auto"/>
                </w:pPr>
              </w:pPrChange>
            </w:pPr>
            <w:del w:id="2939"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03C9D72" w14:textId="5CE61D60" w:rsidR="00C67657" w:rsidRPr="007D5167" w:rsidDel="00F1263F" w:rsidRDefault="00C67657" w:rsidP="00F1263F">
            <w:pPr>
              <w:pStyle w:val="AnnexAppendixTitle"/>
              <w:rPr>
                <w:del w:id="2940" w:author="Huang, Chengyu" w:date="2019-05-28T12:45:00Z"/>
                <w:rFonts w:cs="Segoe UI"/>
                <w:color w:val="000000"/>
                <w:sz w:val="12"/>
                <w:szCs w:val="12"/>
              </w:rPr>
              <w:pPrChange w:id="2941" w:author="Huang, Chengyu" w:date="2019-05-28T12:45:00Z">
                <w:pPr>
                  <w:autoSpaceDE w:val="0"/>
                  <w:autoSpaceDN w:val="0"/>
                  <w:adjustRightInd w:val="0"/>
                  <w:spacing w:line="240" w:lineRule="auto"/>
                </w:pPr>
              </w:pPrChange>
            </w:pPr>
            <w:del w:id="2942" w:author="Huang, Chengyu" w:date="2019-05-28T12:45:00Z">
              <w:r w:rsidRPr="007D5167" w:rsidDel="00F1263F">
                <w:rPr>
                  <w:rFonts w:cs="Segoe UI"/>
                  <w:color w:val="000000"/>
                  <w:sz w:val="12"/>
                  <w:szCs w:val="12"/>
                </w:rPr>
                <w:delText>Bahrain</w:delText>
              </w:r>
            </w:del>
          </w:p>
        </w:tc>
      </w:tr>
      <w:tr w:rsidR="00C67657" w:rsidRPr="007D5167" w:rsidDel="00F1263F" w14:paraId="0BA45E0D" w14:textId="5FB161A4" w:rsidTr="00C67657">
        <w:trPr>
          <w:trHeight w:val="192"/>
          <w:del w:id="2943" w:author="Huang, Chengyu" w:date="2019-05-28T12:45:00Z"/>
        </w:trPr>
        <w:tc>
          <w:tcPr>
            <w:tcW w:w="886" w:type="dxa"/>
            <w:tcBorders>
              <w:top w:val="nil"/>
              <w:left w:val="nil"/>
              <w:bottom w:val="nil"/>
              <w:right w:val="nil"/>
            </w:tcBorders>
          </w:tcPr>
          <w:p w14:paraId="49EABC09" w14:textId="52BA702F" w:rsidR="00C67657" w:rsidRPr="007D5167" w:rsidDel="00F1263F" w:rsidRDefault="00C67657" w:rsidP="00F1263F">
            <w:pPr>
              <w:pStyle w:val="AnnexAppendixTitle"/>
              <w:rPr>
                <w:del w:id="2944" w:author="Huang, Chengyu" w:date="2019-05-28T12:45:00Z"/>
                <w:rFonts w:cs="Segoe UI"/>
                <w:color w:val="000000"/>
                <w:sz w:val="12"/>
                <w:szCs w:val="12"/>
              </w:rPr>
              <w:pPrChange w:id="2945" w:author="Huang, Chengyu" w:date="2019-05-28T12:45:00Z">
                <w:pPr>
                  <w:autoSpaceDE w:val="0"/>
                  <w:autoSpaceDN w:val="0"/>
                  <w:adjustRightInd w:val="0"/>
                  <w:spacing w:line="240" w:lineRule="auto"/>
                </w:pPr>
              </w:pPrChange>
            </w:pPr>
            <w:del w:id="2946" w:author="Huang, Chengyu" w:date="2019-05-28T12:45:00Z">
              <w:r w:rsidRPr="007D5167" w:rsidDel="00F1263F">
                <w:rPr>
                  <w:rFonts w:cs="Segoe UI"/>
                  <w:color w:val="000000"/>
                  <w:sz w:val="12"/>
                  <w:szCs w:val="12"/>
                </w:rPr>
                <w:delText>China</w:delText>
              </w:r>
            </w:del>
          </w:p>
        </w:tc>
        <w:tc>
          <w:tcPr>
            <w:tcW w:w="2676" w:type="dxa"/>
            <w:tcBorders>
              <w:top w:val="nil"/>
              <w:left w:val="nil"/>
              <w:bottom w:val="nil"/>
              <w:right w:val="nil"/>
            </w:tcBorders>
          </w:tcPr>
          <w:p w14:paraId="4D3C7165" w14:textId="12477929" w:rsidR="00C67657" w:rsidRPr="007D5167" w:rsidDel="00F1263F" w:rsidRDefault="00C67657" w:rsidP="00F1263F">
            <w:pPr>
              <w:pStyle w:val="AnnexAppendixTitle"/>
              <w:rPr>
                <w:del w:id="2947" w:author="Huang, Chengyu" w:date="2019-05-28T12:45:00Z"/>
                <w:rFonts w:cs="Segoe UI"/>
                <w:color w:val="000000"/>
                <w:sz w:val="12"/>
                <w:szCs w:val="12"/>
              </w:rPr>
              <w:pPrChange w:id="2948" w:author="Huang, Chengyu" w:date="2019-05-28T12:45:00Z">
                <w:pPr>
                  <w:autoSpaceDE w:val="0"/>
                  <w:autoSpaceDN w:val="0"/>
                  <w:adjustRightInd w:val="0"/>
                  <w:spacing w:line="240" w:lineRule="auto"/>
                </w:pPr>
              </w:pPrChange>
            </w:pPr>
            <w:del w:id="2949" w:author="Huang, Chengyu" w:date="2019-05-28T12:45:00Z">
              <w:r w:rsidRPr="007D5167" w:rsidDel="00F1263F">
                <w:rPr>
                  <w:rFonts w:cs="Segoe UI"/>
                  <w:color w:val="000000"/>
                  <w:sz w:val="12"/>
                  <w:szCs w:val="12"/>
                </w:rPr>
                <w:delText>Hong Kong</w:delText>
              </w:r>
            </w:del>
          </w:p>
        </w:tc>
        <w:tc>
          <w:tcPr>
            <w:tcW w:w="724" w:type="dxa"/>
            <w:tcBorders>
              <w:top w:val="nil"/>
              <w:left w:val="single" w:sz="6" w:space="0" w:color="auto"/>
              <w:bottom w:val="nil"/>
              <w:right w:val="nil"/>
            </w:tcBorders>
          </w:tcPr>
          <w:p w14:paraId="22D71E83" w14:textId="23793B8C" w:rsidR="00C67657" w:rsidRPr="007D5167" w:rsidDel="00F1263F" w:rsidRDefault="00C67657" w:rsidP="00F1263F">
            <w:pPr>
              <w:pStyle w:val="AnnexAppendixTitle"/>
              <w:rPr>
                <w:del w:id="2950" w:author="Huang, Chengyu" w:date="2019-05-28T12:45:00Z"/>
                <w:rFonts w:cs="Segoe UI"/>
                <w:color w:val="000000"/>
                <w:sz w:val="12"/>
                <w:szCs w:val="12"/>
              </w:rPr>
              <w:pPrChange w:id="2951" w:author="Huang, Chengyu" w:date="2019-05-28T12:45:00Z">
                <w:pPr>
                  <w:autoSpaceDE w:val="0"/>
                  <w:autoSpaceDN w:val="0"/>
                  <w:adjustRightInd w:val="0"/>
                  <w:spacing w:line="240" w:lineRule="auto"/>
                </w:pPr>
              </w:pPrChange>
            </w:pPr>
            <w:del w:id="2952"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31BA53DE" w14:textId="57BFA8B4" w:rsidR="00C67657" w:rsidRPr="007D5167" w:rsidDel="00F1263F" w:rsidRDefault="00C67657" w:rsidP="00F1263F">
            <w:pPr>
              <w:pStyle w:val="AnnexAppendixTitle"/>
              <w:rPr>
                <w:del w:id="2953" w:author="Huang, Chengyu" w:date="2019-05-28T12:45:00Z"/>
                <w:rFonts w:cs="Segoe UI"/>
                <w:color w:val="000000"/>
                <w:sz w:val="12"/>
                <w:szCs w:val="12"/>
              </w:rPr>
              <w:pPrChange w:id="2954" w:author="Huang, Chengyu" w:date="2019-05-28T12:45:00Z">
                <w:pPr>
                  <w:autoSpaceDE w:val="0"/>
                  <w:autoSpaceDN w:val="0"/>
                  <w:adjustRightInd w:val="0"/>
                  <w:spacing w:line="240" w:lineRule="auto"/>
                </w:pPr>
              </w:pPrChange>
            </w:pPr>
            <w:del w:id="2955" w:author="Huang, Chengyu" w:date="2019-05-28T12:45:00Z">
              <w:r w:rsidRPr="007D5167" w:rsidDel="00F1263F">
                <w:rPr>
                  <w:rFonts w:cs="Segoe UI"/>
                  <w:color w:val="000000"/>
                  <w:sz w:val="12"/>
                  <w:szCs w:val="12"/>
                </w:rPr>
                <w:delText>Spain</w:delText>
              </w:r>
            </w:del>
          </w:p>
        </w:tc>
        <w:tc>
          <w:tcPr>
            <w:tcW w:w="1032" w:type="dxa"/>
            <w:tcBorders>
              <w:top w:val="nil"/>
              <w:left w:val="single" w:sz="6" w:space="0" w:color="auto"/>
              <w:bottom w:val="nil"/>
              <w:right w:val="nil"/>
            </w:tcBorders>
          </w:tcPr>
          <w:p w14:paraId="5430420A" w14:textId="208A1F47" w:rsidR="00C67657" w:rsidRPr="007D5167" w:rsidDel="00F1263F" w:rsidRDefault="00C67657" w:rsidP="00F1263F">
            <w:pPr>
              <w:pStyle w:val="AnnexAppendixTitle"/>
              <w:rPr>
                <w:del w:id="2956" w:author="Huang, Chengyu" w:date="2019-05-28T12:45:00Z"/>
                <w:rFonts w:cs="Segoe UI"/>
                <w:color w:val="000000"/>
                <w:sz w:val="12"/>
                <w:szCs w:val="12"/>
              </w:rPr>
              <w:pPrChange w:id="2957" w:author="Huang, Chengyu" w:date="2019-05-28T12:45:00Z">
                <w:pPr>
                  <w:autoSpaceDE w:val="0"/>
                  <w:autoSpaceDN w:val="0"/>
                  <w:adjustRightInd w:val="0"/>
                  <w:spacing w:line="240" w:lineRule="auto"/>
                </w:pPr>
              </w:pPrChange>
            </w:pPr>
            <w:del w:id="2958"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A626408" w14:textId="11ED826E" w:rsidR="00C67657" w:rsidRPr="007D5167" w:rsidDel="00F1263F" w:rsidRDefault="00C67657" w:rsidP="00F1263F">
            <w:pPr>
              <w:pStyle w:val="AnnexAppendixTitle"/>
              <w:rPr>
                <w:del w:id="2959" w:author="Huang, Chengyu" w:date="2019-05-28T12:45:00Z"/>
                <w:rFonts w:cs="Segoe UI"/>
                <w:color w:val="000000"/>
                <w:sz w:val="12"/>
                <w:szCs w:val="12"/>
              </w:rPr>
              <w:pPrChange w:id="2960" w:author="Huang, Chengyu" w:date="2019-05-28T12:45:00Z">
                <w:pPr>
                  <w:autoSpaceDE w:val="0"/>
                  <w:autoSpaceDN w:val="0"/>
                  <w:adjustRightInd w:val="0"/>
                  <w:spacing w:line="240" w:lineRule="auto"/>
                </w:pPr>
              </w:pPrChange>
            </w:pPr>
            <w:del w:id="2961" w:author="Huang, Chengyu" w:date="2019-05-28T12:45:00Z">
              <w:r w:rsidRPr="007D5167" w:rsidDel="00F1263F">
                <w:rPr>
                  <w:rFonts w:cs="Segoe UI"/>
                  <w:color w:val="000000"/>
                  <w:sz w:val="12"/>
                  <w:szCs w:val="12"/>
                </w:rPr>
                <w:delText>Iran Islamic Republic of</w:delText>
              </w:r>
            </w:del>
          </w:p>
        </w:tc>
      </w:tr>
      <w:tr w:rsidR="00C67657" w:rsidRPr="007D5167" w:rsidDel="00F1263F" w14:paraId="7092BCEA" w14:textId="66C4B951" w:rsidTr="00C67657">
        <w:trPr>
          <w:trHeight w:val="192"/>
          <w:del w:id="2962" w:author="Huang, Chengyu" w:date="2019-05-28T12:45:00Z"/>
        </w:trPr>
        <w:tc>
          <w:tcPr>
            <w:tcW w:w="886" w:type="dxa"/>
            <w:tcBorders>
              <w:top w:val="nil"/>
              <w:left w:val="nil"/>
              <w:bottom w:val="nil"/>
              <w:right w:val="nil"/>
            </w:tcBorders>
          </w:tcPr>
          <w:p w14:paraId="3BB8D5B7" w14:textId="00ED0130" w:rsidR="00C67657" w:rsidRPr="007D5167" w:rsidDel="00F1263F" w:rsidRDefault="00C67657" w:rsidP="00F1263F">
            <w:pPr>
              <w:pStyle w:val="AnnexAppendixTitle"/>
              <w:rPr>
                <w:del w:id="2963" w:author="Huang, Chengyu" w:date="2019-05-28T12:45:00Z"/>
                <w:rFonts w:cs="Segoe UI"/>
                <w:color w:val="000000"/>
                <w:sz w:val="12"/>
                <w:szCs w:val="12"/>
              </w:rPr>
              <w:pPrChange w:id="2964" w:author="Huang, Chengyu" w:date="2019-05-28T12:45:00Z">
                <w:pPr>
                  <w:autoSpaceDE w:val="0"/>
                  <w:autoSpaceDN w:val="0"/>
                  <w:adjustRightInd w:val="0"/>
                  <w:spacing w:line="240" w:lineRule="auto"/>
                </w:pPr>
              </w:pPrChange>
            </w:pPr>
            <w:del w:id="2965"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3CEBA1C6" w14:textId="563FF4C3" w:rsidR="00C67657" w:rsidRPr="007D5167" w:rsidDel="00F1263F" w:rsidRDefault="00C67657" w:rsidP="00F1263F">
            <w:pPr>
              <w:pStyle w:val="AnnexAppendixTitle"/>
              <w:rPr>
                <w:del w:id="2966" w:author="Huang, Chengyu" w:date="2019-05-28T12:45:00Z"/>
                <w:rFonts w:cs="Segoe UI"/>
                <w:color w:val="000000"/>
                <w:sz w:val="12"/>
                <w:szCs w:val="12"/>
              </w:rPr>
              <w:pPrChange w:id="2967" w:author="Huang, Chengyu" w:date="2019-05-28T12:45:00Z">
                <w:pPr>
                  <w:autoSpaceDE w:val="0"/>
                  <w:autoSpaceDN w:val="0"/>
                  <w:adjustRightInd w:val="0"/>
                  <w:spacing w:line="240" w:lineRule="auto"/>
                </w:pPr>
              </w:pPrChange>
            </w:pPr>
            <w:del w:id="2968" w:author="Huang, Chengyu" w:date="2019-05-28T12:45:00Z">
              <w:r w:rsidRPr="007D5167" w:rsidDel="00F1263F">
                <w:rPr>
                  <w:rFonts w:cs="Segoe UI"/>
                  <w:color w:val="000000"/>
                  <w:sz w:val="12"/>
                  <w:szCs w:val="12"/>
                </w:rPr>
                <w:delText>Australia</w:delText>
              </w:r>
            </w:del>
          </w:p>
        </w:tc>
        <w:tc>
          <w:tcPr>
            <w:tcW w:w="724" w:type="dxa"/>
            <w:tcBorders>
              <w:top w:val="nil"/>
              <w:left w:val="single" w:sz="6" w:space="0" w:color="auto"/>
              <w:bottom w:val="nil"/>
              <w:right w:val="nil"/>
            </w:tcBorders>
          </w:tcPr>
          <w:p w14:paraId="36AA1008" w14:textId="324C803B" w:rsidR="00C67657" w:rsidRPr="007D5167" w:rsidDel="00F1263F" w:rsidRDefault="00C67657" w:rsidP="00F1263F">
            <w:pPr>
              <w:pStyle w:val="AnnexAppendixTitle"/>
              <w:rPr>
                <w:del w:id="2969" w:author="Huang, Chengyu" w:date="2019-05-28T12:45:00Z"/>
                <w:rFonts w:cs="Segoe UI"/>
                <w:color w:val="000000"/>
                <w:sz w:val="12"/>
                <w:szCs w:val="12"/>
              </w:rPr>
              <w:pPrChange w:id="2970" w:author="Huang, Chengyu" w:date="2019-05-28T12:45:00Z">
                <w:pPr>
                  <w:autoSpaceDE w:val="0"/>
                  <w:autoSpaceDN w:val="0"/>
                  <w:adjustRightInd w:val="0"/>
                  <w:spacing w:line="240" w:lineRule="auto"/>
                </w:pPr>
              </w:pPrChange>
            </w:pPr>
            <w:del w:id="2971"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3535DA59" w14:textId="22E61B12" w:rsidR="00C67657" w:rsidRPr="007D5167" w:rsidDel="00F1263F" w:rsidRDefault="00C67657" w:rsidP="00F1263F">
            <w:pPr>
              <w:pStyle w:val="AnnexAppendixTitle"/>
              <w:rPr>
                <w:del w:id="2972" w:author="Huang, Chengyu" w:date="2019-05-28T12:45:00Z"/>
                <w:rFonts w:cs="Segoe UI"/>
                <w:color w:val="000000"/>
                <w:sz w:val="12"/>
                <w:szCs w:val="12"/>
              </w:rPr>
              <w:pPrChange w:id="2973" w:author="Huang, Chengyu" w:date="2019-05-28T12:45:00Z">
                <w:pPr>
                  <w:autoSpaceDE w:val="0"/>
                  <w:autoSpaceDN w:val="0"/>
                  <w:adjustRightInd w:val="0"/>
                  <w:spacing w:line="240" w:lineRule="auto"/>
                </w:pPr>
              </w:pPrChange>
            </w:pPr>
            <w:del w:id="2974" w:author="Huang, Chengyu" w:date="2019-05-28T12:45:00Z">
              <w:r w:rsidRPr="007D5167" w:rsidDel="00F1263F">
                <w:rPr>
                  <w:rFonts w:cs="Segoe UI"/>
                  <w:color w:val="000000"/>
                  <w:sz w:val="12"/>
                  <w:szCs w:val="12"/>
                </w:rPr>
                <w:delText>Sweden</w:delText>
              </w:r>
            </w:del>
          </w:p>
        </w:tc>
        <w:tc>
          <w:tcPr>
            <w:tcW w:w="1032" w:type="dxa"/>
            <w:tcBorders>
              <w:top w:val="nil"/>
              <w:left w:val="single" w:sz="6" w:space="0" w:color="auto"/>
              <w:bottom w:val="nil"/>
              <w:right w:val="nil"/>
            </w:tcBorders>
          </w:tcPr>
          <w:p w14:paraId="6E066132" w14:textId="27216397" w:rsidR="00C67657" w:rsidRPr="007D5167" w:rsidDel="00F1263F" w:rsidRDefault="00C67657" w:rsidP="00F1263F">
            <w:pPr>
              <w:pStyle w:val="AnnexAppendixTitle"/>
              <w:rPr>
                <w:del w:id="2975" w:author="Huang, Chengyu" w:date="2019-05-28T12:45:00Z"/>
                <w:rFonts w:cs="Segoe UI"/>
                <w:color w:val="000000"/>
                <w:sz w:val="12"/>
                <w:szCs w:val="12"/>
              </w:rPr>
              <w:pPrChange w:id="2976" w:author="Huang, Chengyu" w:date="2019-05-28T12:45:00Z">
                <w:pPr>
                  <w:autoSpaceDE w:val="0"/>
                  <w:autoSpaceDN w:val="0"/>
                  <w:adjustRightInd w:val="0"/>
                  <w:spacing w:line="240" w:lineRule="auto"/>
                </w:pPr>
              </w:pPrChange>
            </w:pPr>
            <w:del w:id="2977"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05CBA557" w14:textId="76DF120F" w:rsidR="00C67657" w:rsidRPr="007D5167" w:rsidDel="00F1263F" w:rsidRDefault="00C67657" w:rsidP="00F1263F">
            <w:pPr>
              <w:pStyle w:val="AnnexAppendixTitle"/>
              <w:rPr>
                <w:del w:id="2978" w:author="Huang, Chengyu" w:date="2019-05-28T12:45:00Z"/>
                <w:rFonts w:cs="Segoe UI"/>
                <w:color w:val="000000"/>
                <w:sz w:val="12"/>
                <w:szCs w:val="12"/>
              </w:rPr>
              <w:pPrChange w:id="2979" w:author="Huang, Chengyu" w:date="2019-05-28T12:45:00Z">
                <w:pPr>
                  <w:autoSpaceDE w:val="0"/>
                  <w:autoSpaceDN w:val="0"/>
                  <w:adjustRightInd w:val="0"/>
                  <w:spacing w:line="240" w:lineRule="auto"/>
                </w:pPr>
              </w:pPrChange>
            </w:pPr>
            <w:del w:id="2980" w:author="Huang, Chengyu" w:date="2019-05-28T12:45:00Z">
              <w:r w:rsidRPr="007D5167" w:rsidDel="00F1263F">
                <w:rPr>
                  <w:rFonts w:cs="Segoe UI"/>
                  <w:color w:val="000000"/>
                  <w:sz w:val="12"/>
                  <w:szCs w:val="12"/>
                </w:rPr>
                <w:delText>Israel</w:delText>
              </w:r>
            </w:del>
          </w:p>
        </w:tc>
      </w:tr>
      <w:tr w:rsidR="00C67657" w:rsidRPr="007D5167" w:rsidDel="00F1263F" w14:paraId="4F50AEFA" w14:textId="1AFB849F" w:rsidTr="00C67657">
        <w:trPr>
          <w:trHeight w:val="192"/>
          <w:del w:id="2981" w:author="Huang, Chengyu" w:date="2019-05-28T12:45:00Z"/>
        </w:trPr>
        <w:tc>
          <w:tcPr>
            <w:tcW w:w="886" w:type="dxa"/>
            <w:tcBorders>
              <w:top w:val="nil"/>
              <w:left w:val="nil"/>
              <w:bottom w:val="nil"/>
              <w:right w:val="nil"/>
            </w:tcBorders>
          </w:tcPr>
          <w:p w14:paraId="486653B2" w14:textId="1DDCDFB4" w:rsidR="00C67657" w:rsidRPr="007D5167" w:rsidDel="00F1263F" w:rsidRDefault="00C67657" w:rsidP="00F1263F">
            <w:pPr>
              <w:pStyle w:val="AnnexAppendixTitle"/>
              <w:rPr>
                <w:del w:id="2982" w:author="Huang, Chengyu" w:date="2019-05-28T12:45:00Z"/>
                <w:rFonts w:cs="Segoe UI"/>
                <w:color w:val="000000"/>
                <w:sz w:val="12"/>
                <w:szCs w:val="12"/>
              </w:rPr>
              <w:pPrChange w:id="2983" w:author="Huang, Chengyu" w:date="2019-05-28T12:45:00Z">
                <w:pPr>
                  <w:autoSpaceDE w:val="0"/>
                  <w:autoSpaceDN w:val="0"/>
                  <w:adjustRightInd w:val="0"/>
                  <w:spacing w:line="240" w:lineRule="auto"/>
                </w:pPr>
              </w:pPrChange>
            </w:pPr>
            <w:del w:id="2984"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18A5A2B7" w14:textId="42D40ACD" w:rsidR="00C67657" w:rsidRPr="007D5167" w:rsidDel="00F1263F" w:rsidRDefault="00C67657" w:rsidP="00F1263F">
            <w:pPr>
              <w:pStyle w:val="AnnexAppendixTitle"/>
              <w:rPr>
                <w:del w:id="2985" w:author="Huang, Chengyu" w:date="2019-05-28T12:45:00Z"/>
                <w:rFonts w:cs="Segoe UI"/>
                <w:color w:val="000000"/>
                <w:sz w:val="12"/>
                <w:szCs w:val="12"/>
              </w:rPr>
              <w:pPrChange w:id="2986" w:author="Huang, Chengyu" w:date="2019-05-28T12:45:00Z">
                <w:pPr>
                  <w:autoSpaceDE w:val="0"/>
                  <w:autoSpaceDN w:val="0"/>
                  <w:adjustRightInd w:val="0"/>
                  <w:spacing w:line="240" w:lineRule="auto"/>
                </w:pPr>
              </w:pPrChange>
            </w:pPr>
            <w:del w:id="2987" w:author="Huang, Chengyu" w:date="2019-05-28T12:45:00Z">
              <w:r w:rsidRPr="007D5167" w:rsidDel="00F1263F">
                <w:rPr>
                  <w:rFonts w:cs="Segoe UI"/>
                  <w:color w:val="000000"/>
                  <w:sz w:val="12"/>
                  <w:szCs w:val="12"/>
                </w:rPr>
                <w:delText>New Zealand</w:delText>
              </w:r>
            </w:del>
          </w:p>
        </w:tc>
        <w:tc>
          <w:tcPr>
            <w:tcW w:w="724" w:type="dxa"/>
            <w:tcBorders>
              <w:top w:val="nil"/>
              <w:left w:val="single" w:sz="6" w:space="0" w:color="auto"/>
              <w:bottom w:val="nil"/>
              <w:right w:val="nil"/>
            </w:tcBorders>
          </w:tcPr>
          <w:p w14:paraId="25601229" w14:textId="69600AC9" w:rsidR="00C67657" w:rsidRPr="007D5167" w:rsidDel="00F1263F" w:rsidRDefault="00C67657" w:rsidP="00F1263F">
            <w:pPr>
              <w:pStyle w:val="AnnexAppendixTitle"/>
              <w:rPr>
                <w:del w:id="2988" w:author="Huang, Chengyu" w:date="2019-05-28T12:45:00Z"/>
                <w:rFonts w:cs="Segoe UI"/>
                <w:color w:val="000000"/>
                <w:sz w:val="12"/>
                <w:szCs w:val="12"/>
              </w:rPr>
              <w:pPrChange w:id="2989" w:author="Huang, Chengyu" w:date="2019-05-28T12:45:00Z">
                <w:pPr>
                  <w:autoSpaceDE w:val="0"/>
                  <w:autoSpaceDN w:val="0"/>
                  <w:adjustRightInd w:val="0"/>
                  <w:spacing w:line="240" w:lineRule="auto"/>
                </w:pPr>
              </w:pPrChange>
            </w:pPr>
            <w:del w:id="2990"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71A573E7" w14:textId="79F57B72" w:rsidR="00C67657" w:rsidRPr="007D5167" w:rsidDel="00F1263F" w:rsidRDefault="00C67657" w:rsidP="00F1263F">
            <w:pPr>
              <w:pStyle w:val="AnnexAppendixTitle"/>
              <w:rPr>
                <w:del w:id="2991" w:author="Huang, Chengyu" w:date="2019-05-28T12:45:00Z"/>
                <w:rFonts w:cs="Segoe UI"/>
                <w:color w:val="000000"/>
                <w:sz w:val="12"/>
                <w:szCs w:val="12"/>
              </w:rPr>
              <w:pPrChange w:id="2992" w:author="Huang, Chengyu" w:date="2019-05-28T12:45:00Z">
                <w:pPr>
                  <w:autoSpaceDE w:val="0"/>
                  <w:autoSpaceDN w:val="0"/>
                  <w:adjustRightInd w:val="0"/>
                  <w:spacing w:line="240" w:lineRule="auto"/>
                </w:pPr>
              </w:pPrChange>
            </w:pPr>
            <w:del w:id="2993" w:author="Huang, Chengyu" w:date="2019-05-28T12:45:00Z">
              <w:r w:rsidRPr="007D5167" w:rsidDel="00F1263F">
                <w:rPr>
                  <w:rFonts w:cs="Segoe UI"/>
                  <w:color w:val="000000"/>
                  <w:sz w:val="12"/>
                  <w:szCs w:val="12"/>
                </w:rPr>
                <w:delText>Bulgaria</w:delText>
              </w:r>
            </w:del>
          </w:p>
        </w:tc>
        <w:tc>
          <w:tcPr>
            <w:tcW w:w="1032" w:type="dxa"/>
            <w:tcBorders>
              <w:top w:val="nil"/>
              <w:left w:val="single" w:sz="6" w:space="0" w:color="auto"/>
              <w:bottom w:val="nil"/>
              <w:right w:val="nil"/>
            </w:tcBorders>
          </w:tcPr>
          <w:p w14:paraId="735C49EB" w14:textId="2D0D868C" w:rsidR="00C67657" w:rsidRPr="007D5167" w:rsidDel="00F1263F" w:rsidRDefault="00C67657" w:rsidP="00F1263F">
            <w:pPr>
              <w:pStyle w:val="AnnexAppendixTitle"/>
              <w:rPr>
                <w:del w:id="2994" w:author="Huang, Chengyu" w:date="2019-05-28T12:45:00Z"/>
                <w:rFonts w:cs="Segoe UI"/>
                <w:color w:val="000000"/>
                <w:sz w:val="12"/>
                <w:szCs w:val="12"/>
              </w:rPr>
              <w:pPrChange w:id="2995" w:author="Huang, Chengyu" w:date="2019-05-28T12:45:00Z">
                <w:pPr>
                  <w:autoSpaceDE w:val="0"/>
                  <w:autoSpaceDN w:val="0"/>
                  <w:adjustRightInd w:val="0"/>
                  <w:spacing w:line="240" w:lineRule="auto"/>
                </w:pPr>
              </w:pPrChange>
            </w:pPr>
            <w:del w:id="2996"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68CB6E1" w14:textId="4D56EE29" w:rsidR="00C67657" w:rsidRPr="007D5167" w:rsidDel="00F1263F" w:rsidRDefault="00C67657" w:rsidP="00F1263F">
            <w:pPr>
              <w:pStyle w:val="AnnexAppendixTitle"/>
              <w:rPr>
                <w:del w:id="2997" w:author="Huang, Chengyu" w:date="2019-05-28T12:45:00Z"/>
                <w:rFonts w:cs="Segoe UI"/>
                <w:color w:val="000000"/>
                <w:sz w:val="12"/>
                <w:szCs w:val="12"/>
              </w:rPr>
              <w:pPrChange w:id="2998" w:author="Huang, Chengyu" w:date="2019-05-28T12:45:00Z">
                <w:pPr>
                  <w:autoSpaceDE w:val="0"/>
                  <w:autoSpaceDN w:val="0"/>
                  <w:adjustRightInd w:val="0"/>
                  <w:spacing w:line="240" w:lineRule="auto"/>
                </w:pPr>
              </w:pPrChange>
            </w:pPr>
            <w:del w:id="2999" w:author="Huang, Chengyu" w:date="2019-05-28T12:45:00Z">
              <w:r w:rsidRPr="007D5167" w:rsidDel="00F1263F">
                <w:rPr>
                  <w:rFonts w:cs="Segoe UI"/>
                  <w:color w:val="000000"/>
                  <w:sz w:val="12"/>
                  <w:szCs w:val="12"/>
                </w:rPr>
                <w:delText>Jordan</w:delText>
              </w:r>
            </w:del>
          </w:p>
        </w:tc>
      </w:tr>
      <w:tr w:rsidR="00C67657" w:rsidRPr="007D5167" w:rsidDel="00F1263F" w14:paraId="5586430D" w14:textId="00F500B9" w:rsidTr="00C67657">
        <w:trPr>
          <w:trHeight w:val="192"/>
          <w:del w:id="3000" w:author="Huang, Chengyu" w:date="2019-05-28T12:45:00Z"/>
        </w:trPr>
        <w:tc>
          <w:tcPr>
            <w:tcW w:w="886" w:type="dxa"/>
            <w:tcBorders>
              <w:top w:val="nil"/>
              <w:left w:val="nil"/>
              <w:bottom w:val="nil"/>
              <w:right w:val="nil"/>
            </w:tcBorders>
          </w:tcPr>
          <w:p w14:paraId="65559378" w14:textId="4105B14E" w:rsidR="00C67657" w:rsidRPr="007D5167" w:rsidDel="00F1263F" w:rsidRDefault="00C67657" w:rsidP="00F1263F">
            <w:pPr>
              <w:pStyle w:val="AnnexAppendixTitle"/>
              <w:rPr>
                <w:del w:id="3001" w:author="Huang, Chengyu" w:date="2019-05-28T12:45:00Z"/>
                <w:rFonts w:cs="Segoe UI"/>
                <w:color w:val="000000"/>
                <w:sz w:val="12"/>
                <w:szCs w:val="12"/>
              </w:rPr>
              <w:pPrChange w:id="3002" w:author="Huang, Chengyu" w:date="2019-05-28T12:45:00Z">
                <w:pPr>
                  <w:autoSpaceDE w:val="0"/>
                  <w:autoSpaceDN w:val="0"/>
                  <w:adjustRightInd w:val="0"/>
                  <w:spacing w:line="240" w:lineRule="auto"/>
                </w:pPr>
              </w:pPrChange>
            </w:pPr>
            <w:del w:id="3003"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1F075CF4" w14:textId="66489A68" w:rsidR="00C67657" w:rsidRPr="007D5167" w:rsidDel="00F1263F" w:rsidRDefault="00C67657" w:rsidP="00F1263F">
            <w:pPr>
              <w:pStyle w:val="AnnexAppendixTitle"/>
              <w:rPr>
                <w:del w:id="3004" w:author="Huang, Chengyu" w:date="2019-05-28T12:45:00Z"/>
                <w:rFonts w:cs="Segoe UI"/>
                <w:color w:val="000000"/>
                <w:sz w:val="12"/>
                <w:szCs w:val="12"/>
              </w:rPr>
              <w:pPrChange w:id="3005" w:author="Huang, Chengyu" w:date="2019-05-28T12:45:00Z">
                <w:pPr>
                  <w:autoSpaceDE w:val="0"/>
                  <w:autoSpaceDN w:val="0"/>
                  <w:adjustRightInd w:val="0"/>
                  <w:spacing w:line="240" w:lineRule="auto"/>
                </w:pPr>
              </w:pPrChange>
            </w:pPr>
            <w:del w:id="3006" w:author="Huang, Chengyu" w:date="2019-05-28T12:45:00Z">
              <w:r w:rsidRPr="007D5167" w:rsidDel="00F1263F">
                <w:rPr>
                  <w:rFonts w:cs="Segoe UI"/>
                  <w:color w:val="000000"/>
                  <w:sz w:val="12"/>
                  <w:szCs w:val="12"/>
                </w:rPr>
                <w:delText>Rest of Oceania</w:delText>
              </w:r>
            </w:del>
          </w:p>
        </w:tc>
        <w:tc>
          <w:tcPr>
            <w:tcW w:w="724" w:type="dxa"/>
            <w:tcBorders>
              <w:top w:val="nil"/>
              <w:left w:val="single" w:sz="6" w:space="0" w:color="auto"/>
              <w:bottom w:val="nil"/>
              <w:right w:val="nil"/>
            </w:tcBorders>
          </w:tcPr>
          <w:p w14:paraId="7885C7DE" w14:textId="00154F5B" w:rsidR="00C67657" w:rsidRPr="007D5167" w:rsidDel="00F1263F" w:rsidRDefault="00C67657" w:rsidP="00F1263F">
            <w:pPr>
              <w:pStyle w:val="AnnexAppendixTitle"/>
              <w:rPr>
                <w:del w:id="3007" w:author="Huang, Chengyu" w:date="2019-05-28T12:45:00Z"/>
                <w:rFonts w:cs="Segoe UI"/>
                <w:color w:val="000000"/>
                <w:sz w:val="12"/>
                <w:szCs w:val="12"/>
              </w:rPr>
              <w:pPrChange w:id="3008" w:author="Huang, Chengyu" w:date="2019-05-28T12:45:00Z">
                <w:pPr>
                  <w:autoSpaceDE w:val="0"/>
                  <w:autoSpaceDN w:val="0"/>
                  <w:adjustRightInd w:val="0"/>
                  <w:spacing w:line="240" w:lineRule="auto"/>
                </w:pPr>
              </w:pPrChange>
            </w:pPr>
            <w:del w:id="3009"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3F517793" w14:textId="16F81BCD" w:rsidR="00C67657" w:rsidRPr="007D5167" w:rsidDel="00F1263F" w:rsidRDefault="00C67657" w:rsidP="00F1263F">
            <w:pPr>
              <w:pStyle w:val="AnnexAppendixTitle"/>
              <w:rPr>
                <w:del w:id="3010" w:author="Huang, Chengyu" w:date="2019-05-28T12:45:00Z"/>
                <w:rFonts w:cs="Segoe UI"/>
                <w:color w:val="000000"/>
                <w:sz w:val="12"/>
                <w:szCs w:val="12"/>
              </w:rPr>
              <w:pPrChange w:id="3011" w:author="Huang, Chengyu" w:date="2019-05-28T12:45:00Z">
                <w:pPr>
                  <w:autoSpaceDE w:val="0"/>
                  <w:autoSpaceDN w:val="0"/>
                  <w:adjustRightInd w:val="0"/>
                  <w:spacing w:line="240" w:lineRule="auto"/>
                </w:pPr>
              </w:pPrChange>
            </w:pPr>
            <w:del w:id="3012" w:author="Huang, Chengyu" w:date="2019-05-28T12:45:00Z">
              <w:r w:rsidRPr="007D5167" w:rsidDel="00F1263F">
                <w:rPr>
                  <w:rFonts w:cs="Segoe UI"/>
                  <w:color w:val="000000"/>
                  <w:sz w:val="12"/>
                  <w:szCs w:val="12"/>
                </w:rPr>
                <w:delText>Croatia</w:delText>
              </w:r>
            </w:del>
          </w:p>
        </w:tc>
        <w:tc>
          <w:tcPr>
            <w:tcW w:w="1032" w:type="dxa"/>
            <w:tcBorders>
              <w:top w:val="nil"/>
              <w:left w:val="single" w:sz="6" w:space="0" w:color="auto"/>
              <w:bottom w:val="nil"/>
              <w:right w:val="nil"/>
            </w:tcBorders>
          </w:tcPr>
          <w:p w14:paraId="336519D8" w14:textId="49C57DB6" w:rsidR="00C67657" w:rsidRPr="007D5167" w:rsidDel="00F1263F" w:rsidRDefault="00C67657" w:rsidP="00F1263F">
            <w:pPr>
              <w:pStyle w:val="AnnexAppendixTitle"/>
              <w:rPr>
                <w:del w:id="3013" w:author="Huang, Chengyu" w:date="2019-05-28T12:45:00Z"/>
                <w:rFonts w:cs="Segoe UI"/>
                <w:color w:val="000000"/>
                <w:sz w:val="12"/>
                <w:szCs w:val="12"/>
              </w:rPr>
              <w:pPrChange w:id="3014" w:author="Huang, Chengyu" w:date="2019-05-28T12:45:00Z">
                <w:pPr>
                  <w:autoSpaceDE w:val="0"/>
                  <w:autoSpaceDN w:val="0"/>
                  <w:adjustRightInd w:val="0"/>
                  <w:spacing w:line="240" w:lineRule="auto"/>
                </w:pPr>
              </w:pPrChange>
            </w:pPr>
            <w:del w:id="3015"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489D4C55" w14:textId="694115FA" w:rsidR="00C67657" w:rsidRPr="007D5167" w:rsidDel="00F1263F" w:rsidRDefault="00C67657" w:rsidP="00F1263F">
            <w:pPr>
              <w:pStyle w:val="AnnexAppendixTitle"/>
              <w:rPr>
                <w:del w:id="3016" w:author="Huang, Chengyu" w:date="2019-05-28T12:45:00Z"/>
                <w:rFonts w:cs="Segoe UI"/>
                <w:color w:val="000000"/>
                <w:sz w:val="12"/>
                <w:szCs w:val="12"/>
              </w:rPr>
              <w:pPrChange w:id="3017" w:author="Huang, Chengyu" w:date="2019-05-28T12:45:00Z">
                <w:pPr>
                  <w:autoSpaceDE w:val="0"/>
                  <w:autoSpaceDN w:val="0"/>
                  <w:adjustRightInd w:val="0"/>
                  <w:spacing w:line="240" w:lineRule="auto"/>
                </w:pPr>
              </w:pPrChange>
            </w:pPr>
            <w:del w:id="3018" w:author="Huang, Chengyu" w:date="2019-05-28T12:45:00Z">
              <w:r w:rsidRPr="007D5167" w:rsidDel="00F1263F">
                <w:rPr>
                  <w:rFonts w:cs="Segoe UI"/>
                  <w:color w:val="000000"/>
                  <w:sz w:val="12"/>
                  <w:szCs w:val="12"/>
                </w:rPr>
                <w:delText>Kuwait</w:delText>
              </w:r>
            </w:del>
          </w:p>
        </w:tc>
      </w:tr>
      <w:tr w:rsidR="00C67657" w:rsidRPr="007D5167" w:rsidDel="00F1263F" w14:paraId="06F25FD1" w14:textId="5C71A5B7" w:rsidTr="00C67657">
        <w:trPr>
          <w:trHeight w:val="192"/>
          <w:del w:id="3019" w:author="Huang, Chengyu" w:date="2019-05-28T12:45:00Z"/>
        </w:trPr>
        <w:tc>
          <w:tcPr>
            <w:tcW w:w="886" w:type="dxa"/>
            <w:tcBorders>
              <w:top w:val="nil"/>
              <w:left w:val="nil"/>
              <w:bottom w:val="nil"/>
              <w:right w:val="nil"/>
            </w:tcBorders>
          </w:tcPr>
          <w:p w14:paraId="1AC73253" w14:textId="1BF03398" w:rsidR="00C67657" w:rsidRPr="007D5167" w:rsidDel="00F1263F" w:rsidRDefault="00C67657" w:rsidP="00F1263F">
            <w:pPr>
              <w:pStyle w:val="AnnexAppendixTitle"/>
              <w:rPr>
                <w:del w:id="3020" w:author="Huang, Chengyu" w:date="2019-05-28T12:45:00Z"/>
                <w:rFonts w:cs="Segoe UI"/>
                <w:color w:val="000000"/>
                <w:sz w:val="12"/>
                <w:szCs w:val="12"/>
              </w:rPr>
              <w:pPrChange w:id="3021" w:author="Huang, Chengyu" w:date="2019-05-28T12:45:00Z">
                <w:pPr>
                  <w:autoSpaceDE w:val="0"/>
                  <w:autoSpaceDN w:val="0"/>
                  <w:adjustRightInd w:val="0"/>
                  <w:spacing w:line="240" w:lineRule="auto"/>
                </w:pPr>
              </w:pPrChange>
            </w:pPr>
            <w:del w:id="3022"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66E26381" w14:textId="0D297E0E" w:rsidR="00C67657" w:rsidRPr="007D5167" w:rsidDel="00F1263F" w:rsidRDefault="00C67657" w:rsidP="00F1263F">
            <w:pPr>
              <w:pStyle w:val="AnnexAppendixTitle"/>
              <w:rPr>
                <w:del w:id="3023" w:author="Huang, Chengyu" w:date="2019-05-28T12:45:00Z"/>
                <w:rFonts w:cs="Segoe UI"/>
                <w:color w:val="000000"/>
                <w:sz w:val="12"/>
                <w:szCs w:val="12"/>
              </w:rPr>
              <w:pPrChange w:id="3024" w:author="Huang, Chengyu" w:date="2019-05-28T12:45:00Z">
                <w:pPr>
                  <w:autoSpaceDE w:val="0"/>
                  <w:autoSpaceDN w:val="0"/>
                  <w:adjustRightInd w:val="0"/>
                  <w:spacing w:line="240" w:lineRule="auto"/>
                </w:pPr>
              </w:pPrChange>
            </w:pPr>
            <w:del w:id="3025" w:author="Huang, Chengyu" w:date="2019-05-28T12:45:00Z">
              <w:r w:rsidRPr="007D5167" w:rsidDel="00F1263F">
                <w:rPr>
                  <w:rFonts w:cs="Segoe UI"/>
                  <w:color w:val="000000"/>
                  <w:sz w:val="12"/>
                  <w:szCs w:val="12"/>
                </w:rPr>
                <w:delText>Japan</w:delText>
              </w:r>
            </w:del>
          </w:p>
        </w:tc>
        <w:tc>
          <w:tcPr>
            <w:tcW w:w="724" w:type="dxa"/>
            <w:tcBorders>
              <w:top w:val="nil"/>
              <w:left w:val="single" w:sz="6" w:space="0" w:color="auto"/>
              <w:bottom w:val="nil"/>
              <w:right w:val="nil"/>
            </w:tcBorders>
          </w:tcPr>
          <w:p w14:paraId="16104566" w14:textId="1CCBBFD2" w:rsidR="00C67657" w:rsidRPr="007D5167" w:rsidDel="00F1263F" w:rsidRDefault="00C67657" w:rsidP="00F1263F">
            <w:pPr>
              <w:pStyle w:val="AnnexAppendixTitle"/>
              <w:rPr>
                <w:del w:id="3026" w:author="Huang, Chengyu" w:date="2019-05-28T12:45:00Z"/>
                <w:rFonts w:cs="Segoe UI"/>
                <w:color w:val="000000"/>
                <w:sz w:val="12"/>
                <w:szCs w:val="12"/>
              </w:rPr>
              <w:pPrChange w:id="3027" w:author="Huang, Chengyu" w:date="2019-05-28T12:45:00Z">
                <w:pPr>
                  <w:autoSpaceDE w:val="0"/>
                  <w:autoSpaceDN w:val="0"/>
                  <w:adjustRightInd w:val="0"/>
                  <w:spacing w:line="240" w:lineRule="auto"/>
                </w:pPr>
              </w:pPrChange>
            </w:pPr>
            <w:del w:id="3028" w:author="Huang, Chengyu" w:date="2019-05-28T12:45:00Z">
              <w:r w:rsidRPr="007D5167" w:rsidDel="00F1263F">
                <w:rPr>
                  <w:rFonts w:cs="Segoe UI"/>
                  <w:color w:val="000000"/>
                  <w:sz w:val="12"/>
                  <w:szCs w:val="12"/>
                </w:rPr>
                <w:delText>EU-27</w:delText>
              </w:r>
            </w:del>
          </w:p>
        </w:tc>
        <w:tc>
          <w:tcPr>
            <w:tcW w:w="2208" w:type="dxa"/>
            <w:tcBorders>
              <w:top w:val="nil"/>
              <w:left w:val="nil"/>
              <w:bottom w:val="nil"/>
              <w:right w:val="nil"/>
            </w:tcBorders>
          </w:tcPr>
          <w:p w14:paraId="0943255C" w14:textId="14CCC1C3" w:rsidR="00C67657" w:rsidRPr="007D5167" w:rsidDel="00F1263F" w:rsidRDefault="00C67657" w:rsidP="00F1263F">
            <w:pPr>
              <w:pStyle w:val="AnnexAppendixTitle"/>
              <w:rPr>
                <w:del w:id="3029" w:author="Huang, Chengyu" w:date="2019-05-28T12:45:00Z"/>
                <w:rFonts w:cs="Segoe UI"/>
                <w:color w:val="000000"/>
                <w:sz w:val="12"/>
                <w:szCs w:val="12"/>
              </w:rPr>
              <w:pPrChange w:id="3030" w:author="Huang, Chengyu" w:date="2019-05-28T12:45:00Z">
                <w:pPr>
                  <w:autoSpaceDE w:val="0"/>
                  <w:autoSpaceDN w:val="0"/>
                  <w:adjustRightInd w:val="0"/>
                  <w:spacing w:line="240" w:lineRule="auto"/>
                </w:pPr>
              </w:pPrChange>
            </w:pPr>
            <w:del w:id="3031" w:author="Huang, Chengyu" w:date="2019-05-28T12:45:00Z">
              <w:r w:rsidRPr="007D5167" w:rsidDel="00F1263F">
                <w:rPr>
                  <w:rFonts w:cs="Segoe UI"/>
                  <w:color w:val="000000"/>
                  <w:sz w:val="12"/>
                  <w:szCs w:val="12"/>
                </w:rPr>
                <w:delText>Romania</w:delText>
              </w:r>
            </w:del>
          </w:p>
        </w:tc>
        <w:tc>
          <w:tcPr>
            <w:tcW w:w="1032" w:type="dxa"/>
            <w:tcBorders>
              <w:top w:val="nil"/>
              <w:left w:val="single" w:sz="6" w:space="0" w:color="auto"/>
              <w:bottom w:val="nil"/>
              <w:right w:val="nil"/>
            </w:tcBorders>
          </w:tcPr>
          <w:p w14:paraId="6FFD02F3" w14:textId="31850FA0" w:rsidR="00C67657" w:rsidRPr="007D5167" w:rsidDel="00F1263F" w:rsidRDefault="00C67657" w:rsidP="00F1263F">
            <w:pPr>
              <w:pStyle w:val="AnnexAppendixTitle"/>
              <w:rPr>
                <w:del w:id="3032" w:author="Huang, Chengyu" w:date="2019-05-28T12:45:00Z"/>
                <w:rFonts w:cs="Segoe UI"/>
                <w:color w:val="000000"/>
                <w:sz w:val="12"/>
                <w:szCs w:val="12"/>
              </w:rPr>
              <w:pPrChange w:id="3033" w:author="Huang, Chengyu" w:date="2019-05-28T12:45:00Z">
                <w:pPr>
                  <w:autoSpaceDE w:val="0"/>
                  <w:autoSpaceDN w:val="0"/>
                  <w:adjustRightInd w:val="0"/>
                  <w:spacing w:line="240" w:lineRule="auto"/>
                </w:pPr>
              </w:pPrChange>
            </w:pPr>
            <w:del w:id="3034"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8671DE3" w14:textId="3957129B" w:rsidR="00C67657" w:rsidRPr="007D5167" w:rsidDel="00F1263F" w:rsidRDefault="00C67657" w:rsidP="00F1263F">
            <w:pPr>
              <w:pStyle w:val="AnnexAppendixTitle"/>
              <w:rPr>
                <w:del w:id="3035" w:author="Huang, Chengyu" w:date="2019-05-28T12:45:00Z"/>
                <w:rFonts w:cs="Segoe UI"/>
                <w:color w:val="000000"/>
                <w:sz w:val="12"/>
                <w:szCs w:val="12"/>
              </w:rPr>
              <w:pPrChange w:id="3036" w:author="Huang, Chengyu" w:date="2019-05-28T12:45:00Z">
                <w:pPr>
                  <w:autoSpaceDE w:val="0"/>
                  <w:autoSpaceDN w:val="0"/>
                  <w:adjustRightInd w:val="0"/>
                  <w:spacing w:line="240" w:lineRule="auto"/>
                </w:pPr>
              </w:pPrChange>
            </w:pPr>
            <w:del w:id="3037" w:author="Huang, Chengyu" w:date="2019-05-28T12:45:00Z">
              <w:r w:rsidRPr="007D5167" w:rsidDel="00F1263F">
                <w:rPr>
                  <w:rFonts w:cs="Segoe UI"/>
                  <w:color w:val="000000"/>
                  <w:sz w:val="12"/>
                  <w:szCs w:val="12"/>
                </w:rPr>
                <w:delText>Oman</w:delText>
              </w:r>
            </w:del>
          </w:p>
        </w:tc>
      </w:tr>
      <w:tr w:rsidR="00C67657" w:rsidRPr="007D5167" w:rsidDel="00F1263F" w14:paraId="0C942C7F" w14:textId="61BDE0BD" w:rsidTr="00C67657">
        <w:trPr>
          <w:trHeight w:val="192"/>
          <w:del w:id="3038" w:author="Huang, Chengyu" w:date="2019-05-28T12:45:00Z"/>
        </w:trPr>
        <w:tc>
          <w:tcPr>
            <w:tcW w:w="886" w:type="dxa"/>
            <w:tcBorders>
              <w:top w:val="nil"/>
              <w:left w:val="nil"/>
              <w:bottom w:val="nil"/>
              <w:right w:val="nil"/>
            </w:tcBorders>
          </w:tcPr>
          <w:p w14:paraId="1B5279F1" w14:textId="0AED8DAC" w:rsidR="00C67657" w:rsidRPr="007D5167" w:rsidDel="00F1263F" w:rsidRDefault="00C67657" w:rsidP="00F1263F">
            <w:pPr>
              <w:pStyle w:val="AnnexAppendixTitle"/>
              <w:rPr>
                <w:del w:id="3039" w:author="Huang, Chengyu" w:date="2019-05-28T12:45:00Z"/>
                <w:rFonts w:cs="Segoe UI"/>
                <w:color w:val="000000"/>
                <w:sz w:val="12"/>
                <w:szCs w:val="12"/>
              </w:rPr>
              <w:pPrChange w:id="3040" w:author="Huang, Chengyu" w:date="2019-05-28T12:45:00Z">
                <w:pPr>
                  <w:autoSpaceDE w:val="0"/>
                  <w:autoSpaceDN w:val="0"/>
                  <w:adjustRightInd w:val="0"/>
                  <w:spacing w:line="240" w:lineRule="auto"/>
                </w:pPr>
              </w:pPrChange>
            </w:pPr>
            <w:del w:id="3041"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461CE20D" w14:textId="54ECADFD" w:rsidR="00C67657" w:rsidRPr="007D5167" w:rsidDel="00F1263F" w:rsidRDefault="00C67657" w:rsidP="00F1263F">
            <w:pPr>
              <w:pStyle w:val="AnnexAppendixTitle"/>
              <w:rPr>
                <w:del w:id="3042" w:author="Huang, Chengyu" w:date="2019-05-28T12:45:00Z"/>
                <w:rFonts w:cs="Segoe UI"/>
                <w:color w:val="000000"/>
                <w:sz w:val="12"/>
                <w:szCs w:val="12"/>
              </w:rPr>
              <w:pPrChange w:id="3043" w:author="Huang, Chengyu" w:date="2019-05-28T12:45:00Z">
                <w:pPr>
                  <w:autoSpaceDE w:val="0"/>
                  <w:autoSpaceDN w:val="0"/>
                  <w:adjustRightInd w:val="0"/>
                  <w:spacing w:line="240" w:lineRule="auto"/>
                </w:pPr>
              </w:pPrChange>
            </w:pPr>
            <w:del w:id="3044" w:author="Huang, Chengyu" w:date="2019-05-28T12:45:00Z">
              <w:r w:rsidRPr="007D5167" w:rsidDel="00F1263F">
                <w:rPr>
                  <w:rFonts w:cs="Segoe UI"/>
                  <w:color w:val="000000"/>
                  <w:sz w:val="12"/>
                  <w:szCs w:val="12"/>
                </w:rPr>
                <w:delText>Korea</w:delText>
              </w:r>
            </w:del>
          </w:p>
        </w:tc>
        <w:tc>
          <w:tcPr>
            <w:tcW w:w="724" w:type="dxa"/>
            <w:tcBorders>
              <w:top w:val="nil"/>
              <w:left w:val="single" w:sz="6" w:space="0" w:color="auto"/>
              <w:bottom w:val="nil"/>
              <w:right w:val="nil"/>
            </w:tcBorders>
          </w:tcPr>
          <w:p w14:paraId="5D18DBD8" w14:textId="04582990" w:rsidR="00C67657" w:rsidRPr="007D5167" w:rsidDel="00F1263F" w:rsidRDefault="00C67657" w:rsidP="00F1263F">
            <w:pPr>
              <w:pStyle w:val="AnnexAppendixTitle"/>
              <w:rPr>
                <w:del w:id="3045" w:author="Huang, Chengyu" w:date="2019-05-28T12:45:00Z"/>
                <w:rFonts w:cs="Segoe UI"/>
                <w:color w:val="000000"/>
                <w:sz w:val="12"/>
                <w:szCs w:val="12"/>
              </w:rPr>
              <w:pPrChange w:id="3046" w:author="Huang, Chengyu" w:date="2019-05-28T12:45:00Z">
                <w:pPr>
                  <w:autoSpaceDE w:val="0"/>
                  <w:autoSpaceDN w:val="0"/>
                  <w:adjustRightInd w:val="0"/>
                  <w:spacing w:line="240" w:lineRule="auto"/>
                </w:pPr>
              </w:pPrChange>
            </w:pPr>
            <w:del w:id="3047"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1DB6E67B" w14:textId="20CBF3E8" w:rsidR="00C67657" w:rsidRPr="007D5167" w:rsidDel="00F1263F" w:rsidRDefault="00C67657" w:rsidP="00F1263F">
            <w:pPr>
              <w:pStyle w:val="AnnexAppendixTitle"/>
              <w:rPr>
                <w:del w:id="3048" w:author="Huang, Chengyu" w:date="2019-05-28T12:45:00Z"/>
                <w:rFonts w:cs="Segoe UI"/>
                <w:color w:val="000000"/>
                <w:sz w:val="12"/>
                <w:szCs w:val="12"/>
              </w:rPr>
              <w:pPrChange w:id="3049" w:author="Huang, Chengyu" w:date="2019-05-28T12:45:00Z">
                <w:pPr>
                  <w:autoSpaceDE w:val="0"/>
                  <w:autoSpaceDN w:val="0"/>
                  <w:adjustRightInd w:val="0"/>
                  <w:spacing w:line="240" w:lineRule="auto"/>
                </w:pPr>
              </w:pPrChange>
            </w:pPr>
            <w:del w:id="3050" w:author="Huang, Chengyu" w:date="2019-05-28T12:45:00Z">
              <w:r w:rsidRPr="007D5167" w:rsidDel="00F1263F">
                <w:rPr>
                  <w:rFonts w:cs="Segoe UI"/>
                  <w:color w:val="000000"/>
                  <w:sz w:val="12"/>
                  <w:szCs w:val="12"/>
                </w:rPr>
                <w:delText>Rest of North America</w:delText>
              </w:r>
            </w:del>
          </w:p>
        </w:tc>
        <w:tc>
          <w:tcPr>
            <w:tcW w:w="1032" w:type="dxa"/>
            <w:tcBorders>
              <w:top w:val="nil"/>
              <w:left w:val="single" w:sz="6" w:space="0" w:color="auto"/>
              <w:bottom w:val="nil"/>
              <w:right w:val="nil"/>
            </w:tcBorders>
          </w:tcPr>
          <w:p w14:paraId="0CB4BD93" w14:textId="282D580B" w:rsidR="00C67657" w:rsidRPr="007D5167" w:rsidDel="00F1263F" w:rsidRDefault="00C67657" w:rsidP="00F1263F">
            <w:pPr>
              <w:pStyle w:val="AnnexAppendixTitle"/>
              <w:rPr>
                <w:del w:id="3051" w:author="Huang, Chengyu" w:date="2019-05-28T12:45:00Z"/>
                <w:rFonts w:cs="Segoe UI"/>
                <w:color w:val="000000"/>
                <w:sz w:val="12"/>
                <w:szCs w:val="12"/>
              </w:rPr>
              <w:pPrChange w:id="3052" w:author="Huang, Chengyu" w:date="2019-05-28T12:45:00Z">
                <w:pPr>
                  <w:autoSpaceDE w:val="0"/>
                  <w:autoSpaceDN w:val="0"/>
                  <w:adjustRightInd w:val="0"/>
                  <w:spacing w:line="240" w:lineRule="auto"/>
                </w:pPr>
              </w:pPrChange>
            </w:pPr>
            <w:del w:id="3053"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0CD96F6C" w14:textId="439261C7" w:rsidR="00C67657" w:rsidRPr="007D5167" w:rsidDel="00F1263F" w:rsidRDefault="00C67657" w:rsidP="00F1263F">
            <w:pPr>
              <w:pStyle w:val="AnnexAppendixTitle"/>
              <w:rPr>
                <w:del w:id="3054" w:author="Huang, Chengyu" w:date="2019-05-28T12:45:00Z"/>
                <w:rFonts w:cs="Segoe UI"/>
                <w:color w:val="000000"/>
                <w:sz w:val="12"/>
                <w:szCs w:val="12"/>
              </w:rPr>
              <w:pPrChange w:id="3055" w:author="Huang, Chengyu" w:date="2019-05-28T12:45:00Z">
                <w:pPr>
                  <w:autoSpaceDE w:val="0"/>
                  <w:autoSpaceDN w:val="0"/>
                  <w:adjustRightInd w:val="0"/>
                  <w:spacing w:line="240" w:lineRule="auto"/>
                </w:pPr>
              </w:pPrChange>
            </w:pPr>
            <w:del w:id="3056" w:author="Huang, Chengyu" w:date="2019-05-28T12:45:00Z">
              <w:r w:rsidRPr="007D5167" w:rsidDel="00F1263F">
                <w:rPr>
                  <w:rFonts w:cs="Segoe UI"/>
                  <w:color w:val="000000"/>
                  <w:sz w:val="12"/>
                  <w:szCs w:val="12"/>
                </w:rPr>
                <w:delText>Qatar</w:delText>
              </w:r>
            </w:del>
          </w:p>
        </w:tc>
      </w:tr>
      <w:tr w:rsidR="00C67657" w:rsidRPr="007D5167" w:rsidDel="00F1263F" w14:paraId="0F2689AB" w14:textId="73F24BFA" w:rsidTr="00C67657">
        <w:trPr>
          <w:trHeight w:val="192"/>
          <w:del w:id="3057" w:author="Huang, Chengyu" w:date="2019-05-28T12:45:00Z"/>
        </w:trPr>
        <w:tc>
          <w:tcPr>
            <w:tcW w:w="886" w:type="dxa"/>
            <w:tcBorders>
              <w:top w:val="nil"/>
              <w:left w:val="nil"/>
              <w:bottom w:val="nil"/>
              <w:right w:val="nil"/>
            </w:tcBorders>
          </w:tcPr>
          <w:p w14:paraId="2B7BC8B3" w14:textId="249E5ED1" w:rsidR="00C67657" w:rsidRPr="007D5167" w:rsidDel="00F1263F" w:rsidRDefault="00C67657" w:rsidP="00F1263F">
            <w:pPr>
              <w:pStyle w:val="AnnexAppendixTitle"/>
              <w:rPr>
                <w:del w:id="3058" w:author="Huang, Chengyu" w:date="2019-05-28T12:45:00Z"/>
                <w:rFonts w:cs="Segoe UI"/>
                <w:color w:val="000000"/>
                <w:sz w:val="12"/>
                <w:szCs w:val="12"/>
              </w:rPr>
              <w:pPrChange w:id="3059" w:author="Huang, Chengyu" w:date="2019-05-28T12:45:00Z">
                <w:pPr>
                  <w:autoSpaceDE w:val="0"/>
                  <w:autoSpaceDN w:val="0"/>
                  <w:adjustRightInd w:val="0"/>
                  <w:spacing w:line="240" w:lineRule="auto"/>
                </w:pPr>
              </w:pPrChange>
            </w:pPr>
            <w:del w:id="3060"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46CF3638" w14:textId="540E1821" w:rsidR="00C67657" w:rsidRPr="007D5167" w:rsidDel="00F1263F" w:rsidRDefault="00C67657" w:rsidP="00F1263F">
            <w:pPr>
              <w:pStyle w:val="AnnexAppendixTitle"/>
              <w:rPr>
                <w:del w:id="3061" w:author="Huang, Chengyu" w:date="2019-05-28T12:45:00Z"/>
                <w:rFonts w:cs="Segoe UI"/>
                <w:color w:val="000000"/>
                <w:sz w:val="12"/>
                <w:szCs w:val="12"/>
              </w:rPr>
              <w:pPrChange w:id="3062" w:author="Huang, Chengyu" w:date="2019-05-28T12:45:00Z">
                <w:pPr>
                  <w:autoSpaceDE w:val="0"/>
                  <w:autoSpaceDN w:val="0"/>
                  <w:adjustRightInd w:val="0"/>
                  <w:spacing w:line="240" w:lineRule="auto"/>
                </w:pPr>
              </w:pPrChange>
            </w:pPr>
            <w:del w:id="3063" w:author="Huang, Chengyu" w:date="2019-05-28T12:45:00Z">
              <w:r w:rsidRPr="007D5167" w:rsidDel="00F1263F">
                <w:rPr>
                  <w:rFonts w:cs="Segoe UI"/>
                  <w:color w:val="000000"/>
                  <w:sz w:val="12"/>
                  <w:szCs w:val="12"/>
                </w:rPr>
                <w:delText>Mongolia</w:delText>
              </w:r>
            </w:del>
          </w:p>
        </w:tc>
        <w:tc>
          <w:tcPr>
            <w:tcW w:w="724" w:type="dxa"/>
            <w:tcBorders>
              <w:top w:val="nil"/>
              <w:left w:val="single" w:sz="6" w:space="0" w:color="auto"/>
              <w:bottom w:val="nil"/>
              <w:right w:val="nil"/>
            </w:tcBorders>
          </w:tcPr>
          <w:p w14:paraId="165FEF38" w14:textId="62605B44" w:rsidR="00C67657" w:rsidRPr="007D5167" w:rsidDel="00F1263F" w:rsidRDefault="00C67657" w:rsidP="00F1263F">
            <w:pPr>
              <w:pStyle w:val="AnnexAppendixTitle"/>
              <w:rPr>
                <w:del w:id="3064" w:author="Huang, Chengyu" w:date="2019-05-28T12:45:00Z"/>
                <w:rFonts w:cs="Segoe UI"/>
                <w:color w:val="000000"/>
                <w:sz w:val="12"/>
                <w:szCs w:val="12"/>
              </w:rPr>
              <w:pPrChange w:id="3065" w:author="Huang, Chengyu" w:date="2019-05-28T12:45:00Z">
                <w:pPr>
                  <w:autoSpaceDE w:val="0"/>
                  <w:autoSpaceDN w:val="0"/>
                  <w:adjustRightInd w:val="0"/>
                  <w:spacing w:line="240" w:lineRule="auto"/>
                </w:pPr>
              </w:pPrChange>
            </w:pPr>
            <w:del w:id="3066"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7968E7E5" w14:textId="255C8974" w:rsidR="00C67657" w:rsidRPr="007D5167" w:rsidDel="00F1263F" w:rsidRDefault="00C67657" w:rsidP="00F1263F">
            <w:pPr>
              <w:pStyle w:val="AnnexAppendixTitle"/>
              <w:rPr>
                <w:del w:id="3067" w:author="Huang, Chengyu" w:date="2019-05-28T12:45:00Z"/>
                <w:rFonts w:cs="Segoe UI"/>
                <w:color w:val="000000"/>
                <w:sz w:val="12"/>
                <w:szCs w:val="12"/>
              </w:rPr>
              <w:pPrChange w:id="3068" w:author="Huang, Chengyu" w:date="2019-05-28T12:45:00Z">
                <w:pPr>
                  <w:autoSpaceDE w:val="0"/>
                  <w:autoSpaceDN w:val="0"/>
                  <w:adjustRightInd w:val="0"/>
                  <w:spacing w:line="240" w:lineRule="auto"/>
                </w:pPr>
              </w:pPrChange>
            </w:pPr>
            <w:del w:id="3069" w:author="Huang, Chengyu" w:date="2019-05-28T12:45:00Z">
              <w:r w:rsidRPr="007D5167" w:rsidDel="00F1263F">
                <w:rPr>
                  <w:rFonts w:cs="Segoe UI"/>
                  <w:color w:val="000000"/>
                  <w:sz w:val="12"/>
                  <w:szCs w:val="12"/>
                </w:rPr>
                <w:delText>Argentina</w:delText>
              </w:r>
            </w:del>
          </w:p>
        </w:tc>
        <w:tc>
          <w:tcPr>
            <w:tcW w:w="1032" w:type="dxa"/>
            <w:tcBorders>
              <w:top w:val="nil"/>
              <w:left w:val="single" w:sz="6" w:space="0" w:color="auto"/>
              <w:bottom w:val="nil"/>
              <w:right w:val="nil"/>
            </w:tcBorders>
          </w:tcPr>
          <w:p w14:paraId="48953101" w14:textId="4B8C3F18" w:rsidR="00C67657" w:rsidRPr="007D5167" w:rsidDel="00F1263F" w:rsidRDefault="00C67657" w:rsidP="00F1263F">
            <w:pPr>
              <w:pStyle w:val="AnnexAppendixTitle"/>
              <w:rPr>
                <w:del w:id="3070" w:author="Huang, Chengyu" w:date="2019-05-28T12:45:00Z"/>
                <w:rFonts w:cs="Segoe UI"/>
                <w:color w:val="000000"/>
                <w:sz w:val="12"/>
                <w:szCs w:val="12"/>
              </w:rPr>
              <w:pPrChange w:id="3071" w:author="Huang, Chengyu" w:date="2019-05-28T12:45:00Z">
                <w:pPr>
                  <w:autoSpaceDE w:val="0"/>
                  <w:autoSpaceDN w:val="0"/>
                  <w:adjustRightInd w:val="0"/>
                  <w:spacing w:line="240" w:lineRule="auto"/>
                </w:pPr>
              </w:pPrChange>
            </w:pPr>
            <w:del w:id="3072"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1E85D419" w14:textId="3DFB7CDF" w:rsidR="00C67657" w:rsidRPr="007D5167" w:rsidDel="00F1263F" w:rsidRDefault="00C67657" w:rsidP="00F1263F">
            <w:pPr>
              <w:pStyle w:val="AnnexAppendixTitle"/>
              <w:rPr>
                <w:del w:id="3073" w:author="Huang, Chengyu" w:date="2019-05-28T12:45:00Z"/>
                <w:rFonts w:cs="Segoe UI"/>
                <w:color w:val="000000"/>
                <w:sz w:val="12"/>
                <w:szCs w:val="12"/>
              </w:rPr>
              <w:pPrChange w:id="3074" w:author="Huang, Chengyu" w:date="2019-05-28T12:45:00Z">
                <w:pPr>
                  <w:autoSpaceDE w:val="0"/>
                  <w:autoSpaceDN w:val="0"/>
                  <w:adjustRightInd w:val="0"/>
                  <w:spacing w:line="240" w:lineRule="auto"/>
                </w:pPr>
              </w:pPrChange>
            </w:pPr>
            <w:del w:id="3075" w:author="Huang, Chengyu" w:date="2019-05-28T12:45:00Z">
              <w:r w:rsidRPr="007D5167" w:rsidDel="00F1263F">
                <w:rPr>
                  <w:rFonts w:cs="Segoe UI"/>
                  <w:color w:val="000000"/>
                  <w:sz w:val="12"/>
                  <w:szCs w:val="12"/>
                </w:rPr>
                <w:delText>Saudi Arabia</w:delText>
              </w:r>
            </w:del>
          </w:p>
        </w:tc>
      </w:tr>
      <w:tr w:rsidR="00C67657" w:rsidRPr="007D5167" w:rsidDel="00F1263F" w14:paraId="69CB4787" w14:textId="424BC4AD" w:rsidTr="00C67657">
        <w:trPr>
          <w:trHeight w:val="192"/>
          <w:del w:id="3076" w:author="Huang, Chengyu" w:date="2019-05-28T12:45:00Z"/>
        </w:trPr>
        <w:tc>
          <w:tcPr>
            <w:tcW w:w="886" w:type="dxa"/>
            <w:tcBorders>
              <w:top w:val="nil"/>
              <w:left w:val="nil"/>
              <w:bottom w:val="nil"/>
              <w:right w:val="nil"/>
            </w:tcBorders>
          </w:tcPr>
          <w:p w14:paraId="547C1CA4" w14:textId="598C1738" w:rsidR="00C67657" w:rsidRPr="007D5167" w:rsidDel="00F1263F" w:rsidRDefault="00C67657" w:rsidP="00F1263F">
            <w:pPr>
              <w:pStyle w:val="AnnexAppendixTitle"/>
              <w:rPr>
                <w:del w:id="3077" w:author="Huang, Chengyu" w:date="2019-05-28T12:45:00Z"/>
                <w:rFonts w:cs="Segoe UI"/>
                <w:color w:val="000000"/>
                <w:sz w:val="12"/>
                <w:szCs w:val="12"/>
              </w:rPr>
              <w:pPrChange w:id="3078" w:author="Huang, Chengyu" w:date="2019-05-28T12:45:00Z">
                <w:pPr>
                  <w:autoSpaceDE w:val="0"/>
                  <w:autoSpaceDN w:val="0"/>
                  <w:adjustRightInd w:val="0"/>
                  <w:spacing w:line="240" w:lineRule="auto"/>
                </w:pPr>
              </w:pPrChange>
            </w:pPr>
            <w:del w:id="3079"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3863B045" w14:textId="7F5FC194" w:rsidR="00C67657" w:rsidRPr="007D5167" w:rsidDel="00F1263F" w:rsidRDefault="00C67657" w:rsidP="00F1263F">
            <w:pPr>
              <w:pStyle w:val="AnnexAppendixTitle"/>
              <w:rPr>
                <w:del w:id="3080" w:author="Huang, Chengyu" w:date="2019-05-28T12:45:00Z"/>
                <w:rFonts w:cs="Segoe UI"/>
                <w:color w:val="000000"/>
                <w:sz w:val="12"/>
                <w:szCs w:val="12"/>
              </w:rPr>
              <w:pPrChange w:id="3081" w:author="Huang, Chengyu" w:date="2019-05-28T12:45:00Z">
                <w:pPr>
                  <w:autoSpaceDE w:val="0"/>
                  <w:autoSpaceDN w:val="0"/>
                  <w:adjustRightInd w:val="0"/>
                  <w:spacing w:line="240" w:lineRule="auto"/>
                </w:pPr>
              </w:pPrChange>
            </w:pPr>
            <w:del w:id="3082" w:author="Huang, Chengyu" w:date="2019-05-28T12:45:00Z">
              <w:r w:rsidRPr="007D5167" w:rsidDel="00F1263F">
                <w:rPr>
                  <w:rFonts w:cs="Segoe UI"/>
                  <w:color w:val="000000"/>
                  <w:sz w:val="12"/>
                  <w:szCs w:val="12"/>
                </w:rPr>
                <w:delText>Taiwan</w:delText>
              </w:r>
            </w:del>
          </w:p>
        </w:tc>
        <w:tc>
          <w:tcPr>
            <w:tcW w:w="724" w:type="dxa"/>
            <w:tcBorders>
              <w:top w:val="nil"/>
              <w:left w:val="single" w:sz="6" w:space="0" w:color="auto"/>
              <w:bottom w:val="nil"/>
              <w:right w:val="nil"/>
            </w:tcBorders>
          </w:tcPr>
          <w:p w14:paraId="636E2819" w14:textId="5FCEFACF" w:rsidR="00C67657" w:rsidRPr="007D5167" w:rsidDel="00F1263F" w:rsidRDefault="00C67657" w:rsidP="00F1263F">
            <w:pPr>
              <w:pStyle w:val="AnnexAppendixTitle"/>
              <w:rPr>
                <w:del w:id="3083" w:author="Huang, Chengyu" w:date="2019-05-28T12:45:00Z"/>
                <w:rFonts w:cs="Segoe UI"/>
                <w:color w:val="000000"/>
                <w:sz w:val="12"/>
                <w:szCs w:val="12"/>
              </w:rPr>
              <w:pPrChange w:id="3084" w:author="Huang, Chengyu" w:date="2019-05-28T12:45:00Z">
                <w:pPr>
                  <w:autoSpaceDE w:val="0"/>
                  <w:autoSpaceDN w:val="0"/>
                  <w:adjustRightInd w:val="0"/>
                  <w:spacing w:line="240" w:lineRule="auto"/>
                </w:pPr>
              </w:pPrChange>
            </w:pPr>
            <w:del w:id="3085"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1405298A" w14:textId="0C82AEEB" w:rsidR="00C67657" w:rsidRPr="007D5167" w:rsidDel="00F1263F" w:rsidRDefault="00C67657" w:rsidP="00F1263F">
            <w:pPr>
              <w:pStyle w:val="AnnexAppendixTitle"/>
              <w:rPr>
                <w:del w:id="3086" w:author="Huang, Chengyu" w:date="2019-05-28T12:45:00Z"/>
                <w:rFonts w:cs="Segoe UI"/>
                <w:color w:val="000000"/>
                <w:sz w:val="12"/>
                <w:szCs w:val="12"/>
              </w:rPr>
              <w:pPrChange w:id="3087" w:author="Huang, Chengyu" w:date="2019-05-28T12:45:00Z">
                <w:pPr>
                  <w:autoSpaceDE w:val="0"/>
                  <w:autoSpaceDN w:val="0"/>
                  <w:adjustRightInd w:val="0"/>
                  <w:spacing w:line="240" w:lineRule="auto"/>
                </w:pPr>
              </w:pPrChange>
            </w:pPr>
            <w:del w:id="3088" w:author="Huang, Chengyu" w:date="2019-05-28T12:45:00Z">
              <w:r w:rsidRPr="007D5167" w:rsidDel="00F1263F">
                <w:rPr>
                  <w:rFonts w:cs="Segoe UI"/>
                  <w:color w:val="000000"/>
                  <w:sz w:val="12"/>
                  <w:szCs w:val="12"/>
                </w:rPr>
                <w:delText>Bolivia</w:delText>
              </w:r>
            </w:del>
          </w:p>
        </w:tc>
        <w:tc>
          <w:tcPr>
            <w:tcW w:w="1032" w:type="dxa"/>
            <w:tcBorders>
              <w:top w:val="nil"/>
              <w:left w:val="single" w:sz="6" w:space="0" w:color="auto"/>
              <w:bottom w:val="nil"/>
              <w:right w:val="nil"/>
            </w:tcBorders>
          </w:tcPr>
          <w:p w14:paraId="25176089" w14:textId="388FC8ED" w:rsidR="00C67657" w:rsidRPr="007D5167" w:rsidDel="00F1263F" w:rsidRDefault="00C67657" w:rsidP="00F1263F">
            <w:pPr>
              <w:pStyle w:val="AnnexAppendixTitle"/>
              <w:rPr>
                <w:del w:id="3089" w:author="Huang, Chengyu" w:date="2019-05-28T12:45:00Z"/>
                <w:rFonts w:cs="Segoe UI"/>
                <w:color w:val="000000"/>
                <w:sz w:val="12"/>
                <w:szCs w:val="12"/>
              </w:rPr>
              <w:pPrChange w:id="3090" w:author="Huang, Chengyu" w:date="2019-05-28T12:45:00Z">
                <w:pPr>
                  <w:autoSpaceDE w:val="0"/>
                  <w:autoSpaceDN w:val="0"/>
                  <w:adjustRightInd w:val="0"/>
                  <w:spacing w:line="240" w:lineRule="auto"/>
                </w:pPr>
              </w:pPrChange>
            </w:pPr>
            <w:del w:id="3091"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0CDF339A" w14:textId="6F704D20" w:rsidR="00C67657" w:rsidRPr="007D5167" w:rsidDel="00F1263F" w:rsidRDefault="00C67657" w:rsidP="00F1263F">
            <w:pPr>
              <w:pStyle w:val="AnnexAppendixTitle"/>
              <w:rPr>
                <w:del w:id="3092" w:author="Huang, Chengyu" w:date="2019-05-28T12:45:00Z"/>
                <w:rFonts w:cs="Segoe UI"/>
                <w:color w:val="000000"/>
                <w:sz w:val="12"/>
                <w:szCs w:val="12"/>
              </w:rPr>
              <w:pPrChange w:id="3093" w:author="Huang, Chengyu" w:date="2019-05-28T12:45:00Z">
                <w:pPr>
                  <w:autoSpaceDE w:val="0"/>
                  <w:autoSpaceDN w:val="0"/>
                  <w:adjustRightInd w:val="0"/>
                  <w:spacing w:line="240" w:lineRule="auto"/>
                </w:pPr>
              </w:pPrChange>
            </w:pPr>
            <w:del w:id="3094" w:author="Huang, Chengyu" w:date="2019-05-28T12:45:00Z">
              <w:r w:rsidRPr="007D5167" w:rsidDel="00F1263F">
                <w:rPr>
                  <w:rFonts w:cs="Segoe UI"/>
                  <w:color w:val="000000"/>
                  <w:sz w:val="12"/>
                  <w:szCs w:val="12"/>
                </w:rPr>
                <w:delText>Turkey</w:delText>
              </w:r>
            </w:del>
          </w:p>
        </w:tc>
      </w:tr>
      <w:tr w:rsidR="00C67657" w:rsidRPr="007D5167" w:rsidDel="00F1263F" w14:paraId="4D2ECB57" w14:textId="6A703BC3" w:rsidTr="00C67657">
        <w:trPr>
          <w:trHeight w:val="192"/>
          <w:del w:id="3095" w:author="Huang, Chengyu" w:date="2019-05-28T12:45:00Z"/>
        </w:trPr>
        <w:tc>
          <w:tcPr>
            <w:tcW w:w="886" w:type="dxa"/>
            <w:tcBorders>
              <w:top w:val="nil"/>
              <w:left w:val="nil"/>
              <w:bottom w:val="nil"/>
              <w:right w:val="nil"/>
            </w:tcBorders>
          </w:tcPr>
          <w:p w14:paraId="3683E2CE" w14:textId="7544A76A" w:rsidR="00C67657" w:rsidRPr="007D5167" w:rsidDel="00F1263F" w:rsidRDefault="00C67657" w:rsidP="00F1263F">
            <w:pPr>
              <w:pStyle w:val="AnnexAppendixTitle"/>
              <w:rPr>
                <w:del w:id="3096" w:author="Huang, Chengyu" w:date="2019-05-28T12:45:00Z"/>
                <w:rFonts w:cs="Segoe UI"/>
                <w:color w:val="000000"/>
                <w:sz w:val="12"/>
                <w:szCs w:val="12"/>
              </w:rPr>
              <w:pPrChange w:id="3097" w:author="Huang, Chengyu" w:date="2019-05-28T12:45:00Z">
                <w:pPr>
                  <w:autoSpaceDE w:val="0"/>
                  <w:autoSpaceDN w:val="0"/>
                  <w:adjustRightInd w:val="0"/>
                  <w:spacing w:line="240" w:lineRule="auto"/>
                </w:pPr>
              </w:pPrChange>
            </w:pPr>
            <w:del w:id="3098"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7CA0CDBA" w14:textId="16EBED52" w:rsidR="00C67657" w:rsidRPr="007D5167" w:rsidDel="00F1263F" w:rsidRDefault="00C67657" w:rsidP="00F1263F">
            <w:pPr>
              <w:pStyle w:val="AnnexAppendixTitle"/>
              <w:rPr>
                <w:del w:id="3099" w:author="Huang, Chengyu" w:date="2019-05-28T12:45:00Z"/>
                <w:rFonts w:cs="Segoe UI"/>
                <w:color w:val="000000"/>
                <w:sz w:val="12"/>
                <w:szCs w:val="12"/>
              </w:rPr>
              <w:pPrChange w:id="3100" w:author="Huang, Chengyu" w:date="2019-05-28T12:45:00Z">
                <w:pPr>
                  <w:autoSpaceDE w:val="0"/>
                  <w:autoSpaceDN w:val="0"/>
                  <w:adjustRightInd w:val="0"/>
                  <w:spacing w:line="240" w:lineRule="auto"/>
                </w:pPr>
              </w:pPrChange>
            </w:pPr>
            <w:del w:id="3101" w:author="Huang, Chengyu" w:date="2019-05-28T12:45:00Z">
              <w:r w:rsidRPr="007D5167" w:rsidDel="00F1263F">
                <w:rPr>
                  <w:rFonts w:cs="Segoe UI"/>
                  <w:color w:val="000000"/>
                  <w:sz w:val="12"/>
                  <w:szCs w:val="12"/>
                </w:rPr>
                <w:delText>Rest of East Asia</w:delText>
              </w:r>
            </w:del>
          </w:p>
        </w:tc>
        <w:tc>
          <w:tcPr>
            <w:tcW w:w="724" w:type="dxa"/>
            <w:tcBorders>
              <w:top w:val="nil"/>
              <w:left w:val="single" w:sz="6" w:space="0" w:color="auto"/>
              <w:bottom w:val="nil"/>
              <w:right w:val="nil"/>
            </w:tcBorders>
          </w:tcPr>
          <w:p w14:paraId="4001510E" w14:textId="27CCAD70" w:rsidR="00C67657" w:rsidRPr="007D5167" w:rsidDel="00F1263F" w:rsidRDefault="00C67657" w:rsidP="00F1263F">
            <w:pPr>
              <w:pStyle w:val="AnnexAppendixTitle"/>
              <w:rPr>
                <w:del w:id="3102" w:author="Huang, Chengyu" w:date="2019-05-28T12:45:00Z"/>
                <w:rFonts w:cs="Segoe UI"/>
                <w:color w:val="000000"/>
                <w:sz w:val="12"/>
                <w:szCs w:val="12"/>
              </w:rPr>
              <w:pPrChange w:id="3103" w:author="Huang, Chengyu" w:date="2019-05-28T12:45:00Z">
                <w:pPr>
                  <w:autoSpaceDE w:val="0"/>
                  <w:autoSpaceDN w:val="0"/>
                  <w:adjustRightInd w:val="0"/>
                  <w:spacing w:line="240" w:lineRule="auto"/>
                </w:pPr>
              </w:pPrChange>
            </w:pPr>
            <w:del w:id="3104"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0D8F62ED" w14:textId="48720652" w:rsidR="00C67657" w:rsidRPr="007D5167" w:rsidDel="00F1263F" w:rsidRDefault="00C67657" w:rsidP="00F1263F">
            <w:pPr>
              <w:pStyle w:val="AnnexAppendixTitle"/>
              <w:rPr>
                <w:del w:id="3105" w:author="Huang, Chengyu" w:date="2019-05-28T12:45:00Z"/>
                <w:rFonts w:cs="Segoe UI"/>
                <w:color w:val="000000"/>
                <w:sz w:val="12"/>
                <w:szCs w:val="12"/>
              </w:rPr>
              <w:pPrChange w:id="3106" w:author="Huang, Chengyu" w:date="2019-05-28T12:45:00Z">
                <w:pPr>
                  <w:autoSpaceDE w:val="0"/>
                  <w:autoSpaceDN w:val="0"/>
                  <w:adjustRightInd w:val="0"/>
                  <w:spacing w:line="240" w:lineRule="auto"/>
                </w:pPr>
              </w:pPrChange>
            </w:pPr>
            <w:del w:id="3107" w:author="Huang, Chengyu" w:date="2019-05-28T12:45:00Z">
              <w:r w:rsidRPr="007D5167" w:rsidDel="00F1263F">
                <w:rPr>
                  <w:rFonts w:cs="Segoe UI"/>
                  <w:color w:val="000000"/>
                  <w:sz w:val="12"/>
                  <w:szCs w:val="12"/>
                </w:rPr>
                <w:delText>Brazil</w:delText>
              </w:r>
            </w:del>
          </w:p>
        </w:tc>
        <w:tc>
          <w:tcPr>
            <w:tcW w:w="1032" w:type="dxa"/>
            <w:tcBorders>
              <w:top w:val="nil"/>
              <w:left w:val="single" w:sz="6" w:space="0" w:color="auto"/>
              <w:bottom w:val="nil"/>
              <w:right w:val="nil"/>
            </w:tcBorders>
          </w:tcPr>
          <w:p w14:paraId="50D2D399" w14:textId="37426C9C" w:rsidR="00C67657" w:rsidRPr="007D5167" w:rsidDel="00F1263F" w:rsidRDefault="00C67657" w:rsidP="00F1263F">
            <w:pPr>
              <w:pStyle w:val="AnnexAppendixTitle"/>
              <w:rPr>
                <w:del w:id="3108" w:author="Huang, Chengyu" w:date="2019-05-28T12:45:00Z"/>
                <w:rFonts w:cs="Segoe UI"/>
                <w:color w:val="000000"/>
                <w:sz w:val="12"/>
                <w:szCs w:val="12"/>
              </w:rPr>
              <w:pPrChange w:id="3109" w:author="Huang, Chengyu" w:date="2019-05-28T12:45:00Z">
                <w:pPr>
                  <w:autoSpaceDE w:val="0"/>
                  <w:autoSpaceDN w:val="0"/>
                  <w:adjustRightInd w:val="0"/>
                  <w:spacing w:line="240" w:lineRule="auto"/>
                </w:pPr>
              </w:pPrChange>
            </w:pPr>
            <w:del w:id="3110"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430C6295" w14:textId="59B406A8" w:rsidR="00C67657" w:rsidRPr="007D5167" w:rsidDel="00F1263F" w:rsidRDefault="00C67657" w:rsidP="00F1263F">
            <w:pPr>
              <w:pStyle w:val="AnnexAppendixTitle"/>
              <w:rPr>
                <w:del w:id="3111" w:author="Huang, Chengyu" w:date="2019-05-28T12:45:00Z"/>
                <w:rFonts w:cs="Segoe UI"/>
                <w:color w:val="000000"/>
                <w:sz w:val="12"/>
                <w:szCs w:val="12"/>
              </w:rPr>
              <w:pPrChange w:id="3112" w:author="Huang, Chengyu" w:date="2019-05-28T12:45:00Z">
                <w:pPr>
                  <w:autoSpaceDE w:val="0"/>
                  <w:autoSpaceDN w:val="0"/>
                  <w:adjustRightInd w:val="0"/>
                  <w:spacing w:line="240" w:lineRule="auto"/>
                </w:pPr>
              </w:pPrChange>
            </w:pPr>
            <w:del w:id="3113" w:author="Huang, Chengyu" w:date="2019-05-28T12:45:00Z">
              <w:r w:rsidRPr="007D5167" w:rsidDel="00F1263F">
                <w:rPr>
                  <w:rFonts w:cs="Segoe UI"/>
                  <w:color w:val="000000"/>
                  <w:sz w:val="12"/>
                  <w:szCs w:val="12"/>
                </w:rPr>
                <w:delText>United Arab Emirates</w:delText>
              </w:r>
            </w:del>
          </w:p>
        </w:tc>
      </w:tr>
      <w:tr w:rsidR="00C67657" w:rsidRPr="007D5167" w:rsidDel="00F1263F" w14:paraId="043D824B" w14:textId="01B08B0A" w:rsidTr="00C67657">
        <w:trPr>
          <w:trHeight w:val="192"/>
          <w:del w:id="3114" w:author="Huang, Chengyu" w:date="2019-05-28T12:45:00Z"/>
        </w:trPr>
        <w:tc>
          <w:tcPr>
            <w:tcW w:w="886" w:type="dxa"/>
            <w:tcBorders>
              <w:top w:val="nil"/>
              <w:left w:val="nil"/>
              <w:bottom w:val="nil"/>
              <w:right w:val="nil"/>
            </w:tcBorders>
          </w:tcPr>
          <w:p w14:paraId="173BA0F3" w14:textId="2DA5C0E8" w:rsidR="00C67657" w:rsidRPr="007D5167" w:rsidDel="00F1263F" w:rsidRDefault="00C67657" w:rsidP="00F1263F">
            <w:pPr>
              <w:pStyle w:val="AnnexAppendixTitle"/>
              <w:rPr>
                <w:del w:id="3115" w:author="Huang, Chengyu" w:date="2019-05-28T12:45:00Z"/>
                <w:rFonts w:cs="Segoe UI"/>
                <w:color w:val="000000"/>
                <w:sz w:val="12"/>
                <w:szCs w:val="12"/>
              </w:rPr>
              <w:pPrChange w:id="3116" w:author="Huang, Chengyu" w:date="2019-05-28T12:45:00Z">
                <w:pPr>
                  <w:autoSpaceDE w:val="0"/>
                  <w:autoSpaceDN w:val="0"/>
                  <w:adjustRightInd w:val="0"/>
                  <w:spacing w:line="240" w:lineRule="auto"/>
                </w:pPr>
              </w:pPrChange>
            </w:pPr>
            <w:del w:id="3117"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659A43AC" w14:textId="00657794" w:rsidR="00C67657" w:rsidRPr="007D5167" w:rsidDel="00F1263F" w:rsidRDefault="00C67657" w:rsidP="00F1263F">
            <w:pPr>
              <w:pStyle w:val="AnnexAppendixTitle"/>
              <w:rPr>
                <w:del w:id="3118" w:author="Huang, Chengyu" w:date="2019-05-28T12:45:00Z"/>
                <w:rFonts w:cs="Segoe UI"/>
                <w:color w:val="000000"/>
                <w:sz w:val="12"/>
                <w:szCs w:val="12"/>
              </w:rPr>
              <w:pPrChange w:id="3119" w:author="Huang, Chengyu" w:date="2019-05-28T12:45:00Z">
                <w:pPr>
                  <w:autoSpaceDE w:val="0"/>
                  <w:autoSpaceDN w:val="0"/>
                  <w:adjustRightInd w:val="0"/>
                  <w:spacing w:line="240" w:lineRule="auto"/>
                </w:pPr>
              </w:pPrChange>
            </w:pPr>
            <w:del w:id="3120" w:author="Huang, Chengyu" w:date="2019-05-28T12:45:00Z">
              <w:r w:rsidRPr="007D5167" w:rsidDel="00F1263F">
                <w:rPr>
                  <w:rFonts w:cs="Segoe UI"/>
                  <w:color w:val="000000"/>
                  <w:sz w:val="12"/>
                  <w:szCs w:val="12"/>
                </w:rPr>
                <w:delText>Brunei Darussalam</w:delText>
              </w:r>
            </w:del>
          </w:p>
        </w:tc>
        <w:tc>
          <w:tcPr>
            <w:tcW w:w="724" w:type="dxa"/>
            <w:tcBorders>
              <w:top w:val="nil"/>
              <w:left w:val="single" w:sz="6" w:space="0" w:color="auto"/>
              <w:bottom w:val="nil"/>
              <w:right w:val="nil"/>
            </w:tcBorders>
          </w:tcPr>
          <w:p w14:paraId="6A22FC91" w14:textId="2659C070" w:rsidR="00C67657" w:rsidRPr="007D5167" w:rsidDel="00F1263F" w:rsidRDefault="00C67657" w:rsidP="00F1263F">
            <w:pPr>
              <w:pStyle w:val="AnnexAppendixTitle"/>
              <w:rPr>
                <w:del w:id="3121" w:author="Huang, Chengyu" w:date="2019-05-28T12:45:00Z"/>
                <w:rFonts w:cs="Segoe UI"/>
                <w:color w:val="000000"/>
                <w:sz w:val="12"/>
                <w:szCs w:val="12"/>
              </w:rPr>
              <w:pPrChange w:id="3122" w:author="Huang, Chengyu" w:date="2019-05-28T12:45:00Z">
                <w:pPr>
                  <w:autoSpaceDE w:val="0"/>
                  <w:autoSpaceDN w:val="0"/>
                  <w:adjustRightInd w:val="0"/>
                  <w:spacing w:line="240" w:lineRule="auto"/>
                </w:pPr>
              </w:pPrChange>
            </w:pPr>
            <w:del w:id="3123"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B4033C5" w14:textId="79AFEC25" w:rsidR="00C67657" w:rsidRPr="007D5167" w:rsidDel="00F1263F" w:rsidRDefault="00C67657" w:rsidP="00F1263F">
            <w:pPr>
              <w:pStyle w:val="AnnexAppendixTitle"/>
              <w:rPr>
                <w:del w:id="3124" w:author="Huang, Chengyu" w:date="2019-05-28T12:45:00Z"/>
                <w:rFonts w:cs="Segoe UI"/>
                <w:color w:val="000000"/>
                <w:sz w:val="12"/>
                <w:szCs w:val="12"/>
              </w:rPr>
              <w:pPrChange w:id="3125" w:author="Huang, Chengyu" w:date="2019-05-28T12:45:00Z">
                <w:pPr>
                  <w:autoSpaceDE w:val="0"/>
                  <w:autoSpaceDN w:val="0"/>
                  <w:adjustRightInd w:val="0"/>
                  <w:spacing w:line="240" w:lineRule="auto"/>
                </w:pPr>
              </w:pPrChange>
            </w:pPr>
            <w:del w:id="3126" w:author="Huang, Chengyu" w:date="2019-05-28T12:45:00Z">
              <w:r w:rsidRPr="007D5167" w:rsidDel="00F1263F">
                <w:rPr>
                  <w:rFonts w:cs="Segoe UI"/>
                  <w:color w:val="000000"/>
                  <w:sz w:val="12"/>
                  <w:szCs w:val="12"/>
                </w:rPr>
                <w:delText>Chile</w:delText>
              </w:r>
            </w:del>
          </w:p>
        </w:tc>
        <w:tc>
          <w:tcPr>
            <w:tcW w:w="1032" w:type="dxa"/>
            <w:tcBorders>
              <w:top w:val="nil"/>
              <w:left w:val="single" w:sz="6" w:space="0" w:color="auto"/>
              <w:bottom w:val="nil"/>
              <w:right w:val="nil"/>
            </w:tcBorders>
          </w:tcPr>
          <w:p w14:paraId="490EF863" w14:textId="2F0077CC" w:rsidR="00C67657" w:rsidRPr="007D5167" w:rsidDel="00F1263F" w:rsidRDefault="00C67657" w:rsidP="00F1263F">
            <w:pPr>
              <w:pStyle w:val="AnnexAppendixTitle"/>
              <w:rPr>
                <w:del w:id="3127" w:author="Huang, Chengyu" w:date="2019-05-28T12:45:00Z"/>
                <w:rFonts w:cs="Segoe UI"/>
                <w:color w:val="000000"/>
                <w:sz w:val="12"/>
                <w:szCs w:val="12"/>
              </w:rPr>
              <w:pPrChange w:id="3128" w:author="Huang, Chengyu" w:date="2019-05-28T12:45:00Z">
                <w:pPr>
                  <w:autoSpaceDE w:val="0"/>
                  <w:autoSpaceDN w:val="0"/>
                  <w:adjustRightInd w:val="0"/>
                  <w:spacing w:line="240" w:lineRule="auto"/>
                </w:pPr>
              </w:pPrChange>
            </w:pPr>
            <w:del w:id="3129"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E5BD66A" w14:textId="722E9FAC" w:rsidR="00C67657" w:rsidRPr="007D5167" w:rsidDel="00F1263F" w:rsidRDefault="00C67657" w:rsidP="00F1263F">
            <w:pPr>
              <w:pStyle w:val="AnnexAppendixTitle"/>
              <w:rPr>
                <w:del w:id="3130" w:author="Huang, Chengyu" w:date="2019-05-28T12:45:00Z"/>
                <w:rFonts w:cs="Segoe UI"/>
                <w:color w:val="000000"/>
                <w:sz w:val="12"/>
                <w:szCs w:val="12"/>
              </w:rPr>
              <w:pPrChange w:id="3131" w:author="Huang, Chengyu" w:date="2019-05-28T12:45:00Z">
                <w:pPr>
                  <w:autoSpaceDE w:val="0"/>
                  <w:autoSpaceDN w:val="0"/>
                  <w:adjustRightInd w:val="0"/>
                  <w:spacing w:line="240" w:lineRule="auto"/>
                </w:pPr>
              </w:pPrChange>
            </w:pPr>
            <w:del w:id="3132" w:author="Huang, Chengyu" w:date="2019-05-28T12:45:00Z">
              <w:r w:rsidRPr="007D5167" w:rsidDel="00F1263F">
                <w:rPr>
                  <w:rFonts w:cs="Segoe UI"/>
                  <w:color w:val="000000"/>
                  <w:sz w:val="12"/>
                  <w:szCs w:val="12"/>
                </w:rPr>
                <w:delText>Rest of Western Asia</w:delText>
              </w:r>
            </w:del>
          </w:p>
        </w:tc>
      </w:tr>
      <w:tr w:rsidR="00C67657" w:rsidRPr="007D5167" w:rsidDel="00F1263F" w14:paraId="2DBA478F" w14:textId="53820EC8" w:rsidTr="00C67657">
        <w:trPr>
          <w:trHeight w:val="192"/>
          <w:del w:id="3133" w:author="Huang, Chengyu" w:date="2019-05-28T12:45:00Z"/>
        </w:trPr>
        <w:tc>
          <w:tcPr>
            <w:tcW w:w="886" w:type="dxa"/>
            <w:tcBorders>
              <w:top w:val="nil"/>
              <w:left w:val="nil"/>
              <w:bottom w:val="nil"/>
              <w:right w:val="nil"/>
            </w:tcBorders>
          </w:tcPr>
          <w:p w14:paraId="46BC2C4C" w14:textId="6A5DE9F7" w:rsidR="00C67657" w:rsidRPr="007D5167" w:rsidDel="00F1263F" w:rsidRDefault="00C67657" w:rsidP="00F1263F">
            <w:pPr>
              <w:pStyle w:val="AnnexAppendixTitle"/>
              <w:rPr>
                <w:del w:id="3134" w:author="Huang, Chengyu" w:date="2019-05-28T12:45:00Z"/>
                <w:rFonts w:cs="Segoe UI"/>
                <w:color w:val="000000"/>
                <w:sz w:val="12"/>
                <w:szCs w:val="12"/>
              </w:rPr>
              <w:pPrChange w:id="3135" w:author="Huang, Chengyu" w:date="2019-05-28T12:45:00Z">
                <w:pPr>
                  <w:autoSpaceDE w:val="0"/>
                  <w:autoSpaceDN w:val="0"/>
                  <w:adjustRightInd w:val="0"/>
                  <w:spacing w:line="240" w:lineRule="auto"/>
                </w:pPr>
              </w:pPrChange>
            </w:pPr>
            <w:del w:id="3136"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3BFC2A2A" w14:textId="14EB5467" w:rsidR="00C67657" w:rsidRPr="007D5167" w:rsidDel="00F1263F" w:rsidRDefault="00C67657" w:rsidP="00F1263F">
            <w:pPr>
              <w:pStyle w:val="AnnexAppendixTitle"/>
              <w:rPr>
                <w:del w:id="3137" w:author="Huang, Chengyu" w:date="2019-05-28T12:45:00Z"/>
                <w:rFonts w:cs="Segoe UI"/>
                <w:color w:val="000000"/>
                <w:sz w:val="12"/>
                <w:szCs w:val="12"/>
              </w:rPr>
              <w:pPrChange w:id="3138" w:author="Huang, Chengyu" w:date="2019-05-28T12:45:00Z">
                <w:pPr>
                  <w:autoSpaceDE w:val="0"/>
                  <w:autoSpaceDN w:val="0"/>
                  <w:adjustRightInd w:val="0"/>
                  <w:spacing w:line="240" w:lineRule="auto"/>
                </w:pPr>
              </w:pPrChange>
            </w:pPr>
            <w:del w:id="3139" w:author="Huang, Chengyu" w:date="2019-05-28T12:45:00Z">
              <w:r w:rsidRPr="007D5167" w:rsidDel="00F1263F">
                <w:rPr>
                  <w:rFonts w:cs="Segoe UI"/>
                  <w:color w:val="000000"/>
                  <w:sz w:val="12"/>
                  <w:szCs w:val="12"/>
                </w:rPr>
                <w:delText>Cambodia</w:delText>
              </w:r>
            </w:del>
          </w:p>
        </w:tc>
        <w:tc>
          <w:tcPr>
            <w:tcW w:w="724" w:type="dxa"/>
            <w:tcBorders>
              <w:top w:val="nil"/>
              <w:left w:val="single" w:sz="6" w:space="0" w:color="auto"/>
              <w:bottom w:val="nil"/>
              <w:right w:val="nil"/>
            </w:tcBorders>
          </w:tcPr>
          <w:p w14:paraId="53EA5CD5" w14:textId="760BBE92" w:rsidR="00C67657" w:rsidRPr="007D5167" w:rsidDel="00F1263F" w:rsidRDefault="00C67657" w:rsidP="00F1263F">
            <w:pPr>
              <w:pStyle w:val="AnnexAppendixTitle"/>
              <w:rPr>
                <w:del w:id="3140" w:author="Huang, Chengyu" w:date="2019-05-28T12:45:00Z"/>
                <w:rFonts w:cs="Segoe UI"/>
                <w:color w:val="000000"/>
                <w:sz w:val="12"/>
                <w:szCs w:val="12"/>
              </w:rPr>
              <w:pPrChange w:id="3141" w:author="Huang, Chengyu" w:date="2019-05-28T12:45:00Z">
                <w:pPr>
                  <w:autoSpaceDE w:val="0"/>
                  <w:autoSpaceDN w:val="0"/>
                  <w:adjustRightInd w:val="0"/>
                  <w:spacing w:line="240" w:lineRule="auto"/>
                </w:pPr>
              </w:pPrChange>
            </w:pPr>
            <w:del w:id="3142"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60F82D78" w14:textId="3D0E30A8" w:rsidR="00C67657" w:rsidRPr="007D5167" w:rsidDel="00F1263F" w:rsidRDefault="00C67657" w:rsidP="00F1263F">
            <w:pPr>
              <w:pStyle w:val="AnnexAppendixTitle"/>
              <w:rPr>
                <w:del w:id="3143" w:author="Huang, Chengyu" w:date="2019-05-28T12:45:00Z"/>
                <w:rFonts w:cs="Segoe UI"/>
                <w:color w:val="000000"/>
                <w:sz w:val="12"/>
                <w:szCs w:val="12"/>
              </w:rPr>
              <w:pPrChange w:id="3144" w:author="Huang, Chengyu" w:date="2019-05-28T12:45:00Z">
                <w:pPr>
                  <w:autoSpaceDE w:val="0"/>
                  <w:autoSpaceDN w:val="0"/>
                  <w:adjustRightInd w:val="0"/>
                  <w:spacing w:line="240" w:lineRule="auto"/>
                </w:pPr>
              </w:pPrChange>
            </w:pPr>
            <w:del w:id="3145" w:author="Huang, Chengyu" w:date="2019-05-28T12:45:00Z">
              <w:r w:rsidRPr="007D5167" w:rsidDel="00F1263F">
                <w:rPr>
                  <w:rFonts w:cs="Segoe UI"/>
                  <w:color w:val="000000"/>
                  <w:sz w:val="12"/>
                  <w:szCs w:val="12"/>
                </w:rPr>
                <w:delText>Colombia</w:delText>
              </w:r>
            </w:del>
          </w:p>
        </w:tc>
        <w:tc>
          <w:tcPr>
            <w:tcW w:w="1032" w:type="dxa"/>
            <w:tcBorders>
              <w:top w:val="nil"/>
              <w:left w:val="single" w:sz="6" w:space="0" w:color="auto"/>
              <w:bottom w:val="nil"/>
              <w:right w:val="nil"/>
            </w:tcBorders>
          </w:tcPr>
          <w:p w14:paraId="2BF5497C" w14:textId="53D858D1" w:rsidR="00C67657" w:rsidRPr="007D5167" w:rsidDel="00F1263F" w:rsidRDefault="00C67657" w:rsidP="00F1263F">
            <w:pPr>
              <w:pStyle w:val="AnnexAppendixTitle"/>
              <w:rPr>
                <w:del w:id="3146" w:author="Huang, Chengyu" w:date="2019-05-28T12:45:00Z"/>
                <w:rFonts w:cs="Segoe UI"/>
                <w:color w:val="000000"/>
                <w:sz w:val="12"/>
                <w:szCs w:val="12"/>
              </w:rPr>
              <w:pPrChange w:id="3147" w:author="Huang, Chengyu" w:date="2019-05-28T12:45:00Z">
                <w:pPr>
                  <w:autoSpaceDE w:val="0"/>
                  <w:autoSpaceDN w:val="0"/>
                  <w:adjustRightInd w:val="0"/>
                  <w:spacing w:line="240" w:lineRule="auto"/>
                </w:pPr>
              </w:pPrChange>
            </w:pPr>
            <w:del w:id="3148"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7C10DB4E" w14:textId="3E86C6B6" w:rsidR="00C67657" w:rsidRPr="007D5167" w:rsidDel="00F1263F" w:rsidRDefault="00C67657" w:rsidP="00F1263F">
            <w:pPr>
              <w:pStyle w:val="AnnexAppendixTitle"/>
              <w:rPr>
                <w:del w:id="3149" w:author="Huang, Chengyu" w:date="2019-05-28T12:45:00Z"/>
                <w:rFonts w:cs="Segoe UI"/>
                <w:color w:val="000000"/>
                <w:sz w:val="12"/>
                <w:szCs w:val="12"/>
              </w:rPr>
              <w:pPrChange w:id="3150" w:author="Huang, Chengyu" w:date="2019-05-28T12:45:00Z">
                <w:pPr>
                  <w:autoSpaceDE w:val="0"/>
                  <w:autoSpaceDN w:val="0"/>
                  <w:adjustRightInd w:val="0"/>
                  <w:spacing w:line="240" w:lineRule="auto"/>
                </w:pPr>
              </w:pPrChange>
            </w:pPr>
            <w:del w:id="3151" w:author="Huang, Chengyu" w:date="2019-05-28T12:45:00Z">
              <w:r w:rsidRPr="007D5167" w:rsidDel="00F1263F">
                <w:rPr>
                  <w:rFonts w:cs="Segoe UI"/>
                  <w:color w:val="000000"/>
                  <w:sz w:val="12"/>
                  <w:szCs w:val="12"/>
                </w:rPr>
                <w:delText>Egypt</w:delText>
              </w:r>
            </w:del>
          </w:p>
        </w:tc>
      </w:tr>
      <w:tr w:rsidR="00C67657" w:rsidRPr="007D5167" w:rsidDel="00F1263F" w14:paraId="4BD61103" w14:textId="38CDC0B5" w:rsidTr="00C67657">
        <w:trPr>
          <w:trHeight w:val="192"/>
          <w:del w:id="3152" w:author="Huang, Chengyu" w:date="2019-05-28T12:45:00Z"/>
        </w:trPr>
        <w:tc>
          <w:tcPr>
            <w:tcW w:w="886" w:type="dxa"/>
            <w:tcBorders>
              <w:top w:val="nil"/>
              <w:left w:val="nil"/>
              <w:bottom w:val="nil"/>
              <w:right w:val="nil"/>
            </w:tcBorders>
          </w:tcPr>
          <w:p w14:paraId="5E57F51D" w14:textId="5B10F008" w:rsidR="00C67657" w:rsidRPr="007D5167" w:rsidDel="00F1263F" w:rsidRDefault="00C67657" w:rsidP="00F1263F">
            <w:pPr>
              <w:pStyle w:val="AnnexAppendixTitle"/>
              <w:rPr>
                <w:del w:id="3153" w:author="Huang, Chengyu" w:date="2019-05-28T12:45:00Z"/>
                <w:rFonts w:cs="Segoe UI"/>
                <w:color w:val="000000"/>
                <w:sz w:val="12"/>
                <w:szCs w:val="12"/>
              </w:rPr>
              <w:pPrChange w:id="3154" w:author="Huang, Chengyu" w:date="2019-05-28T12:45:00Z">
                <w:pPr>
                  <w:autoSpaceDE w:val="0"/>
                  <w:autoSpaceDN w:val="0"/>
                  <w:adjustRightInd w:val="0"/>
                  <w:spacing w:line="240" w:lineRule="auto"/>
                </w:pPr>
              </w:pPrChange>
            </w:pPr>
            <w:del w:id="3155"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6F635444" w14:textId="1B2887C7" w:rsidR="00C67657" w:rsidRPr="007D5167" w:rsidDel="00F1263F" w:rsidRDefault="00C67657" w:rsidP="00F1263F">
            <w:pPr>
              <w:pStyle w:val="AnnexAppendixTitle"/>
              <w:rPr>
                <w:del w:id="3156" w:author="Huang, Chengyu" w:date="2019-05-28T12:45:00Z"/>
                <w:rFonts w:cs="Segoe UI"/>
                <w:color w:val="000000"/>
                <w:sz w:val="12"/>
                <w:szCs w:val="12"/>
              </w:rPr>
              <w:pPrChange w:id="3157" w:author="Huang, Chengyu" w:date="2019-05-28T12:45:00Z">
                <w:pPr>
                  <w:autoSpaceDE w:val="0"/>
                  <w:autoSpaceDN w:val="0"/>
                  <w:adjustRightInd w:val="0"/>
                  <w:spacing w:line="240" w:lineRule="auto"/>
                </w:pPr>
              </w:pPrChange>
            </w:pPr>
            <w:del w:id="3158" w:author="Huang, Chengyu" w:date="2019-05-28T12:45:00Z">
              <w:r w:rsidRPr="007D5167" w:rsidDel="00F1263F">
                <w:rPr>
                  <w:rFonts w:cs="Segoe UI"/>
                  <w:color w:val="000000"/>
                  <w:sz w:val="12"/>
                  <w:szCs w:val="12"/>
                </w:rPr>
                <w:delText>Indonesia</w:delText>
              </w:r>
            </w:del>
          </w:p>
        </w:tc>
        <w:tc>
          <w:tcPr>
            <w:tcW w:w="724" w:type="dxa"/>
            <w:tcBorders>
              <w:top w:val="nil"/>
              <w:left w:val="single" w:sz="6" w:space="0" w:color="auto"/>
              <w:bottom w:val="nil"/>
              <w:right w:val="nil"/>
            </w:tcBorders>
          </w:tcPr>
          <w:p w14:paraId="50A4A2C6" w14:textId="450AB6DF" w:rsidR="00C67657" w:rsidRPr="007D5167" w:rsidDel="00F1263F" w:rsidRDefault="00C67657" w:rsidP="00F1263F">
            <w:pPr>
              <w:pStyle w:val="AnnexAppendixTitle"/>
              <w:rPr>
                <w:del w:id="3159" w:author="Huang, Chengyu" w:date="2019-05-28T12:45:00Z"/>
                <w:rFonts w:cs="Segoe UI"/>
                <w:color w:val="000000"/>
                <w:sz w:val="12"/>
                <w:szCs w:val="12"/>
              </w:rPr>
              <w:pPrChange w:id="3160" w:author="Huang, Chengyu" w:date="2019-05-28T12:45:00Z">
                <w:pPr>
                  <w:autoSpaceDE w:val="0"/>
                  <w:autoSpaceDN w:val="0"/>
                  <w:adjustRightInd w:val="0"/>
                  <w:spacing w:line="240" w:lineRule="auto"/>
                </w:pPr>
              </w:pPrChange>
            </w:pPr>
            <w:del w:id="3161"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7055953" w14:textId="3FC72348" w:rsidR="00C67657" w:rsidRPr="007D5167" w:rsidDel="00F1263F" w:rsidRDefault="00C67657" w:rsidP="00F1263F">
            <w:pPr>
              <w:pStyle w:val="AnnexAppendixTitle"/>
              <w:rPr>
                <w:del w:id="3162" w:author="Huang, Chengyu" w:date="2019-05-28T12:45:00Z"/>
                <w:rFonts w:cs="Segoe UI"/>
                <w:color w:val="000000"/>
                <w:sz w:val="12"/>
                <w:szCs w:val="12"/>
              </w:rPr>
              <w:pPrChange w:id="3163" w:author="Huang, Chengyu" w:date="2019-05-28T12:45:00Z">
                <w:pPr>
                  <w:autoSpaceDE w:val="0"/>
                  <w:autoSpaceDN w:val="0"/>
                  <w:adjustRightInd w:val="0"/>
                  <w:spacing w:line="240" w:lineRule="auto"/>
                </w:pPr>
              </w:pPrChange>
            </w:pPr>
            <w:del w:id="3164" w:author="Huang, Chengyu" w:date="2019-05-28T12:45:00Z">
              <w:r w:rsidRPr="007D5167" w:rsidDel="00F1263F">
                <w:rPr>
                  <w:rFonts w:cs="Segoe UI"/>
                  <w:color w:val="000000"/>
                  <w:sz w:val="12"/>
                  <w:szCs w:val="12"/>
                </w:rPr>
                <w:delText>Ecuador</w:delText>
              </w:r>
            </w:del>
          </w:p>
        </w:tc>
        <w:tc>
          <w:tcPr>
            <w:tcW w:w="1032" w:type="dxa"/>
            <w:tcBorders>
              <w:top w:val="nil"/>
              <w:left w:val="single" w:sz="6" w:space="0" w:color="auto"/>
              <w:bottom w:val="nil"/>
              <w:right w:val="nil"/>
            </w:tcBorders>
          </w:tcPr>
          <w:p w14:paraId="0340A55D" w14:textId="2BE76665" w:rsidR="00C67657" w:rsidRPr="007D5167" w:rsidDel="00F1263F" w:rsidRDefault="00C67657" w:rsidP="00F1263F">
            <w:pPr>
              <w:pStyle w:val="AnnexAppendixTitle"/>
              <w:rPr>
                <w:del w:id="3165" w:author="Huang, Chengyu" w:date="2019-05-28T12:45:00Z"/>
                <w:rFonts w:cs="Segoe UI"/>
                <w:color w:val="000000"/>
                <w:sz w:val="12"/>
                <w:szCs w:val="12"/>
              </w:rPr>
              <w:pPrChange w:id="3166" w:author="Huang, Chengyu" w:date="2019-05-28T12:45:00Z">
                <w:pPr>
                  <w:autoSpaceDE w:val="0"/>
                  <w:autoSpaceDN w:val="0"/>
                  <w:adjustRightInd w:val="0"/>
                  <w:spacing w:line="240" w:lineRule="auto"/>
                </w:pPr>
              </w:pPrChange>
            </w:pPr>
            <w:del w:id="3167"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62149CF3" w14:textId="018079D0" w:rsidR="00C67657" w:rsidRPr="007D5167" w:rsidDel="00F1263F" w:rsidRDefault="00C67657" w:rsidP="00F1263F">
            <w:pPr>
              <w:pStyle w:val="AnnexAppendixTitle"/>
              <w:rPr>
                <w:del w:id="3168" w:author="Huang, Chengyu" w:date="2019-05-28T12:45:00Z"/>
                <w:rFonts w:cs="Segoe UI"/>
                <w:color w:val="000000"/>
                <w:sz w:val="12"/>
                <w:szCs w:val="12"/>
              </w:rPr>
              <w:pPrChange w:id="3169" w:author="Huang, Chengyu" w:date="2019-05-28T12:45:00Z">
                <w:pPr>
                  <w:autoSpaceDE w:val="0"/>
                  <w:autoSpaceDN w:val="0"/>
                  <w:adjustRightInd w:val="0"/>
                  <w:spacing w:line="240" w:lineRule="auto"/>
                </w:pPr>
              </w:pPrChange>
            </w:pPr>
            <w:del w:id="3170" w:author="Huang, Chengyu" w:date="2019-05-28T12:45:00Z">
              <w:r w:rsidRPr="007D5167" w:rsidDel="00F1263F">
                <w:rPr>
                  <w:rFonts w:cs="Segoe UI"/>
                  <w:color w:val="000000"/>
                  <w:sz w:val="12"/>
                  <w:szCs w:val="12"/>
                </w:rPr>
                <w:delText>Morocco</w:delText>
              </w:r>
            </w:del>
          </w:p>
        </w:tc>
      </w:tr>
      <w:tr w:rsidR="00C67657" w:rsidRPr="007D5167" w:rsidDel="00F1263F" w14:paraId="4CFAF1E5" w14:textId="6E8E6EC0" w:rsidTr="00C67657">
        <w:trPr>
          <w:trHeight w:val="192"/>
          <w:del w:id="3171" w:author="Huang, Chengyu" w:date="2019-05-28T12:45:00Z"/>
        </w:trPr>
        <w:tc>
          <w:tcPr>
            <w:tcW w:w="886" w:type="dxa"/>
            <w:tcBorders>
              <w:top w:val="nil"/>
              <w:left w:val="nil"/>
              <w:bottom w:val="nil"/>
              <w:right w:val="nil"/>
            </w:tcBorders>
          </w:tcPr>
          <w:p w14:paraId="6E577ECC" w14:textId="277ABE66" w:rsidR="00C67657" w:rsidRPr="007D5167" w:rsidDel="00F1263F" w:rsidRDefault="00C67657" w:rsidP="00F1263F">
            <w:pPr>
              <w:pStyle w:val="AnnexAppendixTitle"/>
              <w:rPr>
                <w:del w:id="3172" w:author="Huang, Chengyu" w:date="2019-05-28T12:45:00Z"/>
                <w:rFonts w:cs="Segoe UI"/>
                <w:color w:val="000000"/>
                <w:sz w:val="12"/>
                <w:szCs w:val="12"/>
              </w:rPr>
              <w:pPrChange w:id="3173" w:author="Huang, Chengyu" w:date="2019-05-28T12:45:00Z">
                <w:pPr>
                  <w:autoSpaceDE w:val="0"/>
                  <w:autoSpaceDN w:val="0"/>
                  <w:adjustRightInd w:val="0"/>
                  <w:spacing w:line="240" w:lineRule="auto"/>
                </w:pPr>
              </w:pPrChange>
            </w:pPr>
            <w:del w:id="3174"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2DA848BA" w14:textId="00EAACF0" w:rsidR="00C67657" w:rsidRPr="007D5167" w:rsidDel="00F1263F" w:rsidRDefault="00C67657" w:rsidP="00F1263F">
            <w:pPr>
              <w:pStyle w:val="AnnexAppendixTitle"/>
              <w:rPr>
                <w:del w:id="3175" w:author="Huang, Chengyu" w:date="2019-05-28T12:45:00Z"/>
                <w:rFonts w:cs="Segoe UI"/>
                <w:color w:val="000000"/>
                <w:sz w:val="12"/>
                <w:szCs w:val="12"/>
              </w:rPr>
              <w:pPrChange w:id="3176" w:author="Huang, Chengyu" w:date="2019-05-28T12:45:00Z">
                <w:pPr>
                  <w:autoSpaceDE w:val="0"/>
                  <w:autoSpaceDN w:val="0"/>
                  <w:adjustRightInd w:val="0"/>
                  <w:spacing w:line="240" w:lineRule="auto"/>
                </w:pPr>
              </w:pPrChange>
            </w:pPr>
            <w:del w:id="3177" w:author="Huang, Chengyu" w:date="2019-05-28T12:45:00Z">
              <w:r w:rsidRPr="007D5167" w:rsidDel="00F1263F">
                <w:rPr>
                  <w:rFonts w:cs="Segoe UI"/>
                  <w:color w:val="000000"/>
                  <w:sz w:val="12"/>
                  <w:szCs w:val="12"/>
                </w:rPr>
                <w:delText>Lao People's Democratic Repub.</w:delText>
              </w:r>
            </w:del>
          </w:p>
        </w:tc>
        <w:tc>
          <w:tcPr>
            <w:tcW w:w="724" w:type="dxa"/>
            <w:tcBorders>
              <w:top w:val="nil"/>
              <w:left w:val="single" w:sz="6" w:space="0" w:color="auto"/>
              <w:bottom w:val="nil"/>
              <w:right w:val="nil"/>
            </w:tcBorders>
          </w:tcPr>
          <w:p w14:paraId="2BFAE1B6" w14:textId="009DECD5" w:rsidR="00C67657" w:rsidRPr="007D5167" w:rsidDel="00F1263F" w:rsidRDefault="00C67657" w:rsidP="00F1263F">
            <w:pPr>
              <w:pStyle w:val="AnnexAppendixTitle"/>
              <w:rPr>
                <w:del w:id="3178" w:author="Huang, Chengyu" w:date="2019-05-28T12:45:00Z"/>
                <w:rFonts w:cs="Segoe UI"/>
                <w:color w:val="000000"/>
                <w:sz w:val="12"/>
                <w:szCs w:val="12"/>
              </w:rPr>
              <w:pPrChange w:id="3179" w:author="Huang, Chengyu" w:date="2019-05-28T12:45:00Z">
                <w:pPr>
                  <w:autoSpaceDE w:val="0"/>
                  <w:autoSpaceDN w:val="0"/>
                  <w:adjustRightInd w:val="0"/>
                  <w:spacing w:line="240" w:lineRule="auto"/>
                </w:pPr>
              </w:pPrChange>
            </w:pPr>
            <w:del w:id="3180"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2B1CA4C" w14:textId="435E9AB8" w:rsidR="00C67657" w:rsidRPr="007D5167" w:rsidDel="00F1263F" w:rsidRDefault="00C67657" w:rsidP="00F1263F">
            <w:pPr>
              <w:pStyle w:val="AnnexAppendixTitle"/>
              <w:rPr>
                <w:del w:id="3181" w:author="Huang, Chengyu" w:date="2019-05-28T12:45:00Z"/>
                <w:rFonts w:cs="Segoe UI"/>
                <w:color w:val="000000"/>
                <w:sz w:val="12"/>
                <w:szCs w:val="12"/>
              </w:rPr>
              <w:pPrChange w:id="3182" w:author="Huang, Chengyu" w:date="2019-05-28T12:45:00Z">
                <w:pPr>
                  <w:autoSpaceDE w:val="0"/>
                  <w:autoSpaceDN w:val="0"/>
                  <w:adjustRightInd w:val="0"/>
                  <w:spacing w:line="240" w:lineRule="auto"/>
                </w:pPr>
              </w:pPrChange>
            </w:pPr>
            <w:del w:id="3183" w:author="Huang, Chengyu" w:date="2019-05-28T12:45:00Z">
              <w:r w:rsidRPr="007D5167" w:rsidDel="00F1263F">
                <w:rPr>
                  <w:rFonts w:cs="Segoe UI"/>
                  <w:color w:val="000000"/>
                  <w:sz w:val="12"/>
                  <w:szCs w:val="12"/>
                </w:rPr>
                <w:delText>Paraguay</w:delText>
              </w:r>
            </w:del>
          </w:p>
        </w:tc>
        <w:tc>
          <w:tcPr>
            <w:tcW w:w="1032" w:type="dxa"/>
            <w:tcBorders>
              <w:top w:val="nil"/>
              <w:left w:val="single" w:sz="6" w:space="0" w:color="auto"/>
              <w:bottom w:val="nil"/>
              <w:right w:val="nil"/>
            </w:tcBorders>
          </w:tcPr>
          <w:p w14:paraId="09AAB4E2" w14:textId="1D5E1FA9" w:rsidR="00C67657" w:rsidRPr="007D5167" w:rsidDel="00F1263F" w:rsidRDefault="00C67657" w:rsidP="00F1263F">
            <w:pPr>
              <w:pStyle w:val="AnnexAppendixTitle"/>
              <w:rPr>
                <w:del w:id="3184" w:author="Huang, Chengyu" w:date="2019-05-28T12:45:00Z"/>
                <w:rFonts w:cs="Segoe UI"/>
                <w:color w:val="000000"/>
                <w:sz w:val="12"/>
                <w:szCs w:val="12"/>
              </w:rPr>
              <w:pPrChange w:id="3185" w:author="Huang, Chengyu" w:date="2019-05-28T12:45:00Z">
                <w:pPr>
                  <w:autoSpaceDE w:val="0"/>
                  <w:autoSpaceDN w:val="0"/>
                  <w:adjustRightInd w:val="0"/>
                  <w:spacing w:line="240" w:lineRule="auto"/>
                </w:pPr>
              </w:pPrChange>
            </w:pPr>
            <w:del w:id="3186"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74E9EB76" w14:textId="4BD96898" w:rsidR="00C67657" w:rsidRPr="007D5167" w:rsidDel="00F1263F" w:rsidRDefault="00C67657" w:rsidP="00F1263F">
            <w:pPr>
              <w:pStyle w:val="AnnexAppendixTitle"/>
              <w:rPr>
                <w:del w:id="3187" w:author="Huang, Chengyu" w:date="2019-05-28T12:45:00Z"/>
                <w:rFonts w:cs="Segoe UI"/>
                <w:color w:val="000000"/>
                <w:sz w:val="12"/>
                <w:szCs w:val="12"/>
              </w:rPr>
              <w:pPrChange w:id="3188" w:author="Huang, Chengyu" w:date="2019-05-28T12:45:00Z">
                <w:pPr>
                  <w:autoSpaceDE w:val="0"/>
                  <w:autoSpaceDN w:val="0"/>
                  <w:adjustRightInd w:val="0"/>
                  <w:spacing w:line="240" w:lineRule="auto"/>
                </w:pPr>
              </w:pPrChange>
            </w:pPr>
            <w:del w:id="3189" w:author="Huang, Chengyu" w:date="2019-05-28T12:45:00Z">
              <w:r w:rsidRPr="007D5167" w:rsidDel="00F1263F">
                <w:rPr>
                  <w:rFonts w:cs="Segoe UI"/>
                  <w:color w:val="000000"/>
                  <w:sz w:val="12"/>
                  <w:szCs w:val="12"/>
                </w:rPr>
                <w:delText>Tunisia</w:delText>
              </w:r>
            </w:del>
          </w:p>
        </w:tc>
      </w:tr>
      <w:tr w:rsidR="00C67657" w:rsidRPr="007D5167" w:rsidDel="00F1263F" w14:paraId="00C2E795" w14:textId="15D63F00" w:rsidTr="00C67657">
        <w:trPr>
          <w:trHeight w:val="192"/>
          <w:del w:id="3190" w:author="Huang, Chengyu" w:date="2019-05-28T12:45:00Z"/>
        </w:trPr>
        <w:tc>
          <w:tcPr>
            <w:tcW w:w="886" w:type="dxa"/>
            <w:tcBorders>
              <w:top w:val="nil"/>
              <w:left w:val="nil"/>
              <w:bottom w:val="nil"/>
              <w:right w:val="nil"/>
            </w:tcBorders>
          </w:tcPr>
          <w:p w14:paraId="521ECAE9" w14:textId="0713900C" w:rsidR="00C67657" w:rsidRPr="007D5167" w:rsidDel="00F1263F" w:rsidRDefault="00C67657" w:rsidP="00F1263F">
            <w:pPr>
              <w:pStyle w:val="AnnexAppendixTitle"/>
              <w:rPr>
                <w:del w:id="3191" w:author="Huang, Chengyu" w:date="2019-05-28T12:45:00Z"/>
                <w:rFonts w:cs="Segoe UI"/>
                <w:color w:val="000000"/>
                <w:sz w:val="12"/>
                <w:szCs w:val="12"/>
              </w:rPr>
              <w:pPrChange w:id="3192" w:author="Huang, Chengyu" w:date="2019-05-28T12:45:00Z">
                <w:pPr>
                  <w:autoSpaceDE w:val="0"/>
                  <w:autoSpaceDN w:val="0"/>
                  <w:adjustRightInd w:val="0"/>
                  <w:spacing w:line="240" w:lineRule="auto"/>
                </w:pPr>
              </w:pPrChange>
            </w:pPr>
            <w:del w:id="3193"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025B3BFE" w14:textId="0880B931" w:rsidR="00C67657" w:rsidRPr="007D5167" w:rsidDel="00F1263F" w:rsidRDefault="00C67657" w:rsidP="00F1263F">
            <w:pPr>
              <w:pStyle w:val="AnnexAppendixTitle"/>
              <w:rPr>
                <w:del w:id="3194" w:author="Huang, Chengyu" w:date="2019-05-28T12:45:00Z"/>
                <w:rFonts w:cs="Segoe UI"/>
                <w:color w:val="000000"/>
                <w:sz w:val="12"/>
                <w:szCs w:val="12"/>
              </w:rPr>
              <w:pPrChange w:id="3195" w:author="Huang, Chengyu" w:date="2019-05-28T12:45:00Z">
                <w:pPr>
                  <w:autoSpaceDE w:val="0"/>
                  <w:autoSpaceDN w:val="0"/>
                  <w:adjustRightInd w:val="0"/>
                  <w:spacing w:line="240" w:lineRule="auto"/>
                </w:pPr>
              </w:pPrChange>
            </w:pPr>
            <w:del w:id="3196" w:author="Huang, Chengyu" w:date="2019-05-28T12:45:00Z">
              <w:r w:rsidRPr="007D5167" w:rsidDel="00F1263F">
                <w:rPr>
                  <w:rFonts w:cs="Segoe UI"/>
                  <w:color w:val="000000"/>
                  <w:sz w:val="12"/>
                  <w:szCs w:val="12"/>
                </w:rPr>
                <w:delText>Malaysia</w:delText>
              </w:r>
            </w:del>
          </w:p>
        </w:tc>
        <w:tc>
          <w:tcPr>
            <w:tcW w:w="724" w:type="dxa"/>
            <w:tcBorders>
              <w:top w:val="nil"/>
              <w:left w:val="single" w:sz="6" w:space="0" w:color="auto"/>
              <w:bottom w:val="nil"/>
              <w:right w:val="nil"/>
            </w:tcBorders>
          </w:tcPr>
          <w:p w14:paraId="01192F9B" w14:textId="25FE489B" w:rsidR="00C67657" w:rsidRPr="007D5167" w:rsidDel="00F1263F" w:rsidRDefault="00C67657" w:rsidP="00F1263F">
            <w:pPr>
              <w:pStyle w:val="AnnexAppendixTitle"/>
              <w:rPr>
                <w:del w:id="3197" w:author="Huang, Chengyu" w:date="2019-05-28T12:45:00Z"/>
                <w:rFonts w:cs="Segoe UI"/>
                <w:color w:val="000000"/>
                <w:sz w:val="12"/>
                <w:szCs w:val="12"/>
              </w:rPr>
              <w:pPrChange w:id="3198" w:author="Huang, Chengyu" w:date="2019-05-28T12:45:00Z">
                <w:pPr>
                  <w:autoSpaceDE w:val="0"/>
                  <w:autoSpaceDN w:val="0"/>
                  <w:adjustRightInd w:val="0"/>
                  <w:spacing w:line="240" w:lineRule="auto"/>
                </w:pPr>
              </w:pPrChange>
            </w:pPr>
            <w:del w:id="3199"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3E4406DB" w14:textId="194D96FB" w:rsidR="00C67657" w:rsidRPr="007D5167" w:rsidDel="00F1263F" w:rsidRDefault="00C67657" w:rsidP="00F1263F">
            <w:pPr>
              <w:pStyle w:val="AnnexAppendixTitle"/>
              <w:rPr>
                <w:del w:id="3200" w:author="Huang, Chengyu" w:date="2019-05-28T12:45:00Z"/>
                <w:rFonts w:cs="Segoe UI"/>
                <w:color w:val="000000"/>
                <w:sz w:val="12"/>
                <w:szCs w:val="12"/>
              </w:rPr>
              <w:pPrChange w:id="3201" w:author="Huang, Chengyu" w:date="2019-05-28T12:45:00Z">
                <w:pPr>
                  <w:autoSpaceDE w:val="0"/>
                  <w:autoSpaceDN w:val="0"/>
                  <w:adjustRightInd w:val="0"/>
                  <w:spacing w:line="240" w:lineRule="auto"/>
                </w:pPr>
              </w:pPrChange>
            </w:pPr>
            <w:del w:id="3202" w:author="Huang, Chengyu" w:date="2019-05-28T12:45:00Z">
              <w:r w:rsidRPr="007D5167" w:rsidDel="00F1263F">
                <w:rPr>
                  <w:rFonts w:cs="Segoe UI"/>
                  <w:color w:val="000000"/>
                  <w:sz w:val="12"/>
                  <w:szCs w:val="12"/>
                </w:rPr>
                <w:delText>Peru</w:delText>
              </w:r>
            </w:del>
          </w:p>
        </w:tc>
        <w:tc>
          <w:tcPr>
            <w:tcW w:w="1032" w:type="dxa"/>
            <w:tcBorders>
              <w:top w:val="nil"/>
              <w:left w:val="single" w:sz="6" w:space="0" w:color="auto"/>
              <w:bottom w:val="nil"/>
              <w:right w:val="nil"/>
            </w:tcBorders>
          </w:tcPr>
          <w:p w14:paraId="52C7DD36" w14:textId="0537EC96" w:rsidR="00C67657" w:rsidRPr="007D5167" w:rsidDel="00F1263F" w:rsidRDefault="00C67657" w:rsidP="00F1263F">
            <w:pPr>
              <w:pStyle w:val="AnnexAppendixTitle"/>
              <w:rPr>
                <w:del w:id="3203" w:author="Huang, Chengyu" w:date="2019-05-28T12:45:00Z"/>
                <w:rFonts w:cs="Segoe UI"/>
                <w:color w:val="000000"/>
                <w:sz w:val="12"/>
                <w:szCs w:val="12"/>
              </w:rPr>
              <w:pPrChange w:id="3204" w:author="Huang, Chengyu" w:date="2019-05-28T12:45:00Z">
                <w:pPr>
                  <w:autoSpaceDE w:val="0"/>
                  <w:autoSpaceDN w:val="0"/>
                  <w:adjustRightInd w:val="0"/>
                  <w:spacing w:line="240" w:lineRule="auto"/>
                </w:pPr>
              </w:pPrChange>
            </w:pPr>
            <w:del w:id="3205"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87E4FA9" w14:textId="258C639D" w:rsidR="00C67657" w:rsidRPr="007D5167" w:rsidDel="00F1263F" w:rsidRDefault="00C67657" w:rsidP="00F1263F">
            <w:pPr>
              <w:pStyle w:val="AnnexAppendixTitle"/>
              <w:rPr>
                <w:del w:id="3206" w:author="Huang, Chengyu" w:date="2019-05-28T12:45:00Z"/>
                <w:rFonts w:cs="Segoe UI"/>
                <w:color w:val="000000"/>
                <w:sz w:val="12"/>
                <w:szCs w:val="12"/>
              </w:rPr>
              <w:pPrChange w:id="3207" w:author="Huang, Chengyu" w:date="2019-05-28T12:45:00Z">
                <w:pPr>
                  <w:autoSpaceDE w:val="0"/>
                  <w:autoSpaceDN w:val="0"/>
                  <w:adjustRightInd w:val="0"/>
                  <w:spacing w:line="240" w:lineRule="auto"/>
                </w:pPr>
              </w:pPrChange>
            </w:pPr>
            <w:del w:id="3208" w:author="Huang, Chengyu" w:date="2019-05-28T12:45:00Z">
              <w:r w:rsidRPr="007D5167" w:rsidDel="00F1263F">
                <w:rPr>
                  <w:rFonts w:cs="Segoe UI"/>
                  <w:color w:val="000000"/>
                  <w:sz w:val="12"/>
                  <w:szCs w:val="12"/>
                </w:rPr>
                <w:delText>Rest of North Africa</w:delText>
              </w:r>
            </w:del>
          </w:p>
        </w:tc>
      </w:tr>
      <w:tr w:rsidR="00C67657" w:rsidRPr="007D5167" w:rsidDel="00F1263F" w14:paraId="6AD59A49" w14:textId="660FD92F" w:rsidTr="00C67657">
        <w:trPr>
          <w:trHeight w:val="192"/>
          <w:del w:id="3209" w:author="Huang, Chengyu" w:date="2019-05-28T12:45:00Z"/>
        </w:trPr>
        <w:tc>
          <w:tcPr>
            <w:tcW w:w="886" w:type="dxa"/>
            <w:tcBorders>
              <w:top w:val="nil"/>
              <w:left w:val="nil"/>
              <w:bottom w:val="nil"/>
              <w:right w:val="nil"/>
            </w:tcBorders>
          </w:tcPr>
          <w:p w14:paraId="503AE2CB" w14:textId="26CE980D" w:rsidR="00C67657" w:rsidRPr="007D5167" w:rsidDel="00F1263F" w:rsidRDefault="00C67657" w:rsidP="00F1263F">
            <w:pPr>
              <w:pStyle w:val="AnnexAppendixTitle"/>
              <w:rPr>
                <w:del w:id="3210" w:author="Huang, Chengyu" w:date="2019-05-28T12:45:00Z"/>
                <w:rFonts w:cs="Segoe UI"/>
                <w:color w:val="000000"/>
                <w:sz w:val="12"/>
                <w:szCs w:val="12"/>
              </w:rPr>
              <w:pPrChange w:id="3211" w:author="Huang, Chengyu" w:date="2019-05-28T12:45:00Z">
                <w:pPr>
                  <w:autoSpaceDE w:val="0"/>
                  <w:autoSpaceDN w:val="0"/>
                  <w:adjustRightInd w:val="0"/>
                  <w:spacing w:line="240" w:lineRule="auto"/>
                </w:pPr>
              </w:pPrChange>
            </w:pPr>
            <w:del w:id="3212"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7E1B7144" w14:textId="0515DE12" w:rsidR="00C67657" w:rsidRPr="007D5167" w:rsidDel="00F1263F" w:rsidRDefault="00C67657" w:rsidP="00F1263F">
            <w:pPr>
              <w:pStyle w:val="AnnexAppendixTitle"/>
              <w:rPr>
                <w:del w:id="3213" w:author="Huang, Chengyu" w:date="2019-05-28T12:45:00Z"/>
                <w:rFonts w:cs="Segoe UI"/>
                <w:color w:val="000000"/>
                <w:sz w:val="12"/>
                <w:szCs w:val="12"/>
              </w:rPr>
              <w:pPrChange w:id="3214" w:author="Huang, Chengyu" w:date="2019-05-28T12:45:00Z">
                <w:pPr>
                  <w:autoSpaceDE w:val="0"/>
                  <w:autoSpaceDN w:val="0"/>
                  <w:adjustRightInd w:val="0"/>
                  <w:spacing w:line="240" w:lineRule="auto"/>
                </w:pPr>
              </w:pPrChange>
            </w:pPr>
            <w:del w:id="3215" w:author="Huang, Chengyu" w:date="2019-05-28T12:45:00Z">
              <w:r w:rsidRPr="007D5167" w:rsidDel="00F1263F">
                <w:rPr>
                  <w:rFonts w:cs="Segoe UI"/>
                  <w:color w:val="000000"/>
                  <w:sz w:val="12"/>
                  <w:szCs w:val="12"/>
                </w:rPr>
                <w:delText>Philippines</w:delText>
              </w:r>
            </w:del>
          </w:p>
        </w:tc>
        <w:tc>
          <w:tcPr>
            <w:tcW w:w="724" w:type="dxa"/>
            <w:tcBorders>
              <w:top w:val="nil"/>
              <w:left w:val="single" w:sz="6" w:space="0" w:color="auto"/>
              <w:bottom w:val="nil"/>
              <w:right w:val="nil"/>
            </w:tcBorders>
          </w:tcPr>
          <w:p w14:paraId="7DD53C1B" w14:textId="7D9E69D6" w:rsidR="00C67657" w:rsidRPr="007D5167" w:rsidDel="00F1263F" w:rsidRDefault="00C67657" w:rsidP="00F1263F">
            <w:pPr>
              <w:pStyle w:val="AnnexAppendixTitle"/>
              <w:rPr>
                <w:del w:id="3216" w:author="Huang, Chengyu" w:date="2019-05-28T12:45:00Z"/>
                <w:rFonts w:cs="Segoe UI"/>
                <w:color w:val="000000"/>
                <w:sz w:val="12"/>
                <w:szCs w:val="12"/>
              </w:rPr>
              <w:pPrChange w:id="3217" w:author="Huang, Chengyu" w:date="2019-05-28T12:45:00Z">
                <w:pPr>
                  <w:autoSpaceDE w:val="0"/>
                  <w:autoSpaceDN w:val="0"/>
                  <w:adjustRightInd w:val="0"/>
                  <w:spacing w:line="240" w:lineRule="auto"/>
                </w:pPr>
              </w:pPrChange>
            </w:pPr>
            <w:del w:id="3218"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786FC221" w14:textId="1863036C" w:rsidR="00C67657" w:rsidRPr="007D5167" w:rsidDel="00F1263F" w:rsidRDefault="00C67657" w:rsidP="00F1263F">
            <w:pPr>
              <w:pStyle w:val="AnnexAppendixTitle"/>
              <w:rPr>
                <w:del w:id="3219" w:author="Huang, Chengyu" w:date="2019-05-28T12:45:00Z"/>
                <w:rFonts w:cs="Segoe UI"/>
                <w:color w:val="000000"/>
                <w:sz w:val="12"/>
                <w:szCs w:val="12"/>
              </w:rPr>
              <w:pPrChange w:id="3220" w:author="Huang, Chengyu" w:date="2019-05-28T12:45:00Z">
                <w:pPr>
                  <w:autoSpaceDE w:val="0"/>
                  <w:autoSpaceDN w:val="0"/>
                  <w:adjustRightInd w:val="0"/>
                  <w:spacing w:line="240" w:lineRule="auto"/>
                </w:pPr>
              </w:pPrChange>
            </w:pPr>
            <w:del w:id="3221" w:author="Huang, Chengyu" w:date="2019-05-28T12:45:00Z">
              <w:r w:rsidRPr="007D5167" w:rsidDel="00F1263F">
                <w:rPr>
                  <w:rFonts w:cs="Segoe UI"/>
                  <w:color w:val="000000"/>
                  <w:sz w:val="12"/>
                  <w:szCs w:val="12"/>
                </w:rPr>
                <w:delText>Uruguay</w:delText>
              </w:r>
            </w:del>
          </w:p>
        </w:tc>
        <w:tc>
          <w:tcPr>
            <w:tcW w:w="1032" w:type="dxa"/>
            <w:tcBorders>
              <w:top w:val="nil"/>
              <w:left w:val="single" w:sz="6" w:space="0" w:color="auto"/>
              <w:bottom w:val="nil"/>
              <w:right w:val="nil"/>
            </w:tcBorders>
          </w:tcPr>
          <w:p w14:paraId="72776299" w14:textId="3D5F87AC" w:rsidR="00C67657" w:rsidRPr="007D5167" w:rsidDel="00F1263F" w:rsidRDefault="00C67657" w:rsidP="00F1263F">
            <w:pPr>
              <w:pStyle w:val="AnnexAppendixTitle"/>
              <w:rPr>
                <w:del w:id="3222" w:author="Huang, Chengyu" w:date="2019-05-28T12:45:00Z"/>
                <w:rFonts w:cs="Segoe UI"/>
                <w:color w:val="000000"/>
                <w:sz w:val="12"/>
                <w:szCs w:val="12"/>
              </w:rPr>
              <w:pPrChange w:id="3223" w:author="Huang, Chengyu" w:date="2019-05-28T12:45:00Z">
                <w:pPr>
                  <w:autoSpaceDE w:val="0"/>
                  <w:autoSpaceDN w:val="0"/>
                  <w:adjustRightInd w:val="0"/>
                  <w:spacing w:line="240" w:lineRule="auto"/>
                </w:pPr>
              </w:pPrChange>
            </w:pPr>
            <w:del w:id="3224"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690E7619" w14:textId="2476365A" w:rsidR="00C67657" w:rsidRPr="007D5167" w:rsidDel="00F1263F" w:rsidRDefault="00C67657" w:rsidP="00F1263F">
            <w:pPr>
              <w:pStyle w:val="AnnexAppendixTitle"/>
              <w:rPr>
                <w:del w:id="3225" w:author="Huang, Chengyu" w:date="2019-05-28T12:45:00Z"/>
                <w:rFonts w:cs="Segoe UI"/>
                <w:color w:val="000000"/>
                <w:sz w:val="12"/>
                <w:szCs w:val="12"/>
              </w:rPr>
              <w:pPrChange w:id="3226" w:author="Huang, Chengyu" w:date="2019-05-28T12:45:00Z">
                <w:pPr>
                  <w:autoSpaceDE w:val="0"/>
                  <w:autoSpaceDN w:val="0"/>
                  <w:adjustRightInd w:val="0"/>
                  <w:spacing w:line="240" w:lineRule="auto"/>
                </w:pPr>
              </w:pPrChange>
            </w:pPr>
            <w:del w:id="3227" w:author="Huang, Chengyu" w:date="2019-05-28T12:45:00Z">
              <w:r w:rsidRPr="007D5167" w:rsidDel="00F1263F">
                <w:rPr>
                  <w:rFonts w:cs="Segoe UI"/>
                  <w:color w:val="000000"/>
                  <w:sz w:val="12"/>
                  <w:szCs w:val="12"/>
                </w:rPr>
                <w:delText>Benin</w:delText>
              </w:r>
            </w:del>
          </w:p>
        </w:tc>
      </w:tr>
      <w:tr w:rsidR="00C67657" w:rsidRPr="007D5167" w:rsidDel="00F1263F" w14:paraId="3B71BCB0" w14:textId="01B83882" w:rsidTr="00C67657">
        <w:trPr>
          <w:trHeight w:val="192"/>
          <w:del w:id="3228" w:author="Huang, Chengyu" w:date="2019-05-28T12:45:00Z"/>
        </w:trPr>
        <w:tc>
          <w:tcPr>
            <w:tcW w:w="886" w:type="dxa"/>
            <w:tcBorders>
              <w:top w:val="nil"/>
              <w:left w:val="nil"/>
              <w:bottom w:val="nil"/>
              <w:right w:val="nil"/>
            </w:tcBorders>
          </w:tcPr>
          <w:p w14:paraId="1F8CD05E" w14:textId="24B6B75A" w:rsidR="00C67657" w:rsidRPr="007D5167" w:rsidDel="00F1263F" w:rsidRDefault="00C67657" w:rsidP="00F1263F">
            <w:pPr>
              <w:pStyle w:val="AnnexAppendixTitle"/>
              <w:rPr>
                <w:del w:id="3229" w:author="Huang, Chengyu" w:date="2019-05-28T12:45:00Z"/>
                <w:rFonts w:cs="Segoe UI"/>
                <w:color w:val="000000"/>
                <w:sz w:val="12"/>
                <w:szCs w:val="12"/>
              </w:rPr>
              <w:pPrChange w:id="3230" w:author="Huang, Chengyu" w:date="2019-05-28T12:45:00Z">
                <w:pPr>
                  <w:autoSpaceDE w:val="0"/>
                  <w:autoSpaceDN w:val="0"/>
                  <w:adjustRightInd w:val="0"/>
                  <w:spacing w:line="240" w:lineRule="auto"/>
                </w:pPr>
              </w:pPrChange>
            </w:pPr>
            <w:del w:id="3231"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782264B6" w14:textId="190AFFDD" w:rsidR="00C67657" w:rsidRPr="007D5167" w:rsidDel="00F1263F" w:rsidRDefault="00C67657" w:rsidP="00F1263F">
            <w:pPr>
              <w:pStyle w:val="AnnexAppendixTitle"/>
              <w:rPr>
                <w:del w:id="3232" w:author="Huang, Chengyu" w:date="2019-05-28T12:45:00Z"/>
                <w:rFonts w:cs="Segoe UI"/>
                <w:color w:val="000000"/>
                <w:sz w:val="12"/>
                <w:szCs w:val="12"/>
              </w:rPr>
              <w:pPrChange w:id="3233" w:author="Huang, Chengyu" w:date="2019-05-28T12:45:00Z">
                <w:pPr>
                  <w:autoSpaceDE w:val="0"/>
                  <w:autoSpaceDN w:val="0"/>
                  <w:adjustRightInd w:val="0"/>
                  <w:spacing w:line="240" w:lineRule="auto"/>
                </w:pPr>
              </w:pPrChange>
            </w:pPr>
            <w:del w:id="3234" w:author="Huang, Chengyu" w:date="2019-05-28T12:45:00Z">
              <w:r w:rsidRPr="007D5167" w:rsidDel="00F1263F">
                <w:rPr>
                  <w:rFonts w:cs="Segoe UI"/>
                  <w:color w:val="000000"/>
                  <w:sz w:val="12"/>
                  <w:szCs w:val="12"/>
                </w:rPr>
                <w:delText>Singapore</w:delText>
              </w:r>
            </w:del>
          </w:p>
        </w:tc>
        <w:tc>
          <w:tcPr>
            <w:tcW w:w="724" w:type="dxa"/>
            <w:tcBorders>
              <w:top w:val="nil"/>
              <w:left w:val="single" w:sz="6" w:space="0" w:color="auto"/>
              <w:bottom w:val="nil"/>
              <w:right w:val="nil"/>
            </w:tcBorders>
          </w:tcPr>
          <w:p w14:paraId="5A7E8DA8" w14:textId="54A8413F" w:rsidR="00C67657" w:rsidRPr="007D5167" w:rsidDel="00F1263F" w:rsidRDefault="00C67657" w:rsidP="00F1263F">
            <w:pPr>
              <w:pStyle w:val="AnnexAppendixTitle"/>
              <w:rPr>
                <w:del w:id="3235" w:author="Huang, Chengyu" w:date="2019-05-28T12:45:00Z"/>
                <w:rFonts w:cs="Segoe UI"/>
                <w:color w:val="000000"/>
                <w:sz w:val="12"/>
                <w:szCs w:val="12"/>
              </w:rPr>
              <w:pPrChange w:id="3236" w:author="Huang, Chengyu" w:date="2019-05-28T12:45:00Z">
                <w:pPr>
                  <w:autoSpaceDE w:val="0"/>
                  <w:autoSpaceDN w:val="0"/>
                  <w:adjustRightInd w:val="0"/>
                  <w:spacing w:line="240" w:lineRule="auto"/>
                </w:pPr>
              </w:pPrChange>
            </w:pPr>
            <w:del w:id="3237"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440D4378" w14:textId="72948260" w:rsidR="00C67657" w:rsidRPr="007D5167" w:rsidDel="00F1263F" w:rsidRDefault="00C67657" w:rsidP="00F1263F">
            <w:pPr>
              <w:pStyle w:val="AnnexAppendixTitle"/>
              <w:rPr>
                <w:del w:id="3238" w:author="Huang, Chengyu" w:date="2019-05-28T12:45:00Z"/>
                <w:rFonts w:cs="Segoe UI"/>
                <w:color w:val="000000"/>
                <w:sz w:val="12"/>
                <w:szCs w:val="12"/>
              </w:rPr>
              <w:pPrChange w:id="3239" w:author="Huang, Chengyu" w:date="2019-05-28T12:45:00Z">
                <w:pPr>
                  <w:autoSpaceDE w:val="0"/>
                  <w:autoSpaceDN w:val="0"/>
                  <w:adjustRightInd w:val="0"/>
                  <w:spacing w:line="240" w:lineRule="auto"/>
                </w:pPr>
              </w:pPrChange>
            </w:pPr>
            <w:del w:id="3240" w:author="Huang, Chengyu" w:date="2019-05-28T12:45:00Z">
              <w:r w:rsidRPr="007D5167" w:rsidDel="00F1263F">
                <w:rPr>
                  <w:rFonts w:cs="Segoe UI"/>
                  <w:color w:val="000000"/>
                  <w:sz w:val="12"/>
                  <w:szCs w:val="12"/>
                </w:rPr>
                <w:delText>Venezuela</w:delText>
              </w:r>
            </w:del>
          </w:p>
        </w:tc>
        <w:tc>
          <w:tcPr>
            <w:tcW w:w="1032" w:type="dxa"/>
            <w:tcBorders>
              <w:top w:val="nil"/>
              <w:left w:val="single" w:sz="6" w:space="0" w:color="auto"/>
              <w:bottom w:val="nil"/>
              <w:right w:val="nil"/>
            </w:tcBorders>
          </w:tcPr>
          <w:p w14:paraId="4BE2197A" w14:textId="1A6EBADD" w:rsidR="00C67657" w:rsidRPr="007D5167" w:rsidDel="00F1263F" w:rsidRDefault="00C67657" w:rsidP="00F1263F">
            <w:pPr>
              <w:pStyle w:val="AnnexAppendixTitle"/>
              <w:rPr>
                <w:del w:id="3241" w:author="Huang, Chengyu" w:date="2019-05-28T12:45:00Z"/>
                <w:rFonts w:cs="Segoe UI"/>
                <w:color w:val="000000"/>
                <w:sz w:val="12"/>
                <w:szCs w:val="12"/>
              </w:rPr>
              <w:pPrChange w:id="3242" w:author="Huang, Chengyu" w:date="2019-05-28T12:45:00Z">
                <w:pPr>
                  <w:autoSpaceDE w:val="0"/>
                  <w:autoSpaceDN w:val="0"/>
                  <w:adjustRightInd w:val="0"/>
                  <w:spacing w:line="240" w:lineRule="auto"/>
                </w:pPr>
              </w:pPrChange>
            </w:pPr>
            <w:del w:id="3243"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BF830B7" w14:textId="10B4C362" w:rsidR="00C67657" w:rsidRPr="007D5167" w:rsidDel="00F1263F" w:rsidRDefault="00C67657" w:rsidP="00F1263F">
            <w:pPr>
              <w:pStyle w:val="AnnexAppendixTitle"/>
              <w:rPr>
                <w:del w:id="3244" w:author="Huang, Chengyu" w:date="2019-05-28T12:45:00Z"/>
                <w:rFonts w:cs="Segoe UI"/>
                <w:color w:val="000000"/>
                <w:sz w:val="12"/>
                <w:szCs w:val="12"/>
              </w:rPr>
              <w:pPrChange w:id="3245" w:author="Huang, Chengyu" w:date="2019-05-28T12:45:00Z">
                <w:pPr>
                  <w:autoSpaceDE w:val="0"/>
                  <w:autoSpaceDN w:val="0"/>
                  <w:adjustRightInd w:val="0"/>
                  <w:spacing w:line="240" w:lineRule="auto"/>
                </w:pPr>
              </w:pPrChange>
            </w:pPr>
            <w:del w:id="3246" w:author="Huang, Chengyu" w:date="2019-05-28T12:45:00Z">
              <w:r w:rsidRPr="007D5167" w:rsidDel="00F1263F">
                <w:rPr>
                  <w:rFonts w:cs="Segoe UI"/>
                  <w:color w:val="000000"/>
                  <w:sz w:val="12"/>
                  <w:szCs w:val="12"/>
                </w:rPr>
                <w:delText>Burkina Faso</w:delText>
              </w:r>
            </w:del>
          </w:p>
        </w:tc>
      </w:tr>
      <w:tr w:rsidR="00C67657" w:rsidRPr="007D5167" w:rsidDel="00F1263F" w14:paraId="08BBDA9A" w14:textId="718AB87E" w:rsidTr="00C67657">
        <w:trPr>
          <w:trHeight w:val="192"/>
          <w:del w:id="3247" w:author="Huang, Chengyu" w:date="2019-05-28T12:45:00Z"/>
        </w:trPr>
        <w:tc>
          <w:tcPr>
            <w:tcW w:w="886" w:type="dxa"/>
            <w:tcBorders>
              <w:top w:val="nil"/>
              <w:left w:val="nil"/>
              <w:bottom w:val="nil"/>
              <w:right w:val="nil"/>
            </w:tcBorders>
          </w:tcPr>
          <w:p w14:paraId="15608E79" w14:textId="5F803AE0" w:rsidR="00C67657" w:rsidRPr="007D5167" w:rsidDel="00F1263F" w:rsidRDefault="00C67657" w:rsidP="00F1263F">
            <w:pPr>
              <w:pStyle w:val="AnnexAppendixTitle"/>
              <w:rPr>
                <w:del w:id="3248" w:author="Huang, Chengyu" w:date="2019-05-28T12:45:00Z"/>
                <w:rFonts w:cs="Segoe UI"/>
                <w:color w:val="000000"/>
                <w:sz w:val="12"/>
                <w:szCs w:val="12"/>
              </w:rPr>
              <w:pPrChange w:id="3249" w:author="Huang, Chengyu" w:date="2019-05-28T12:45:00Z">
                <w:pPr>
                  <w:autoSpaceDE w:val="0"/>
                  <w:autoSpaceDN w:val="0"/>
                  <w:adjustRightInd w:val="0"/>
                  <w:spacing w:line="240" w:lineRule="auto"/>
                </w:pPr>
              </w:pPrChange>
            </w:pPr>
            <w:del w:id="3250"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344665F7" w14:textId="4BDA9293" w:rsidR="00C67657" w:rsidRPr="007D5167" w:rsidDel="00F1263F" w:rsidRDefault="00C67657" w:rsidP="00F1263F">
            <w:pPr>
              <w:pStyle w:val="AnnexAppendixTitle"/>
              <w:rPr>
                <w:del w:id="3251" w:author="Huang, Chengyu" w:date="2019-05-28T12:45:00Z"/>
                <w:rFonts w:cs="Segoe UI"/>
                <w:color w:val="000000"/>
                <w:sz w:val="12"/>
                <w:szCs w:val="12"/>
              </w:rPr>
              <w:pPrChange w:id="3252" w:author="Huang, Chengyu" w:date="2019-05-28T12:45:00Z">
                <w:pPr>
                  <w:autoSpaceDE w:val="0"/>
                  <w:autoSpaceDN w:val="0"/>
                  <w:adjustRightInd w:val="0"/>
                  <w:spacing w:line="240" w:lineRule="auto"/>
                </w:pPr>
              </w:pPrChange>
            </w:pPr>
            <w:del w:id="3253" w:author="Huang, Chengyu" w:date="2019-05-28T12:45:00Z">
              <w:r w:rsidRPr="007D5167" w:rsidDel="00F1263F">
                <w:rPr>
                  <w:rFonts w:cs="Segoe UI"/>
                  <w:color w:val="000000"/>
                  <w:sz w:val="12"/>
                  <w:szCs w:val="12"/>
                </w:rPr>
                <w:delText>Thailand</w:delText>
              </w:r>
            </w:del>
          </w:p>
        </w:tc>
        <w:tc>
          <w:tcPr>
            <w:tcW w:w="724" w:type="dxa"/>
            <w:tcBorders>
              <w:top w:val="nil"/>
              <w:left w:val="single" w:sz="6" w:space="0" w:color="auto"/>
              <w:bottom w:val="nil"/>
              <w:right w:val="nil"/>
            </w:tcBorders>
          </w:tcPr>
          <w:p w14:paraId="0BC27C71" w14:textId="7E355F33" w:rsidR="00C67657" w:rsidRPr="007D5167" w:rsidDel="00F1263F" w:rsidRDefault="00C67657" w:rsidP="00F1263F">
            <w:pPr>
              <w:pStyle w:val="AnnexAppendixTitle"/>
              <w:rPr>
                <w:del w:id="3254" w:author="Huang, Chengyu" w:date="2019-05-28T12:45:00Z"/>
                <w:rFonts w:cs="Segoe UI"/>
                <w:color w:val="000000"/>
                <w:sz w:val="12"/>
                <w:szCs w:val="12"/>
              </w:rPr>
              <w:pPrChange w:id="3255" w:author="Huang, Chengyu" w:date="2019-05-28T12:45:00Z">
                <w:pPr>
                  <w:autoSpaceDE w:val="0"/>
                  <w:autoSpaceDN w:val="0"/>
                  <w:adjustRightInd w:val="0"/>
                  <w:spacing w:line="240" w:lineRule="auto"/>
                </w:pPr>
              </w:pPrChange>
            </w:pPr>
            <w:del w:id="3256"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3F2CA802" w14:textId="63DF8DAC" w:rsidR="00C67657" w:rsidRPr="007D5167" w:rsidDel="00F1263F" w:rsidRDefault="00C67657" w:rsidP="00F1263F">
            <w:pPr>
              <w:pStyle w:val="AnnexAppendixTitle"/>
              <w:rPr>
                <w:del w:id="3257" w:author="Huang, Chengyu" w:date="2019-05-28T12:45:00Z"/>
                <w:rFonts w:cs="Segoe UI"/>
                <w:color w:val="000000"/>
                <w:sz w:val="12"/>
                <w:szCs w:val="12"/>
              </w:rPr>
              <w:pPrChange w:id="3258" w:author="Huang, Chengyu" w:date="2019-05-28T12:45:00Z">
                <w:pPr>
                  <w:autoSpaceDE w:val="0"/>
                  <w:autoSpaceDN w:val="0"/>
                  <w:adjustRightInd w:val="0"/>
                  <w:spacing w:line="240" w:lineRule="auto"/>
                </w:pPr>
              </w:pPrChange>
            </w:pPr>
            <w:del w:id="3259" w:author="Huang, Chengyu" w:date="2019-05-28T12:45:00Z">
              <w:r w:rsidRPr="007D5167" w:rsidDel="00F1263F">
                <w:rPr>
                  <w:rFonts w:cs="Segoe UI"/>
                  <w:color w:val="000000"/>
                  <w:sz w:val="12"/>
                  <w:szCs w:val="12"/>
                </w:rPr>
                <w:delText>Rest of South America</w:delText>
              </w:r>
            </w:del>
          </w:p>
        </w:tc>
        <w:tc>
          <w:tcPr>
            <w:tcW w:w="1032" w:type="dxa"/>
            <w:tcBorders>
              <w:top w:val="nil"/>
              <w:left w:val="single" w:sz="6" w:space="0" w:color="auto"/>
              <w:bottom w:val="nil"/>
              <w:right w:val="nil"/>
            </w:tcBorders>
          </w:tcPr>
          <w:p w14:paraId="2F362DF8" w14:textId="6156FF15" w:rsidR="00C67657" w:rsidRPr="007D5167" w:rsidDel="00F1263F" w:rsidRDefault="00C67657" w:rsidP="00F1263F">
            <w:pPr>
              <w:pStyle w:val="AnnexAppendixTitle"/>
              <w:rPr>
                <w:del w:id="3260" w:author="Huang, Chengyu" w:date="2019-05-28T12:45:00Z"/>
                <w:rFonts w:cs="Segoe UI"/>
                <w:color w:val="000000"/>
                <w:sz w:val="12"/>
                <w:szCs w:val="12"/>
              </w:rPr>
              <w:pPrChange w:id="3261" w:author="Huang, Chengyu" w:date="2019-05-28T12:45:00Z">
                <w:pPr>
                  <w:autoSpaceDE w:val="0"/>
                  <w:autoSpaceDN w:val="0"/>
                  <w:adjustRightInd w:val="0"/>
                  <w:spacing w:line="240" w:lineRule="auto"/>
                </w:pPr>
              </w:pPrChange>
            </w:pPr>
            <w:del w:id="3262"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4C8E4362" w14:textId="3C50599D" w:rsidR="00C67657" w:rsidRPr="007D5167" w:rsidDel="00F1263F" w:rsidRDefault="00C67657" w:rsidP="00F1263F">
            <w:pPr>
              <w:pStyle w:val="AnnexAppendixTitle"/>
              <w:rPr>
                <w:del w:id="3263" w:author="Huang, Chengyu" w:date="2019-05-28T12:45:00Z"/>
                <w:rFonts w:cs="Segoe UI"/>
                <w:color w:val="000000"/>
                <w:sz w:val="12"/>
                <w:szCs w:val="12"/>
              </w:rPr>
              <w:pPrChange w:id="3264" w:author="Huang, Chengyu" w:date="2019-05-28T12:45:00Z">
                <w:pPr>
                  <w:autoSpaceDE w:val="0"/>
                  <w:autoSpaceDN w:val="0"/>
                  <w:adjustRightInd w:val="0"/>
                  <w:spacing w:line="240" w:lineRule="auto"/>
                </w:pPr>
              </w:pPrChange>
            </w:pPr>
            <w:del w:id="3265" w:author="Huang, Chengyu" w:date="2019-05-28T12:45:00Z">
              <w:r w:rsidRPr="007D5167" w:rsidDel="00F1263F">
                <w:rPr>
                  <w:rFonts w:cs="Segoe UI"/>
                  <w:color w:val="000000"/>
                  <w:sz w:val="12"/>
                  <w:szCs w:val="12"/>
                </w:rPr>
                <w:delText>Cameroon</w:delText>
              </w:r>
            </w:del>
          </w:p>
        </w:tc>
      </w:tr>
      <w:tr w:rsidR="00C67657" w:rsidRPr="007D5167" w:rsidDel="00F1263F" w14:paraId="04EE6615" w14:textId="1EB3460C" w:rsidTr="00C67657">
        <w:trPr>
          <w:trHeight w:val="192"/>
          <w:del w:id="3266" w:author="Huang, Chengyu" w:date="2019-05-28T12:45:00Z"/>
        </w:trPr>
        <w:tc>
          <w:tcPr>
            <w:tcW w:w="886" w:type="dxa"/>
            <w:tcBorders>
              <w:top w:val="nil"/>
              <w:left w:val="nil"/>
              <w:bottom w:val="nil"/>
              <w:right w:val="nil"/>
            </w:tcBorders>
          </w:tcPr>
          <w:p w14:paraId="29BDEAD0" w14:textId="09C43400" w:rsidR="00C67657" w:rsidRPr="007D5167" w:rsidDel="00F1263F" w:rsidRDefault="00C67657" w:rsidP="00F1263F">
            <w:pPr>
              <w:pStyle w:val="AnnexAppendixTitle"/>
              <w:rPr>
                <w:del w:id="3267" w:author="Huang, Chengyu" w:date="2019-05-28T12:45:00Z"/>
                <w:rFonts w:cs="Segoe UI"/>
                <w:color w:val="000000"/>
                <w:sz w:val="12"/>
                <w:szCs w:val="12"/>
              </w:rPr>
              <w:pPrChange w:id="3268" w:author="Huang, Chengyu" w:date="2019-05-28T12:45:00Z">
                <w:pPr>
                  <w:autoSpaceDE w:val="0"/>
                  <w:autoSpaceDN w:val="0"/>
                  <w:adjustRightInd w:val="0"/>
                  <w:spacing w:line="240" w:lineRule="auto"/>
                </w:pPr>
              </w:pPrChange>
            </w:pPr>
            <w:del w:id="3269"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75E5EF1F" w14:textId="2406A640" w:rsidR="00C67657" w:rsidRPr="007D5167" w:rsidDel="00F1263F" w:rsidRDefault="00C67657" w:rsidP="00F1263F">
            <w:pPr>
              <w:pStyle w:val="AnnexAppendixTitle"/>
              <w:rPr>
                <w:del w:id="3270" w:author="Huang, Chengyu" w:date="2019-05-28T12:45:00Z"/>
                <w:rFonts w:cs="Segoe UI"/>
                <w:color w:val="000000"/>
                <w:sz w:val="12"/>
                <w:szCs w:val="12"/>
              </w:rPr>
              <w:pPrChange w:id="3271" w:author="Huang, Chengyu" w:date="2019-05-28T12:45:00Z">
                <w:pPr>
                  <w:autoSpaceDE w:val="0"/>
                  <w:autoSpaceDN w:val="0"/>
                  <w:adjustRightInd w:val="0"/>
                  <w:spacing w:line="240" w:lineRule="auto"/>
                </w:pPr>
              </w:pPrChange>
            </w:pPr>
            <w:del w:id="3272" w:author="Huang, Chengyu" w:date="2019-05-28T12:45:00Z">
              <w:r w:rsidRPr="007D5167" w:rsidDel="00F1263F">
                <w:rPr>
                  <w:rFonts w:cs="Segoe UI"/>
                  <w:color w:val="000000"/>
                  <w:sz w:val="12"/>
                  <w:szCs w:val="12"/>
                </w:rPr>
                <w:delText>Viet Nam</w:delText>
              </w:r>
            </w:del>
          </w:p>
        </w:tc>
        <w:tc>
          <w:tcPr>
            <w:tcW w:w="724" w:type="dxa"/>
            <w:tcBorders>
              <w:top w:val="nil"/>
              <w:left w:val="single" w:sz="6" w:space="0" w:color="auto"/>
              <w:bottom w:val="nil"/>
              <w:right w:val="nil"/>
            </w:tcBorders>
          </w:tcPr>
          <w:p w14:paraId="111375FF" w14:textId="51483819" w:rsidR="00C67657" w:rsidRPr="007D5167" w:rsidDel="00F1263F" w:rsidRDefault="00C67657" w:rsidP="00F1263F">
            <w:pPr>
              <w:pStyle w:val="AnnexAppendixTitle"/>
              <w:rPr>
                <w:del w:id="3273" w:author="Huang, Chengyu" w:date="2019-05-28T12:45:00Z"/>
                <w:rFonts w:cs="Segoe UI"/>
                <w:color w:val="000000"/>
                <w:sz w:val="12"/>
                <w:szCs w:val="12"/>
              </w:rPr>
              <w:pPrChange w:id="3274" w:author="Huang, Chengyu" w:date="2019-05-28T12:45:00Z">
                <w:pPr>
                  <w:autoSpaceDE w:val="0"/>
                  <w:autoSpaceDN w:val="0"/>
                  <w:adjustRightInd w:val="0"/>
                  <w:spacing w:line="240" w:lineRule="auto"/>
                </w:pPr>
              </w:pPrChange>
            </w:pPr>
            <w:del w:id="3275"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32A26352" w14:textId="52CA9449" w:rsidR="00C67657" w:rsidRPr="007D5167" w:rsidDel="00F1263F" w:rsidRDefault="00C67657" w:rsidP="00F1263F">
            <w:pPr>
              <w:pStyle w:val="AnnexAppendixTitle"/>
              <w:rPr>
                <w:del w:id="3276" w:author="Huang, Chengyu" w:date="2019-05-28T12:45:00Z"/>
                <w:rFonts w:cs="Segoe UI"/>
                <w:color w:val="000000"/>
                <w:sz w:val="12"/>
                <w:szCs w:val="12"/>
              </w:rPr>
              <w:pPrChange w:id="3277" w:author="Huang, Chengyu" w:date="2019-05-28T12:45:00Z">
                <w:pPr>
                  <w:autoSpaceDE w:val="0"/>
                  <w:autoSpaceDN w:val="0"/>
                  <w:adjustRightInd w:val="0"/>
                  <w:spacing w:line="240" w:lineRule="auto"/>
                </w:pPr>
              </w:pPrChange>
            </w:pPr>
            <w:del w:id="3278" w:author="Huang, Chengyu" w:date="2019-05-28T12:45:00Z">
              <w:r w:rsidRPr="007D5167" w:rsidDel="00F1263F">
                <w:rPr>
                  <w:rFonts w:cs="Segoe UI"/>
                  <w:color w:val="000000"/>
                  <w:sz w:val="12"/>
                  <w:szCs w:val="12"/>
                </w:rPr>
                <w:delText>Costa Rica</w:delText>
              </w:r>
            </w:del>
          </w:p>
        </w:tc>
        <w:tc>
          <w:tcPr>
            <w:tcW w:w="1032" w:type="dxa"/>
            <w:tcBorders>
              <w:top w:val="nil"/>
              <w:left w:val="single" w:sz="6" w:space="0" w:color="auto"/>
              <w:bottom w:val="nil"/>
              <w:right w:val="nil"/>
            </w:tcBorders>
          </w:tcPr>
          <w:p w14:paraId="1AC916A9" w14:textId="759D41A5" w:rsidR="00C67657" w:rsidRPr="007D5167" w:rsidDel="00F1263F" w:rsidRDefault="00C67657" w:rsidP="00F1263F">
            <w:pPr>
              <w:pStyle w:val="AnnexAppendixTitle"/>
              <w:rPr>
                <w:del w:id="3279" w:author="Huang, Chengyu" w:date="2019-05-28T12:45:00Z"/>
                <w:rFonts w:cs="Segoe UI"/>
                <w:color w:val="000000"/>
                <w:sz w:val="12"/>
                <w:szCs w:val="12"/>
              </w:rPr>
              <w:pPrChange w:id="3280" w:author="Huang, Chengyu" w:date="2019-05-28T12:45:00Z">
                <w:pPr>
                  <w:autoSpaceDE w:val="0"/>
                  <w:autoSpaceDN w:val="0"/>
                  <w:adjustRightInd w:val="0"/>
                  <w:spacing w:line="240" w:lineRule="auto"/>
                </w:pPr>
              </w:pPrChange>
            </w:pPr>
            <w:del w:id="3281"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2F770B04" w14:textId="1C7DBC73" w:rsidR="00C67657" w:rsidRPr="007D5167" w:rsidDel="00F1263F" w:rsidRDefault="00C67657" w:rsidP="00F1263F">
            <w:pPr>
              <w:pStyle w:val="AnnexAppendixTitle"/>
              <w:rPr>
                <w:del w:id="3282" w:author="Huang, Chengyu" w:date="2019-05-28T12:45:00Z"/>
                <w:rFonts w:cs="Segoe UI"/>
                <w:color w:val="000000"/>
                <w:sz w:val="12"/>
                <w:szCs w:val="12"/>
              </w:rPr>
              <w:pPrChange w:id="3283" w:author="Huang, Chengyu" w:date="2019-05-28T12:45:00Z">
                <w:pPr>
                  <w:autoSpaceDE w:val="0"/>
                  <w:autoSpaceDN w:val="0"/>
                  <w:adjustRightInd w:val="0"/>
                  <w:spacing w:line="240" w:lineRule="auto"/>
                </w:pPr>
              </w:pPrChange>
            </w:pPr>
            <w:del w:id="3284" w:author="Huang, Chengyu" w:date="2019-05-28T12:45:00Z">
              <w:r w:rsidRPr="007D5167" w:rsidDel="00F1263F">
                <w:rPr>
                  <w:rFonts w:cs="Segoe UI"/>
                  <w:color w:val="000000"/>
                  <w:sz w:val="12"/>
                  <w:szCs w:val="12"/>
                </w:rPr>
                <w:delText>Cote d'Ivoire</w:delText>
              </w:r>
            </w:del>
          </w:p>
        </w:tc>
      </w:tr>
      <w:tr w:rsidR="00C67657" w:rsidRPr="007D5167" w:rsidDel="00F1263F" w14:paraId="34499818" w14:textId="26C9801C" w:rsidTr="00C67657">
        <w:trPr>
          <w:trHeight w:val="192"/>
          <w:del w:id="3285" w:author="Huang, Chengyu" w:date="2019-05-28T12:45:00Z"/>
        </w:trPr>
        <w:tc>
          <w:tcPr>
            <w:tcW w:w="886" w:type="dxa"/>
            <w:tcBorders>
              <w:top w:val="nil"/>
              <w:left w:val="nil"/>
              <w:bottom w:val="nil"/>
              <w:right w:val="nil"/>
            </w:tcBorders>
          </w:tcPr>
          <w:p w14:paraId="48CEEDFF" w14:textId="478F8755" w:rsidR="00C67657" w:rsidRPr="007D5167" w:rsidDel="00F1263F" w:rsidRDefault="00C67657" w:rsidP="00F1263F">
            <w:pPr>
              <w:pStyle w:val="AnnexAppendixTitle"/>
              <w:rPr>
                <w:del w:id="3286" w:author="Huang, Chengyu" w:date="2019-05-28T12:45:00Z"/>
                <w:rFonts w:cs="Segoe UI"/>
                <w:color w:val="000000"/>
                <w:sz w:val="12"/>
                <w:szCs w:val="12"/>
              </w:rPr>
              <w:pPrChange w:id="3287" w:author="Huang, Chengyu" w:date="2019-05-28T12:45:00Z">
                <w:pPr>
                  <w:autoSpaceDE w:val="0"/>
                  <w:autoSpaceDN w:val="0"/>
                  <w:adjustRightInd w:val="0"/>
                  <w:spacing w:line="240" w:lineRule="auto"/>
                </w:pPr>
              </w:pPrChange>
            </w:pPr>
            <w:del w:id="3288"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458D3C95" w14:textId="21D421D5" w:rsidR="00C67657" w:rsidRPr="007D5167" w:rsidDel="00F1263F" w:rsidRDefault="00C67657" w:rsidP="00F1263F">
            <w:pPr>
              <w:pStyle w:val="AnnexAppendixTitle"/>
              <w:rPr>
                <w:del w:id="3289" w:author="Huang, Chengyu" w:date="2019-05-28T12:45:00Z"/>
                <w:rFonts w:cs="Segoe UI"/>
                <w:color w:val="000000"/>
                <w:sz w:val="12"/>
                <w:szCs w:val="12"/>
              </w:rPr>
              <w:pPrChange w:id="3290" w:author="Huang, Chengyu" w:date="2019-05-28T12:45:00Z">
                <w:pPr>
                  <w:autoSpaceDE w:val="0"/>
                  <w:autoSpaceDN w:val="0"/>
                  <w:adjustRightInd w:val="0"/>
                  <w:spacing w:line="240" w:lineRule="auto"/>
                </w:pPr>
              </w:pPrChange>
            </w:pPr>
            <w:del w:id="3291" w:author="Huang, Chengyu" w:date="2019-05-28T12:45:00Z">
              <w:r w:rsidRPr="007D5167" w:rsidDel="00F1263F">
                <w:rPr>
                  <w:rFonts w:cs="Segoe UI"/>
                  <w:color w:val="000000"/>
                  <w:sz w:val="12"/>
                  <w:szCs w:val="12"/>
                </w:rPr>
                <w:delText>Rest of Southeast Asia</w:delText>
              </w:r>
            </w:del>
          </w:p>
        </w:tc>
        <w:tc>
          <w:tcPr>
            <w:tcW w:w="724" w:type="dxa"/>
            <w:tcBorders>
              <w:top w:val="nil"/>
              <w:left w:val="single" w:sz="6" w:space="0" w:color="auto"/>
              <w:bottom w:val="nil"/>
              <w:right w:val="nil"/>
            </w:tcBorders>
          </w:tcPr>
          <w:p w14:paraId="5659FE03" w14:textId="689BE5DF" w:rsidR="00C67657" w:rsidRPr="007D5167" w:rsidDel="00F1263F" w:rsidRDefault="00C67657" w:rsidP="00F1263F">
            <w:pPr>
              <w:pStyle w:val="AnnexAppendixTitle"/>
              <w:rPr>
                <w:del w:id="3292" w:author="Huang, Chengyu" w:date="2019-05-28T12:45:00Z"/>
                <w:rFonts w:cs="Segoe UI"/>
                <w:color w:val="000000"/>
                <w:sz w:val="12"/>
                <w:szCs w:val="12"/>
              </w:rPr>
              <w:pPrChange w:id="3293" w:author="Huang, Chengyu" w:date="2019-05-28T12:45:00Z">
                <w:pPr>
                  <w:autoSpaceDE w:val="0"/>
                  <w:autoSpaceDN w:val="0"/>
                  <w:adjustRightInd w:val="0"/>
                  <w:spacing w:line="240" w:lineRule="auto"/>
                </w:pPr>
              </w:pPrChange>
            </w:pPr>
            <w:del w:id="3294"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572A9C8" w14:textId="6F5DD46C" w:rsidR="00C67657" w:rsidRPr="007D5167" w:rsidDel="00F1263F" w:rsidRDefault="00C67657" w:rsidP="00F1263F">
            <w:pPr>
              <w:pStyle w:val="AnnexAppendixTitle"/>
              <w:rPr>
                <w:del w:id="3295" w:author="Huang, Chengyu" w:date="2019-05-28T12:45:00Z"/>
                <w:rFonts w:cs="Segoe UI"/>
                <w:color w:val="000000"/>
                <w:sz w:val="12"/>
                <w:szCs w:val="12"/>
              </w:rPr>
              <w:pPrChange w:id="3296" w:author="Huang, Chengyu" w:date="2019-05-28T12:45:00Z">
                <w:pPr>
                  <w:autoSpaceDE w:val="0"/>
                  <w:autoSpaceDN w:val="0"/>
                  <w:adjustRightInd w:val="0"/>
                  <w:spacing w:line="240" w:lineRule="auto"/>
                </w:pPr>
              </w:pPrChange>
            </w:pPr>
            <w:del w:id="3297" w:author="Huang, Chengyu" w:date="2019-05-28T12:45:00Z">
              <w:r w:rsidRPr="007D5167" w:rsidDel="00F1263F">
                <w:rPr>
                  <w:rFonts w:cs="Segoe UI"/>
                  <w:color w:val="000000"/>
                  <w:sz w:val="12"/>
                  <w:szCs w:val="12"/>
                </w:rPr>
                <w:delText>Guatemala</w:delText>
              </w:r>
            </w:del>
          </w:p>
        </w:tc>
        <w:tc>
          <w:tcPr>
            <w:tcW w:w="1032" w:type="dxa"/>
            <w:tcBorders>
              <w:top w:val="nil"/>
              <w:left w:val="single" w:sz="6" w:space="0" w:color="auto"/>
              <w:bottom w:val="nil"/>
              <w:right w:val="nil"/>
            </w:tcBorders>
          </w:tcPr>
          <w:p w14:paraId="2AE83EB1" w14:textId="2CB8B7D0" w:rsidR="00C67657" w:rsidRPr="007D5167" w:rsidDel="00F1263F" w:rsidRDefault="00C67657" w:rsidP="00F1263F">
            <w:pPr>
              <w:pStyle w:val="AnnexAppendixTitle"/>
              <w:rPr>
                <w:del w:id="3298" w:author="Huang, Chengyu" w:date="2019-05-28T12:45:00Z"/>
                <w:rFonts w:cs="Segoe UI"/>
                <w:color w:val="000000"/>
                <w:sz w:val="12"/>
                <w:szCs w:val="12"/>
              </w:rPr>
              <w:pPrChange w:id="3299" w:author="Huang, Chengyu" w:date="2019-05-28T12:45:00Z">
                <w:pPr>
                  <w:autoSpaceDE w:val="0"/>
                  <w:autoSpaceDN w:val="0"/>
                  <w:adjustRightInd w:val="0"/>
                  <w:spacing w:line="240" w:lineRule="auto"/>
                </w:pPr>
              </w:pPrChange>
            </w:pPr>
            <w:del w:id="3300"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2AB9C865" w14:textId="03EFEFA7" w:rsidR="00C67657" w:rsidRPr="007D5167" w:rsidDel="00F1263F" w:rsidRDefault="00C67657" w:rsidP="00F1263F">
            <w:pPr>
              <w:pStyle w:val="AnnexAppendixTitle"/>
              <w:rPr>
                <w:del w:id="3301" w:author="Huang, Chengyu" w:date="2019-05-28T12:45:00Z"/>
                <w:rFonts w:cs="Segoe UI"/>
                <w:color w:val="000000"/>
                <w:sz w:val="12"/>
                <w:szCs w:val="12"/>
              </w:rPr>
              <w:pPrChange w:id="3302" w:author="Huang, Chengyu" w:date="2019-05-28T12:45:00Z">
                <w:pPr>
                  <w:autoSpaceDE w:val="0"/>
                  <w:autoSpaceDN w:val="0"/>
                  <w:adjustRightInd w:val="0"/>
                  <w:spacing w:line="240" w:lineRule="auto"/>
                </w:pPr>
              </w:pPrChange>
            </w:pPr>
            <w:del w:id="3303" w:author="Huang, Chengyu" w:date="2019-05-28T12:45:00Z">
              <w:r w:rsidRPr="007D5167" w:rsidDel="00F1263F">
                <w:rPr>
                  <w:rFonts w:cs="Segoe UI"/>
                  <w:color w:val="000000"/>
                  <w:sz w:val="12"/>
                  <w:szCs w:val="12"/>
                </w:rPr>
                <w:delText>Ghana</w:delText>
              </w:r>
            </w:del>
          </w:p>
        </w:tc>
      </w:tr>
      <w:tr w:rsidR="00C67657" w:rsidRPr="007D5167" w:rsidDel="00F1263F" w14:paraId="3D968354" w14:textId="5F5CAA22" w:rsidTr="00C67657">
        <w:trPr>
          <w:trHeight w:val="192"/>
          <w:del w:id="3304" w:author="Huang, Chengyu" w:date="2019-05-28T12:45:00Z"/>
        </w:trPr>
        <w:tc>
          <w:tcPr>
            <w:tcW w:w="886" w:type="dxa"/>
            <w:tcBorders>
              <w:top w:val="nil"/>
              <w:left w:val="nil"/>
              <w:bottom w:val="nil"/>
              <w:right w:val="nil"/>
            </w:tcBorders>
          </w:tcPr>
          <w:p w14:paraId="065C9C8D" w14:textId="2B07B6F3" w:rsidR="00C67657" w:rsidRPr="007D5167" w:rsidDel="00F1263F" w:rsidRDefault="00C67657" w:rsidP="00F1263F">
            <w:pPr>
              <w:pStyle w:val="AnnexAppendixTitle"/>
              <w:rPr>
                <w:del w:id="3305" w:author="Huang, Chengyu" w:date="2019-05-28T12:45:00Z"/>
                <w:rFonts w:cs="Segoe UI"/>
                <w:color w:val="000000"/>
                <w:sz w:val="12"/>
                <w:szCs w:val="12"/>
              </w:rPr>
              <w:pPrChange w:id="3306" w:author="Huang, Chengyu" w:date="2019-05-28T12:45:00Z">
                <w:pPr>
                  <w:autoSpaceDE w:val="0"/>
                  <w:autoSpaceDN w:val="0"/>
                  <w:adjustRightInd w:val="0"/>
                  <w:spacing w:line="240" w:lineRule="auto"/>
                </w:pPr>
              </w:pPrChange>
            </w:pPr>
            <w:del w:id="3307"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29EE79CF" w14:textId="10780AB4" w:rsidR="00C67657" w:rsidRPr="007D5167" w:rsidDel="00F1263F" w:rsidRDefault="00C67657" w:rsidP="00F1263F">
            <w:pPr>
              <w:pStyle w:val="AnnexAppendixTitle"/>
              <w:rPr>
                <w:del w:id="3308" w:author="Huang, Chengyu" w:date="2019-05-28T12:45:00Z"/>
                <w:rFonts w:cs="Segoe UI"/>
                <w:color w:val="000000"/>
                <w:sz w:val="12"/>
                <w:szCs w:val="12"/>
              </w:rPr>
              <w:pPrChange w:id="3309" w:author="Huang, Chengyu" w:date="2019-05-28T12:45:00Z">
                <w:pPr>
                  <w:autoSpaceDE w:val="0"/>
                  <w:autoSpaceDN w:val="0"/>
                  <w:adjustRightInd w:val="0"/>
                  <w:spacing w:line="240" w:lineRule="auto"/>
                </w:pPr>
              </w:pPrChange>
            </w:pPr>
            <w:del w:id="3310" w:author="Huang, Chengyu" w:date="2019-05-28T12:45:00Z">
              <w:r w:rsidRPr="007D5167" w:rsidDel="00F1263F">
                <w:rPr>
                  <w:rFonts w:cs="Segoe UI"/>
                  <w:color w:val="000000"/>
                  <w:sz w:val="12"/>
                  <w:szCs w:val="12"/>
                </w:rPr>
                <w:delText>Bangladesh</w:delText>
              </w:r>
            </w:del>
          </w:p>
        </w:tc>
        <w:tc>
          <w:tcPr>
            <w:tcW w:w="724" w:type="dxa"/>
            <w:tcBorders>
              <w:top w:val="nil"/>
              <w:left w:val="single" w:sz="6" w:space="0" w:color="auto"/>
              <w:bottom w:val="nil"/>
              <w:right w:val="nil"/>
            </w:tcBorders>
          </w:tcPr>
          <w:p w14:paraId="3CC3B099" w14:textId="604E45FB" w:rsidR="00C67657" w:rsidRPr="007D5167" w:rsidDel="00F1263F" w:rsidRDefault="00C67657" w:rsidP="00F1263F">
            <w:pPr>
              <w:pStyle w:val="AnnexAppendixTitle"/>
              <w:rPr>
                <w:del w:id="3311" w:author="Huang, Chengyu" w:date="2019-05-28T12:45:00Z"/>
                <w:rFonts w:cs="Segoe UI"/>
                <w:color w:val="000000"/>
                <w:sz w:val="12"/>
                <w:szCs w:val="12"/>
              </w:rPr>
              <w:pPrChange w:id="3312" w:author="Huang, Chengyu" w:date="2019-05-28T12:45:00Z">
                <w:pPr>
                  <w:autoSpaceDE w:val="0"/>
                  <w:autoSpaceDN w:val="0"/>
                  <w:adjustRightInd w:val="0"/>
                  <w:spacing w:line="240" w:lineRule="auto"/>
                </w:pPr>
              </w:pPrChange>
            </w:pPr>
            <w:del w:id="3313"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3A5AB27A" w14:textId="5F9C8FDF" w:rsidR="00C67657" w:rsidRPr="007D5167" w:rsidDel="00F1263F" w:rsidRDefault="00C67657" w:rsidP="00F1263F">
            <w:pPr>
              <w:pStyle w:val="AnnexAppendixTitle"/>
              <w:rPr>
                <w:del w:id="3314" w:author="Huang, Chengyu" w:date="2019-05-28T12:45:00Z"/>
                <w:rFonts w:cs="Segoe UI"/>
                <w:color w:val="000000"/>
                <w:sz w:val="12"/>
                <w:szCs w:val="12"/>
              </w:rPr>
              <w:pPrChange w:id="3315" w:author="Huang, Chengyu" w:date="2019-05-28T12:45:00Z">
                <w:pPr>
                  <w:autoSpaceDE w:val="0"/>
                  <w:autoSpaceDN w:val="0"/>
                  <w:adjustRightInd w:val="0"/>
                  <w:spacing w:line="240" w:lineRule="auto"/>
                </w:pPr>
              </w:pPrChange>
            </w:pPr>
            <w:del w:id="3316" w:author="Huang, Chengyu" w:date="2019-05-28T12:45:00Z">
              <w:r w:rsidRPr="007D5167" w:rsidDel="00F1263F">
                <w:rPr>
                  <w:rFonts w:cs="Segoe UI"/>
                  <w:color w:val="000000"/>
                  <w:sz w:val="12"/>
                  <w:szCs w:val="12"/>
                </w:rPr>
                <w:delText>Honduras</w:delText>
              </w:r>
            </w:del>
          </w:p>
        </w:tc>
        <w:tc>
          <w:tcPr>
            <w:tcW w:w="1032" w:type="dxa"/>
            <w:tcBorders>
              <w:top w:val="nil"/>
              <w:left w:val="single" w:sz="6" w:space="0" w:color="auto"/>
              <w:bottom w:val="nil"/>
              <w:right w:val="nil"/>
            </w:tcBorders>
          </w:tcPr>
          <w:p w14:paraId="447DC471" w14:textId="3259CEF2" w:rsidR="00C67657" w:rsidRPr="007D5167" w:rsidDel="00F1263F" w:rsidRDefault="00C67657" w:rsidP="00F1263F">
            <w:pPr>
              <w:pStyle w:val="AnnexAppendixTitle"/>
              <w:rPr>
                <w:del w:id="3317" w:author="Huang, Chengyu" w:date="2019-05-28T12:45:00Z"/>
                <w:rFonts w:cs="Segoe UI"/>
                <w:color w:val="000000"/>
                <w:sz w:val="12"/>
                <w:szCs w:val="12"/>
              </w:rPr>
              <w:pPrChange w:id="3318" w:author="Huang, Chengyu" w:date="2019-05-28T12:45:00Z">
                <w:pPr>
                  <w:autoSpaceDE w:val="0"/>
                  <w:autoSpaceDN w:val="0"/>
                  <w:adjustRightInd w:val="0"/>
                  <w:spacing w:line="240" w:lineRule="auto"/>
                </w:pPr>
              </w:pPrChange>
            </w:pPr>
            <w:del w:id="3319"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27E5FFE4" w14:textId="4B7840D9" w:rsidR="00C67657" w:rsidRPr="007D5167" w:rsidDel="00F1263F" w:rsidRDefault="00C67657" w:rsidP="00F1263F">
            <w:pPr>
              <w:pStyle w:val="AnnexAppendixTitle"/>
              <w:rPr>
                <w:del w:id="3320" w:author="Huang, Chengyu" w:date="2019-05-28T12:45:00Z"/>
                <w:rFonts w:cs="Segoe UI"/>
                <w:color w:val="000000"/>
                <w:sz w:val="12"/>
                <w:szCs w:val="12"/>
              </w:rPr>
              <w:pPrChange w:id="3321" w:author="Huang, Chengyu" w:date="2019-05-28T12:45:00Z">
                <w:pPr>
                  <w:autoSpaceDE w:val="0"/>
                  <w:autoSpaceDN w:val="0"/>
                  <w:adjustRightInd w:val="0"/>
                  <w:spacing w:line="240" w:lineRule="auto"/>
                </w:pPr>
              </w:pPrChange>
            </w:pPr>
            <w:del w:id="3322" w:author="Huang, Chengyu" w:date="2019-05-28T12:45:00Z">
              <w:r w:rsidRPr="007D5167" w:rsidDel="00F1263F">
                <w:rPr>
                  <w:rFonts w:cs="Segoe UI"/>
                  <w:color w:val="000000"/>
                  <w:sz w:val="12"/>
                  <w:szCs w:val="12"/>
                </w:rPr>
                <w:delText>Guinea</w:delText>
              </w:r>
            </w:del>
          </w:p>
        </w:tc>
      </w:tr>
      <w:tr w:rsidR="00C67657" w:rsidRPr="007D5167" w:rsidDel="00F1263F" w14:paraId="6C2367EE" w14:textId="658109FD" w:rsidTr="00C67657">
        <w:trPr>
          <w:trHeight w:val="192"/>
          <w:del w:id="3323" w:author="Huang, Chengyu" w:date="2019-05-28T12:45:00Z"/>
        </w:trPr>
        <w:tc>
          <w:tcPr>
            <w:tcW w:w="886" w:type="dxa"/>
            <w:tcBorders>
              <w:top w:val="nil"/>
              <w:left w:val="nil"/>
              <w:bottom w:val="nil"/>
              <w:right w:val="nil"/>
            </w:tcBorders>
          </w:tcPr>
          <w:p w14:paraId="5238FB84" w14:textId="3D1B6731" w:rsidR="00C67657" w:rsidRPr="007D5167" w:rsidDel="00F1263F" w:rsidRDefault="00C67657" w:rsidP="00F1263F">
            <w:pPr>
              <w:pStyle w:val="AnnexAppendixTitle"/>
              <w:rPr>
                <w:del w:id="3324" w:author="Huang, Chengyu" w:date="2019-05-28T12:45:00Z"/>
                <w:rFonts w:cs="Segoe UI"/>
                <w:color w:val="000000"/>
                <w:sz w:val="12"/>
                <w:szCs w:val="12"/>
              </w:rPr>
              <w:pPrChange w:id="3325" w:author="Huang, Chengyu" w:date="2019-05-28T12:45:00Z">
                <w:pPr>
                  <w:autoSpaceDE w:val="0"/>
                  <w:autoSpaceDN w:val="0"/>
                  <w:adjustRightInd w:val="0"/>
                  <w:spacing w:line="240" w:lineRule="auto"/>
                </w:pPr>
              </w:pPrChange>
            </w:pPr>
            <w:del w:id="3326"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6F15D429" w14:textId="0069D00B" w:rsidR="00C67657" w:rsidRPr="007D5167" w:rsidDel="00F1263F" w:rsidRDefault="00C67657" w:rsidP="00F1263F">
            <w:pPr>
              <w:pStyle w:val="AnnexAppendixTitle"/>
              <w:rPr>
                <w:del w:id="3327" w:author="Huang, Chengyu" w:date="2019-05-28T12:45:00Z"/>
                <w:rFonts w:cs="Segoe UI"/>
                <w:color w:val="000000"/>
                <w:sz w:val="12"/>
                <w:szCs w:val="12"/>
              </w:rPr>
              <w:pPrChange w:id="3328" w:author="Huang, Chengyu" w:date="2019-05-28T12:45:00Z">
                <w:pPr>
                  <w:autoSpaceDE w:val="0"/>
                  <w:autoSpaceDN w:val="0"/>
                  <w:adjustRightInd w:val="0"/>
                  <w:spacing w:line="240" w:lineRule="auto"/>
                </w:pPr>
              </w:pPrChange>
            </w:pPr>
            <w:del w:id="3329" w:author="Huang, Chengyu" w:date="2019-05-28T12:45:00Z">
              <w:r w:rsidRPr="007D5167" w:rsidDel="00F1263F">
                <w:rPr>
                  <w:rFonts w:cs="Segoe UI"/>
                  <w:color w:val="000000"/>
                  <w:sz w:val="12"/>
                  <w:szCs w:val="12"/>
                </w:rPr>
                <w:delText>India</w:delText>
              </w:r>
            </w:del>
          </w:p>
        </w:tc>
        <w:tc>
          <w:tcPr>
            <w:tcW w:w="724" w:type="dxa"/>
            <w:tcBorders>
              <w:top w:val="nil"/>
              <w:left w:val="single" w:sz="6" w:space="0" w:color="auto"/>
              <w:bottom w:val="nil"/>
              <w:right w:val="nil"/>
            </w:tcBorders>
          </w:tcPr>
          <w:p w14:paraId="33792799" w14:textId="33A267F3" w:rsidR="00C67657" w:rsidRPr="007D5167" w:rsidDel="00F1263F" w:rsidRDefault="00C67657" w:rsidP="00F1263F">
            <w:pPr>
              <w:pStyle w:val="AnnexAppendixTitle"/>
              <w:rPr>
                <w:del w:id="3330" w:author="Huang, Chengyu" w:date="2019-05-28T12:45:00Z"/>
                <w:rFonts w:cs="Segoe UI"/>
                <w:color w:val="000000"/>
                <w:sz w:val="12"/>
                <w:szCs w:val="12"/>
              </w:rPr>
              <w:pPrChange w:id="3331" w:author="Huang, Chengyu" w:date="2019-05-28T12:45:00Z">
                <w:pPr>
                  <w:autoSpaceDE w:val="0"/>
                  <w:autoSpaceDN w:val="0"/>
                  <w:adjustRightInd w:val="0"/>
                  <w:spacing w:line="240" w:lineRule="auto"/>
                </w:pPr>
              </w:pPrChange>
            </w:pPr>
            <w:del w:id="3332"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49F0F86A" w14:textId="12C8842A" w:rsidR="00C67657" w:rsidRPr="007D5167" w:rsidDel="00F1263F" w:rsidRDefault="00C67657" w:rsidP="00F1263F">
            <w:pPr>
              <w:pStyle w:val="AnnexAppendixTitle"/>
              <w:rPr>
                <w:del w:id="3333" w:author="Huang, Chengyu" w:date="2019-05-28T12:45:00Z"/>
                <w:rFonts w:cs="Segoe UI"/>
                <w:color w:val="000000"/>
                <w:sz w:val="12"/>
                <w:szCs w:val="12"/>
              </w:rPr>
              <w:pPrChange w:id="3334" w:author="Huang, Chengyu" w:date="2019-05-28T12:45:00Z">
                <w:pPr>
                  <w:autoSpaceDE w:val="0"/>
                  <w:autoSpaceDN w:val="0"/>
                  <w:adjustRightInd w:val="0"/>
                  <w:spacing w:line="240" w:lineRule="auto"/>
                </w:pPr>
              </w:pPrChange>
            </w:pPr>
            <w:del w:id="3335" w:author="Huang, Chengyu" w:date="2019-05-28T12:45:00Z">
              <w:r w:rsidRPr="007D5167" w:rsidDel="00F1263F">
                <w:rPr>
                  <w:rFonts w:cs="Segoe UI"/>
                  <w:color w:val="000000"/>
                  <w:sz w:val="12"/>
                  <w:szCs w:val="12"/>
                </w:rPr>
                <w:delText>Nicaragua</w:delText>
              </w:r>
            </w:del>
          </w:p>
        </w:tc>
        <w:tc>
          <w:tcPr>
            <w:tcW w:w="1032" w:type="dxa"/>
            <w:tcBorders>
              <w:top w:val="nil"/>
              <w:left w:val="single" w:sz="6" w:space="0" w:color="auto"/>
              <w:bottom w:val="nil"/>
              <w:right w:val="nil"/>
            </w:tcBorders>
          </w:tcPr>
          <w:p w14:paraId="3C76E090" w14:textId="0802E3D6" w:rsidR="00C67657" w:rsidRPr="007D5167" w:rsidDel="00F1263F" w:rsidRDefault="00C67657" w:rsidP="00F1263F">
            <w:pPr>
              <w:pStyle w:val="AnnexAppendixTitle"/>
              <w:rPr>
                <w:del w:id="3336" w:author="Huang, Chengyu" w:date="2019-05-28T12:45:00Z"/>
                <w:rFonts w:cs="Segoe UI"/>
                <w:color w:val="000000"/>
                <w:sz w:val="12"/>
                <w:szCs w:val="12"/>
              </w:rPr>
              <w:pPrChange w:id="3337" w:author="Huang, Chengyu" w:date="2019-05-28T12:45:00Z">
                <w:pPr>
                  <w:autoSpaceDE w:val="0"/>
                  <w:autoSpaceDN w:val="0"/>
                  <w:adjustRightInd w:val="0"/>
                  <w:spacing w:line="240" w:lineRule="auto"/>
                </w:pPr>
              </w:pPrChange>
            </w:pPr>
            <w:del w:id="3338"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791B6ED" w14:textId="65DCDFC2" w:rsidR="00C67657" w:rsidRPr="007D5167" w:rsidDel="00F1263F" w:rsidRDefault="00C67657" w:rsidP="00F1263F">
            <w:pPr>
              <w:pStyle w:val="AnnexAppendixTitle"/>
              <w:rPr>
                <w:del w:id="3339" w:author="Huang, Chengyu" w:date="2019-05-28T12:45:00Z"/>
                <w:rFonts w:cs="Segoe UI"/>
                <w:color w:val="000000"/>
                <w:sz w:val="12"/>
                <w:szCs w:val="12"/>
              </w:rPr>
              <w:pPrChange w:id="3340" w:author="Huang, Chengyu" w:date="2019-05-28T12:45:00Z">
                <w:pPr>
                  <w:autoSpaceDE w:val="0"/>
                  <w:autoSpaceDN w:val="0"/>
                  <w:adjustRightInd w:val="0"/>
                  <w:spacing w:line="240" w:lineRule="auto"/>
                </w:pPr>
              </w:pPrChange>
            </w:pPr>
            <w:del w:id="3341" w:author="Huang, Chengyu" w:date="2019-05-28T12:45:00Z">
              <w:r w:rsidRPr="007D5167" w:rsidDel="00F1263F">
                <w:rPr>
                  <w:rFonts w:cs="Segoe UI"/>
                  <w:color w:val="000000"/>
                  <w:sz w:val="12"/>
                  <w:szCs w:val="12"/>
                </w:rPr>
                <w:delText>Nigeria</w:delText>
              </w:r>
            </w:del>
          </w:p>
        </w:tc>
      </w:tr>
      <w:tr w:rsidR="00C67657" w:rsidRPr="007D5167" w:rsidDel="00F1263F" w14:paraId="13255089" w14:textId="241F1829" w:rsidTr="00C67657">
        <w:trPr>
          <w:trHeight w:val="192"/>
          <w:del w:id="3342" w:author="Huang, Chengyu" w:date="2019-05-28T12:45:00Z"/>
        </w:trPr>
        <w:tc>
          <w:tcPr>
            <w:tcW w:w="886" w:type="dxa"/>
            <w:tcBorders>
              <w:top w:val="nil"/>
              <w:left w:val="nil"/>
              <w:bottom w:val="nil"/>
              <w:right w:val="nil"/>
            </w:tcBorders>
          </w:tcPr>
          <w:p w14:paraId="2556FA64" w14:textId="3519818C" w:rsidR="00C67657" w:rsidRPr="007D5167" w:rsidDel="00F1263F" w:rsidRDefault="00C67657" w:rsidP="00F1263F">
            <w:pPr>
              <w:pStyle w:val="AnnexAppendixTitle"/>
              <w:rPr>
                <w:del w:id="3343" w:author="Huang, Chengyu" w:date="2019-05-28T12:45:00Z"/>
                <w:rFonts w:cs="Segoe UI"/>
                <w:color w:val="000000"/>
                <w:sz w:val="12"/>
                <w:szCs w:val="12"/>
              </w:rPr>
              <w:pPrChange w:id="3344" w:author="Huang, Chengyu" w:date="2019-05-28T12:45:00Z">
                <w:pPr>
                  <w:autoSpaceDE w:val="0"/>
                  <w:autoSpaceDN w:val="0"/>
                  <w:adjustRightInd w:val="0"/>
                  <w:spacing w:line="240" w:lineRule="auto"/>
                </w:pPr>
              </w:pPrChange>
            </w:pPr>
            <w:del w:id="3345"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14D09B95" w14:textId="412CC630" w:rsidR="00C67657" w:rsidRPr="007D5167" w:rsidDel="00F1263F" w:rsidRDefault="00C67657" w:rsidP="00F1263F">
            <w:pPr>
              <w:pStyle w:val="AnnexAppendixTitle"/>
              <w:rPr>
                <w:del w:id="3346" w:author="Huang, Chengyu" w:date="2019-05-28T12:45:00Z"/>
                <w:rFonts w:cs="Segoe UI"/>
                <w:color w:val="000000"/>
                <w:sz w:val="12"/>
                <w:szCs w:val="12"/>
              </w:rPr>
              <w:pPrChange w:id="3347" w:author="Huang, Chengyu" w:date="2019-05-28T12:45:00Z">
                <w:pPr>
                  <w:autoSpaceDE w:val="0"/>
                  <w:autoSpaceDN w:val="0"/>
                  <w:adjustRightInd w:val="0"/>
                  <w:spacing w:line="240" w:lineRule="auto"/>
                </w:pPr>
              </w:pPrChange>
            </w:pPr>
            <w:del w:id="3348" w:author="Huang, Chengyu" w:date="2019-05-28T12:45:00Z">
              <w:r w:rsidRPr="007D5167" w:rsidDel="00F1263F">
                <w:rPr>
                  <w:rFonts w:cs="Segoe UI"/>
                  <w:color w:val="000000"/>
                  <w:sz w:val="12"/>
                  <w:szCs w:val="12"/>
                </w:rPr>
                <w:delText>Nepal</w:delText>
              </w:r>
            </w:del>
          </w:p>
        </w:tc>
        <w:tc>
          <w:tcPr>
            <w:tcW w:w="724" w:type="dxa"/>
            <w:tcBorders>
              <w:top w:val="nil"/>
              <w:left w:val="single" w:sz="6" w:space="0" w:color="auto"/>
              <w:bottom w:val="nil"/>
              <w:right w:val="nil"/>
            </w:tcBorders>
          </w:tcPr>
          <w:p w14:paraId="21ED6106" w14:textId="61CC6E24" w:rsidR="00C67657" w:rsidRPr="007D5167" w:rsidDel="00F1263F" w:rsidRDefault="00C67657" w:rsidP="00F1263F">
            <w:pPr>
              <w:pStyle w:val="AnnexAppendixTitle"/>
              <w:rPr>
                <w:del w:id="3349" w:author="Huang, Chengyu" w:date="2019-05-28T12:45:00Z"/>
                <w:rFonts w:cs="Segoe UI"/>
                <w:color w:val="000000"/>
                <w:sz w:val="12"/>
                <w:szCs w:val="12"/>
              </w:rPr>
              <w:pPrChange w:id="3350" w:author="Huang, Chengyu" w:date="2019-05-28T12:45:00Z">
                <w:pPr>
                  <w:autoSpaceDE w:val="0"/>
                  <w:autoSpaceDN w:val="0"/>
                  <w:adjustRightInd w:val="0"/>
                  <w:spacing w:line="240" w:lineRule="auto"/>
                </w:pPr>
              </w:pPrChange>
            </w:pPr>
            <w:del w:id="3351"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2AAFD801" w14:textId="71690E43" w:rsidR="00C67657" w:rsidRPr="007D5167" w:rsidDel="00F1263F" w:rsidRDefault="00C67657" w:rsidP="00F1263F">
            <w:pPr>
              <w:pStyle w:val="AnnexAppendixTitle"/>
              <w:rPr>
                <w:del w:id="3352" w:author="Huang, Chengyu" w:date="2019-05-28T12:45:00Z"/>
                <w:rFonts w:cs="Segoe UI"/>
                <w:color w:val="000000"/>
                <w:sz w:val="12"/>
                <w:szCs w:val="12"/>
              </w:rPr>
              <w:pPrChange w:id="3353" w:author="Huang, Chengyu" w:date="2019-05-28T12:45:00Z">
                <w:pPr>
                  <w:autoSpaceDE w:val="0"/>
                  <w:autoSpaceDN w:val="0"/>
                  <w:adjustRightInd w:val="0"/>
                  <w:spacing w:line="240" w:lineRule="auto"/>
                </w:pPr>
              </w:pPrChange>
            </w:pPr>
            <w:del w:id="3354" w:author="Huang, Chengyu" w:date="2019-05-28T12:45:00Z">
              <w:r w:rsidRPr="007D5167" w:rsidDel="00F1263F">
                <w:rPr>
                  <w:rFonts w:cs="Segoe UI"/>
                  <w:color w:val="000000"/>
                  <w:sz w:val="12"/>
                  <w:szCs w:val="12"/>
                </w:rPr>
                <w:delText>Panama</w:delText>
              </w:r>
            </w:del>
          </w:p>
        </w:tc>
        <w:tc>
          <w:tcPr>
            <w:tcW w:w="1032" w:type="dxa"/>
            <w:tcBorders>
              <w:top w:val="nil"/>
              <w:left w:val="single" w:sz="6" w:space="0" w:color="auto"/>
              <w:bottom w:val="nil"/>
              <w:right w:val="nil"/>
            </w:tcBorders>
          </w:tcPr>
          <w:p w14:paraId="36FE7A60" w14:textId="677B6C85" w:rsidR="00C67657" w:rsidRPr="007D5167" w:rsidDel="00F1263F" w:rsidRDefault="00C67657" w:rsidP="00F1263F">
            <w:pPr>
              <w:pStyle w:val="AnnexAppendixTitle"/>
              <w:rPr>
                <w:del w:id="3355" w:author="Huang, Chengyu" w:date="2019-05-28T12:45:00Z"/>
                <w:rFonts w:cs="Segoe UI"/>
                <w:color w:val="000000"/>
                <w:sz w:val="12"/>
                <w:szCs w:val="12"/>
              </w:rPr>
              <w:pPrChange w:id="3356" w:author="Huang, Chengyu" w:date="2019-05-28T12:45:00Z">
                <w:pPr>
                  <w:autoSpaceDE w:val="0"/>
                  <w:autoSpaceDN w:val="0"/>
                  <w:adjustRightInd w:val="0"/>
                  <w:spacing w:line="240" w:lineRule="auto"/>
                </w:pPr>
              </w:pPrChange>
            </w:pPr>
            <w:del w:id="3357"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BA990D0" w14:textId="4BDE2430" w:rsidR="00C67657" w:rsidRPr="007D5167" w:rsidDel="00F1263F" w:rsidRDefault="00C67657" w:rsidP="00F1263F">
            <w:pPr>
              <w:pStyle w:val="AnnexAppendixTitle"/>
              <w:rPr>
                <w:del w:id="3358" w:author="Huang, Chengyu" w:date="2019-05-28T12:45:00Z"/>
                <w:rFonts w:cs="Segoe UI"/>
                <w:color w:val="000000"/>
                <w:sz w:val="12"/>
                <w:szCs w:val="12"/>
              </w:rPr>
              <w:pPrChange w:id="3359" w:author="Huang, Chengyu" w:date="2019-05-28T12:45:00Z">
                <w:pPr>
                  <w:autoSpaceDE w:val="0"/>
                  <w:autoSpaceDN w:val="0"/>
                  <w:adjustRightInd w:val="0"/>
                  <w:spacing w:line="240" w:lineRule="auto"/>
                </w:pPr>
              </w:pPrChange>
            </w:pPr>
            <w:del w:id="3360" w:author="Huang, Chengyu" w:date="2019-05-28T12:45:00Z">
              <w:r w:rsidRPr="007D5167" w:rsidDel="00F1263F">
                <w:rPr>
                  <w:rFonts w:cs="Segoe UI"/>
                  <w:color w:val="000000"/>
                  <w:sz w:val="12"/>
                  <w:szCs w:val="12"/>
                </w:rPr>
                <w:delText>Senegal</w:delText>
              </w:r>
            </w:del>
          </w:p>
        </w:tc>
      </w:tr>
      <w:tr w:rsidR="00C67657" w:rsidRPr="007D5167" w:rsidDel="00F1263F" w14:paraId="14E00FDB" w14:textId="340ACBE1" w:rsidTr="00C67657">
        <w:trPr>
          <w:trHeight w:val="192"/>
          <w:del w:id="3361" w:author="Huang, Chengyu" w:date="2019-05-28T12:45:00Z"/>
        </w:trPr>
        <w:tc>
          <w:tcPr>
            <w:tcW w:w="886" w:type="dxa"/>
            <w:tcBorders>
              <w:top w:val="nil"/>
              <w:left w:val="nil"/>
              <w:bottom w:val="nil"/>
              <w:right w:val="nil"/>
            </w:tcBorders>
          </w:tcPr>
          <w:p w14:paraId="198F4A80" w14:textId="79333B01" w:rsidR="00C67657" w:rsidRPr="007D5167" w:rsidDel="00F1263F" w:rsidRDefault="00C67657" w:rsidP="00F1263F">
            <w:pPr>
              <w:pStyle w:val="AnnexAppendixTitle"/>
              <w:rPr>
                <w:del w:id="3362" w:author="Huang, Chengyu" w:date="2019-05-28T12:45:00Z"/>
                <w:rFonts w:cs="Segoe UI"/>
                <w:color w:val="000000"/>
                <w:sz w:val="12"/>
                <w:szCs w:val="12"/>
              </w:rPr>
              <w:pPrChange w:id="3363" w:author="Huang, Chengyu" w:date="2019-05-28T12:45:00Z">
                <w:pPr>
                  <w:autoSpaceDE w:val="0"/>
                  <w:autoSpaceDN w:val="0"/>
                  <w:adjustRightInd w:val="0"/>
                  <w:spacing w:line="240" w:lineRule="auto"/>
                </w:pPr>
              </w:pPrChange>
            </w:pPr>
            <w:del w:id="3364"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2929C2DB" w14:textId="62027CAE" w:rsidR="00C67657" w:rsidRPr="007D5167" w:rsidDel="00F1263F" w:rsidRDefault="00C67657" w:rsidP="00F1263F">
            <w:pPr>
              <w:pStyle w:val="AnnexAppendixTitle"/>
              <w:rPr>
                <w:del w:id="3365" w:author="Huang, Chengyu" w:date="2019-05-28T12:45:00Z"/>
                <w:rFonts w:cs="Segoe UI"/>
                <w:color w:val="000000"/>
                <w:sz w:val="12"/>
                <w:szCs w:val="12"/>
              </w:rPr>
              <w:pPrChange w:id="3366" w:author="Huang, Chengyu" w:date="2019-05-28T12:45:00Z">
                <w:pPr>
                  <w:autoSpaceDE w:val="0"/>
                  <w:autoSpaceDN w:val="0"/>
                  <w:adjustRightInd w:val="0"/>
                  <w:spacing w:line="240" w:lineRule="auto"/>
                </w:pPr>
              </w:pPrChange>
            </w:pPr>
            <w:del w:id="3367" w:author="Huang, Chengyu" w:date="2019-05-28T12:45:00Z">
              <w:r w:rsidRPr="007D5167" w:rsidDel="00F1263F">
                <w:rPr>
                  <w:rFonts w:cs="Segoe UI"/>
                  <w:color w:val="000000"/>
                  <w:sz w:val="12"/>
                  <w:szCs w:val="12"/>
                </w:rPr>
                <w:delText>Pakistan</w:delText>
              </w:r>
            </w:del>
          </w:p>
        </w:tc>
        <w:tc>
          <w:tcPr>
            <w:tcW w:w="724" w:type="dxa"/>
            <w:tcBorders>
              <w:top w:val="nil"/>
              <w:left w:val="single" w:sz="6" w:space="0" w:color="auto"/>
              <w:bottom w:val="nil"/>
              <w:right w:val="nil"/>
            </w:tcBorders>
          </w:tcPr>
          <w:p w14:paraId="4225016F" w14:textId="11BCE166" w:rsidR="00C67657" w:rsidRPr="007D5167" w:rsidDel="00F1263F" w:rsidRDefault="00C67657" w:rsidP="00F1263F">
            <w:pPr>
              <w:pStyle w:val="AnnexAppendixTitle"/>
              <w:rPr>
                <w:del w:id="3368" w:author="Huang, Chengyu" w:date="2019-05-28T12:45:00Z"/>
                <w:rFonts w:cs="Segoe UI"/>
                <w:color w:val="000000"/>
                <w:sz w:val="12"/>
                <w:szCs w:val="12"/>
              </w:rPr>
              <w:pPrChange w:id="3369" w:author="Huang, Chengyu" w:date="2019-05-28T12:45:00Z">
                <w:pPr>
                  <w:autoSpaceDE w:val="0"/>
                  <w:autoSpaceDN w:val="0"/>
                  <w:adjustRightInd w:val="0"/>
                  <w:spacing w:line="240" w:lineRule="auto"/>
                </w:pPr>
              </w:pPrChange>
            </w:pPr>
            <w:del w:id="3370"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20B4C9CE" w14:textId="5CD7E8A7" w:rsidR="00C67657" w:rsidRPr="007D5167" w:rsidDel="00F1263F" w:rsidRDefault="00C67657" w:rsidP="00F1263F">
            <w:pPr>
              <w:pStyle w:val="AnnexAppendixTitle"/>
              <w:rPr>
                <w:del w:id="3371" w:author="Huang, Chengyu" w:date="2019-05-28T12:45:00Z"/>
                <w:rFonts w:cs="Segoe UI"/>
                <w:color w:val="000000"/>
                <w:sz w:val="12"/>
                <w:szCs w:val="12"/>
              </w:rPr>
              <w:pPrChange w:id="3372" w:author="Huang, Chengyu" w:date="2019-05-28T12:45:00Z">
                <w:pPr>
                  <w:autoSpaceDE w:val="0"/>
                  <w:autoSpaceDN w:val="0"/>
                  <w:adjustRightInd w:val="0"/>
                  <w:spacing w:line="240" w:lineRule="auto"/>
                </w:pPr>
              </w:pPrChange>
            </w:pPr>
            <w:del w:id="3373" w:author="Huang, Chengyu" w:date="2019-05-28T12:45:00Z">
              <w:r w:rsidRPr="007D5167" w:rsidDel="00F1263F">
                <w:rPr>
                  <w:rFonts w:cs="Segoe UI"/>
                  <w:color w:val="000000"/>
                  <w:sz w:val="12"/>
                  <w:szCs w:val="12"/>
                </w:rPr>
                <w:delText>El Salvador</w:delText>
              </w:r>
            </w:del>
          </w:p>
        </w:tc>
        <w:tc>
          <w:tcPr>
            <w:tcW w:w="1032" w:type="dxa"/>
            <w:tcBorders>
              <w:top w:val="nil"/>
              <w:left w:val="single" w:sz="6" w:space="0" w:color="auto"/>
              <w:bottom w:val="nil"/>
              <w:right w:val="nil"/>
            </w:tcBorders>
          </w:tcPr>
          <w:p w14:paraId="52AEAC71" w14:textId="7A463C87" w:rsidR="00C67657" w:rsidRPr="007D5167" w:rsidDel="00F1263F" w:rsidRDefault="00C67657" w:rsidP="00F1263F">
            <w:pPr>
              <w:pStyle w:val="AnnexAppendixTitle"/>
              <w:rPr>
                <w:del w:id="3374" w:author="Huang, Chengyu" w:date="2019-05-28T12:45:00Z"/>
                <w:rFonts w:cs="Segoe UI"/>
                <w:color w:val="000000"/>
                <w:sz w:val="12"/>
                <w:szCs w:val="12"/>
              </w:rPr>
              <w:pPrChange w:id="3375" w:author="Huang, Chengyu" w:date="2019-05-28T12:45:00Z">
                <w:pPr>
                  <w:autoSpaceDE w:val="0"/>
                  <w:autoSpaceDN w:val="0"/>
                  <w:adjustRightInd w:val="0"/>
                  <w:spacing w:line="240" w:lineRule="auto"/>
                </w:pPr>
              </w:pPrChange>
            </w:pPr>
            <w:del w:id="3376"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121A4544" w14:textId="007C1A54" w:rsidR="00C67657" w:rsidRPr="007D5167" w:rsidDel="00F1263F" w:rsidRDefault="00C67657" w:rsidP="00F1263F">
            <w:pPr>
              <w:pStyle w:val="AnnexAppendixTitle"/>
              <w:rPr>
                <w:del w:id="3377" w:author="Huang, Chengyu" w:date="2019-05-28T12:45:00Z"/>
                <w:rFonts w:cs="Segoe UI"/>
                <w:color w:val="000000"/>
                <w:sz w:val="12"/>
                <w:szCs w:val="12"/>
              </w:rPr>
              <w:pPrChange w:id="3378" w:author="Huang, Chengyu" w:date="2019-05-28T12:45:00Z">
                <w:pPr>
                  <w:autoSpaceDE w:val="0"/>
                  <w:autoSpaceDN w:val="0"/>
                  <w:adjustRightInd w:val="0"/>
                  <w:spacing w:line="240" w:lineRule="auto"/>
                </w:pPr>
              </w:pPrChange>
            </w:pPr>
            <w:del w:id="3379" w:author="Huang, Chengyu" w:date="2019-05-28T12:45:00Z">
              <w:r w:rsidRPr="007D5167" w:rsidDel="00F1263F">
                <w:rPr>
                  <w:rFonts w:cs="Segoe UI"/>
                  <w:color w:val="000000"/>
                  <w:sz w:val="12"/>
                  <w:szCs w:val="12"/>
                </w:rPr>
                <w:delText>Togo</w:delText>
              </w:r>
            </w:del>
          </w:p>
        </w:tc>
      </w:tr>
      <w:tr w:rsidR="00C67657" w:rsidRPr="007D5167" w:rsidDel="00F1263F" w14:paraId="0A65CC2D" w14:textId="23CC66EE" w:rsidTr="00C67657">
        <w:trPr>
          <w:trHeight w:val="192"/>
          <w:del w:id="3380" w:author="Huang, Chengyu" w:date="2019-05-28T12:45:00Z"/>
        </w:trPr>
        <w:tc>
          <w:tcPr>
            <w:tcW w:w="886" w:type="dxa"/>
            <w:tcBorders>
              <w:top w:val="nil"/>
              <w:left w:val="nil"/>
              <w:bottom w:val="nil"/>
              <w:right w:val="nil"/>
            </w:tcBorders>
          </w:tcPr>
          <w:p w14:paraId="72CD0957" w14:textId="29DE69A1" w:rsidR="00C67657" w:rsidRPr="007D5167" w:rsidDel="00F1263F" w:rsidRDefault="00C67657" w:rsidP="00F1263F">
            <w:pPr>
              <w:pStyle w:val="AnnexAppendixTitle"/>
              <w:rPr>
                <w:del w:id="3381" w:author="Huang, Chengyu" w:date="2019-05-28T12:45:00Z"/>
                <w:rFonts w:cs="Segoe UI"/>
                <w:color w:val="000000"/>
                <w:sz w:val="12"/>
                <w:szCs w:val="12"/>
              </w:rPr>
              <w:pPrChange w:id="3382" w:author="Huang, Chengyu" w:date="2019-05-28T12:45:00Z">
                <w:pPr>
                  <w:autoSpaceDE w:val="0"/>
                  <w:autoSpaceDN w:val="0"/>
                  <w:adjustRightInd w:val="0"/>
                  <w:spacing w:line="240" w:lineRule="auto"/>
                </w:pPr>
              </w:pPrChange>
            </w:pPr>
            <w:del w:id="3383"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3EEC4511" w14:textId="60F0067B" w:rsidR="00C67657" w:rsidRPr="007D5167" w:rsidDel="00F1263F" w:rsidRDefault="00C67657" w:rsidP="00F1263F">
            <w:pPr>
              <w:pStyle w:val="AnnexAppendixTitle"/>
              <w:rPr>
                <w:del w:id="3384" w:author="Huang, Chengyu" w:date="2019-05-28T12:45:00Z"/>
                <w:rFonts w:cs="Segoe UI"/>
                <w:color w:val="000000"/>
                <w:sz w:val="12"/>
                <w:szCs w:val="12"/>
              </w:rPr>
              <w:pPrChange w:id="3385" w:author="Huang, Chengyu" w:date="2019-05-28T12:45:00Z">
                <w:pPr>
                  <w:autoSpaceDE w:val="0"/>
                  <w:autoSpaceDN w:val="0"/>
                  <w:adjustRightInd w:val="0"/>
                  <w:spacing w:line="240" w:lineRule="auto"/>
                </w:pPr>
              </w:pPrChange>
            </w:pPr>
            <w:del w:id="3386" w:author="Huang, Chengyu" w:date="2019-05-28T12:45:00Z">
              <w:r w:rsidRPr="007D5167" w:rsidDel="00F1263F">
                <w:rPr>
                  <w:rFonts w:cs="Segoe UI"/>
                  <w:color w:val="000000"/>
                  <w:sz w:val="12"/>
                  <w:szCs w:val="12"/>
                </w:rPr>
                <w:delText>Sri Lanka</w:delText>
              </w:r>
            </w:del>
          </w:p>
        </w:tc>
        <w:tc>
          <w:tcPr>
            <w:tcW w:w="724" w:type="dxa"/>
            <w:tcBorders>
              <w:top w:val="nil"/>
              <w:left w:val="single" w:sz="6" w:space="0" w:color="auto"/>
              <w:bottom w:val="nil"/>
              <w:right w:val="nil"/>
            </w:tcBorders>
          </w:tcPr>
          <w:p w14:paraId="09227DC3" w14:textId="65448206" w:rsidR="00C67657" w:rsidRPr="007D5167" w:rsidDel="00F1263F" w:rsidRDefault="00C67657" w:rsidP="00F1263F">
            <w:pPr>
              <w:pStyle w:val="AnnexAppendixTitle"/>
              <w:rPr>
                <w:del w:id="3387" w:author="Huang, Chengyu" w:date="2019-05-28T12:45:00Z"/>
                <w:rFonts w:cs="Segoe UI"/>
                <w:color w:val="000000"/>
                <w:sz w:val="12"/>
                <w:szCs w:val="12"/>
              </w:rPr>
              <w:pPrChange w:id="3388" w:author="Huang, Chengyu" w:date="2019-05-28T12:45:00Z">
                <w:pPr>
                  <w:autoSpaceDE w:val="0"/>
                  <w:autoSpaceDN w:val="0"/>
                  <w:adjustRightInd w:val="0"/>
                  <w:spacing w:line="240" w:lineRule="auto"/>
                </w:pPr>
              </w:pPrChange>
            </w:pPr>
            <w:del w:id="3389"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0B3F5A7D" w14:textId="0EA0DFDF" w:rsidR="00C67657" w:rsidRPr="007D5167" w:rsidDel="00F1263F" w:rsidRDefault="00C67657" w:rsidP="00F1263F">
            <w:pPr>
              <w:pStyle w:val="AnnexAppendixTitle"/>
              <w:rPr>
                <w:del w:id="3390" w:author="Huang, Chengyu" w:date="2019-05-28T12:45:00Z"/>
                <w:rFonts w:cs="Segoe UI"/>
                <w:color w:val="000000"/>
                <w:sz w:val="12"/>
                <w:szCs w:val="12"/>
              </w:rPr>
              <w:pPrChange w:id="3391" w:author="Huang, Chengyu" w:date="2019-05-28T12:45:00Z">
                <w:pPr>
                  <w:autoSpaceDE w:val="0"/>
                  <w:autoSpaceDN w:val="0"/>
                  <w:adjustRightInd w:val="0"/>
                  <w:spacing w:line="240" w:lineRule="auto"/>
                </w:pPr>
              </w:pPrChange>
            </w:pPr>
            <w:del w:id="3392" w:author="Huang, Chengyu" w:date="2019-05-28T12:45:00Z">
              <w:r w:rsidRPr="007D5167" w:rsidDel="00F1263F">
                <w:rPr>
                  <w:rFonts w:cs="Segoe UI"/>
                  <w:color w:val="000000"/>
                  <w:sz w:val="12"/>
                  <w:szCs w:val="12"/>
                </w:rPr>
                <w:delText>Rest of Central America</w:delText>
              </w:r>
            </w:del>
          </w:p>
        </w:tc>
        <w:tc>
          <w:tcPr>
            <w:tcW w:w="1032" w:type="dxa"/>
            <w:tcBorders>
              <w:top w:val="nil"/>
              <w:left w:val="single" w:sz="6" w:space="0" w:color="auto"/>
              <w:bottom w:val="nil"/>
              <w:right w:val="nil"/>
            </w:tcBorders>
          </w:tcPr>
          <w:p w14:paraId="187F2D2D" w14:textId="7529CB5F" w:rsidR="00C67657" w:rsidRPr="007D5167" w:rsidDel="00F1263F" w:rsidRDefault="00C67657" w:rsidP="00F1263F">
            <w:pPr>
              <w:pStyle w:val="AnnexAppendixTitle"/>
              <w:rPr>
                <w:del w:id="3393" w:author="Huang, Chengyu" w:date="2019-05-28T12:45:00Z"/>
                <w:rFonts w:cs="Segoe UI"/>
                <w:color w:val="000000"/>
                <w:sz w:val="12"/>
                <w:szCs w:val="12"/>
              </w:rPr>
              <w:pPrChange w:id="3394" w:author="Huang, Chengyu" w:date="2019-05-28T12:45:00Z">
                <w:pPr>
                  <w:autoSpaceDE w:val="0"/>
                  <w:autoSpaceDN w:val="0"/>
                  <w:adjustRightInd w:val="0"/>
                  <w:spacing w:line="240" w:lineRule="auto"/>
                </w:pPr>
              </w:pPrChange>
            </w:pPr>
            <w:del w:id="3395"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61F4E0ED" w14:textId="4D006917" w:rsidR="00C67657" w:rsidRPr="007D5167" w:rsidDel="00F1263F" w:rsidRDefault="00C67657" w:rsidP="00F1263F">
            <w:pPr>
              <w:pStyle w:val="AnnexAppendixTitle"/>
              <w:rPr>
                <w:del w:id="3396" w:author="Huang, Chengyu" w:date="2019-05-28T12:45:00Z"/>
                <w:rFonts w:cs="Segoe UI"/>
                <w:color w:val="000000"/>
                <w:sz w:val="12"/>
                <w:szCs w:val="12"/>
              </w:rPr>
              <w:pPrChange w:id="3397" w:author="Huang, Chengyu" w:date="2019-05-28T12:45:00Z">
                <w:pPr>
                  <w:autoSpaceDE w:val="0"/>
                  <w:autoSpaceDN w:val="0"/>
                  <w:adjustRightInd w:val="0"/>
                  <w:spacing w:line="240" w:lineRule="auto"/>
                </w:pPr>
              </w:pPrChange>
            </w:pPr>
            <w:del w:id="3398" w:author="Huang, Chengyu" w:date="2019-05-28T12:45:00Z">
              <w:r w:rsidRPr="007D5167" w:rsidDel="00F1263F">
                <w:rPr>
                  <w:rFonts w:cs="Segoe UI"/>
                  <w:color w:val="000000"/>
                  <w:sz w:val="12"/>
                  <w:szCs w:val="12"/>
                </w:rPr>
                <w:delText>Rest of Western Africa</w:delText>
              </w:r>
            </w:del>
          </w:p>
        </w:tc>
      </w:tr>
      <w:tr w:rsidR="00C67657" w:rsidRPr="007D5167" w:rsidDel="00F1263F" w14:paraId="3E2900DA" w14:textId="06D69320" w:rsidTr="00C67657">
        <w:trPr>
          <w:trHeight w:val="192"/>
          <w:del w:id="3399" w:author="Huang, Chengyu" w:date="2019-05-28T12:45:00Z"/>
        </w:trPr>
        <w:tc>
          <w:tcPr>
            <w:tcW w:w="886" w:type="dxa"/>
            <w:tcBorders>
              <w:top w:val="nil"/>
              <w:left w:val="nil"/>
              <w:bottom w:val="nil"/>
              <w:right w:val="nil"/>
            </w:tcBorders>
          </w:tcPr>
          <w:p w14:paraId="7E569949" w14:textId="4B8AAC1C" w:rsidR="00C67657" w:rsidRPr="007D5167" w:rsidDel="00F1263F" w:rsidRDefault="00C67657" w:rsidP="00F1263F">
            <w:pPr>
              <w:pStyle w:val="AnnexAppendixTitle"/>
              <w:rPr>
                <w:del w:id="3400" w:author="Huang, Chengyu" w:date="2019-05-28T12:45:00Z"/>
                <w:rFonts w:cs="Segoe UI"/>
                <w:color w:val="000000"/>
                <w:sz w:val="12"/>
                <w:szCs w:val="12"/>
              </w:rPr>
              <w:pPrChange w:id="3401" w:author="Huang, Chengyu" w:date="2019-05-28T12:45:00Z">
                <w:pPr>
                  <w:autoSpaceDE w:val="0"/>
                  <w:autoSpaceDN w:val="0"/>
                  <w:adjustRightInd w:val="0"/>
                  <w:spacing w:line="240" w:lineRule="auto"/>
                </w:pPr>
              </w:pPrChange>
            </w:pPr>
            <w:del w:id="3402" w:author="Huang, Chengyu" w:date="2019-05-28T12:45:00Z">
              <w:r w:rsidRPr="007D5167" w:rsidDel="00F1263F">
                <w:rPr>
                  <w:rFonts w:cs="Segoe UI"/>
                  <w:color w:val="000000"/>
                  <w:sz w:val="12"/>
                  <w:szCs w:val="12"/>
                </w:rPr>
                <w:delText>Oth Asia</w:delText>
              </w:r>
            </w:del>
          </w:p>
        </w:tc>
        <w:tc>
          <w:tcPr>
            <w:tcW w:w="2676" w:type="dxa"/>
            <w:tcBorders>
              <w:top w:val="nil"/>
              <w:left w:val="nil"/>
              <w:bottom w:val="nil"/>
              <w:right w:val="nil"/>
            </w:tcBorders>
          </w:tcPr>
          <w:p w14:paraId="5B437589" w14:textId="7EF494F6" w:rsidR="00C67657" w:rsidRPr="007D5167" w:rsidDel="00F1263F" w:rsidRDefault="00C67657" w:rsidP="00F1263F">
            <w:pPr>
              <w:pStyle w:val="AnnexAppendixTitle"/>
              <w:rPr>
                <w:del w:id="3403" w:author="Huang, Chengyu" w:date="2019-05-28T12:45:00Z"/>
                <w:rFonts w:cs="Segoe UI"/>
                <w:color w:val="000000"/>
                <w:sz w:val="12"/>
                <w:szCs w:val="12"/>
              </w:rPr>
              <w:pPrChange w:id="3404" w:author="Huang, Chengyu" w:date="2019-05-28T12:45:00Z">
                <w:pPr>
                  <w:autoSpaceDE w:val="0"/>
                  <w:autoSpaceDN w:val="0"/>
                  <w:adjustRightInd w:val="0"/>
                  <w:spacing w:line="240" w:lineRule="auto"/>
                </w:pPr>
              </w:pPrChange>
            </w:pPr>
            <w:del w:id="3405" w:author="Huang, Chengyu" w:date="2019-05-28T12:45:00Z">
              <w:r w:rsidRPr="007D5167" w:rsidDel="00F1263F">
                <w:rPr>
                  <w:rFonts w:cs="Segoe UI"/>
                  <w:color w:val="000000"/>
                  <w:sz w:val="12"/>
                  <w:szCs w:val="12"/>
                </w:rPr>
                <w:delText>Rest of South Asia</w:delText>
              </w:r>
            </w:del>
          </w:p>
        </w:tc>
        <w:tc>
          <w:tcPr>
            <w:tcW w:w="724" w:type="dxa"/>
            <w:tcBorders>
              <w:top w:val="nil"/>
              <w:left w:val="single" w:sz="6" w:space="0" w:color="auto"/>
              <w:bottom w:val="nil"/>
              <w:right w:val="nil"/>
            </w:tcBorders>
          </w:tcPr>
          <w:p w14:paraId="4600F7E3" w14:textId="0FA1E10C" w:rsidR="00C67657" w:rsidRPr="007D5167" w:rsidDel="00F1263F" w:rsidRDefault="00C67657" w:rsidP="00F1263F">
            <w:pPr>
              <w:pStyle w:val="AnnexAppendixTitle"/>
              <w:rPr>
                <w:del w:id="3406" w:author="Huang, Chengyu" w:date="2019-05-28T12:45:00Z"/>
                <w:rFonts w:cs="Segoe UI"/>
                <w:color w:val="000000"/>
                <w:sz w:val="12"/>
                <w:szCs w:val="12"/>
              </w:rPr>
              <w:pPrChange w:id="3407" w:author="Huang, Chengyu" w:date="2019-05-28T12:45:00Z">
                <w:pPr>
                  <w:autoSpaceDE w:val="0"/>
                  <w:autoSpaceDN w:val="0"/>
                  <w:adjustRightInd w:val="0"/>
                  <w:spacing w:line="240" w:lineRule="auto"/>
                </w:pPr>
              </w:pPrChange>
            </w:pPr>
            <w:del w:id="3408"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2E32A79E" w14:textId="3E119475" w:rsidR="00C67657" w:rsidRPr="007D5167" w:rsidDel="00F1263F" w:rsidRDefault="00C67657" w:rsidP="00F1263F">
            <w:pPr>
              <w:pStyle w:val="AnnexAppendixTitle"/>
              <w:rPr>
                <w:del w:id="3409" w:author="Huang, Chengyu" w:date="2019-05-28T12:45:00Z"/>
                <w:rFonts w:cs="Segoe UI"/>
                <w:color w:val="000000"/>
                <w:sz w:val="12"/>
                <w:szCs w:val="12"/>
              </w:rPr>
              <w:pPrChange w:id="3410" w:author="Huang, Chengyu" w:date="2019-05-28T12:45:00Z">
                <w:pPr>
                  <w:autoSpaceDE w:val="0"/>
                  <w:autoSpaceDN w:val="0"/>
                  <w:adjustRightInd w:val="0"/>
                  <w:spacing w:line="240" w:lineRule="auto"/>
                </w:pPr>
              </w:pPrChange>
            </w:pPr>
            <w:del w:id="3411" w:author="Huang, Chengyu" w:date="2019-05-28T12:45:00Z">
              <w:r w:rsidRPr="007D5167" w:rsidDel="00F1263F">
                <w:rPr>
                  <w:rFonts w:cs="Segoe UI"/>
                  <w:color w:val="000000"/>
                  <w:sz w:val="12"/>
                  <w:szCs w:val="12"/>
                </w:rPr>
                <w:delText>Dominican Republic</w:delText>
              </w:r>
            </w:del>
          </w:p>
        </w:tc>
        <w:tc>
          <w:tcPr>
            <w:tcW w:w="1032" w:type="dxa"/>
            <w:tcBorders>
              <w:top w:val="nil"/>
              <w:left w:val="single" w:sz="6" w:space="0" w:color="auto"/>
              <w:bottom w:val="nil"/>
              <w:right w:val="nil"/>
            </w:tcBorders>
          </w:tcPr>
          <w:p w14:paraId="68551E4E" w14:textId="1AC663E0" w:rsidR="00C67657" w:rsidRPr="007D5167" w:rsidDel="00F1263F" w:rsidRDefault="00C67657" w:rsidP="00F1263F">
            <w:pPr>
              <w:pStyle w:val="AnnexAppendixTitle"/>
              <w:rPr>
                <w:del w:id="3412" w:author="Huang, Chengyu" w:date="2019-05-28T12:45:00Z"/>
                <w:rFonts w:cs="Segoe UI"/>
                <w:color w:val="000000"/>
                <w:sz w:val="12"/>
                <w:szCs w:val="12"/>
              </w:rPr>
              <w:pPrChange w:id="3413" w:author="Huang, Chengyu" w:date="2019-05-28T12:45:00Z">
                <w:pPr>
                  <w:autoSpaceDE w:val="0"/>
                  <w:autoSpaceDN w:val="0"/>
                  <w:adjustRightInd w:val="0"/>
                  <w:spacing w:line="240" w:lineRule="auto"/>
                </w:pPr>
              </w:pPrChange>
            </w:pPr>
            <w:del w:id="3414"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2478823C" w14:textId="34283DC6" w:rsidR="00C67657" w:rsidRPr="007D5167" w:rsidDel="00F1263F" w:rsidRDefault="00C67657" w:rsidP="00F1263F">
            <w:pPr>
              <w:pStyle w:val="AnnexAppendixTitle"/>
              <w:rPr>
                <w:del w:id="3415" w:author="Huang, Chengyu" w:date="2019-05-28T12:45:00Z"/>
                <w:rFonts w:cs="Segoe UI"/>
                <w:color w:val="000000"/>
                <w:sz w:val="12"/>
                <w:szCs w:val="12"/>
              </w:rPr>
              <w:pPrChange w:id="3416" w:author="Huang, Chengyu" w:date="2019-05-28T12:45:00Z">
                <w:pPr>
                  <w:autoSpaceDE w:val="0"/>
                  <w:autoSpaceDN w:val="0"/>
                  <w:adjustRightInd w:val="0"/>
                  <w:spacing w:line="240" w:lineRule="auto"/>
                </w:pPr>
              </w:pPrChange>
            </w:pPr>
            <w:del w:id="3417" w:author="Huang, Chengyu" w:date="2019-05-28T12:45:00Z">
              <w:r w:rsidRPr="007D5167" w:rsidDel="00F1263F">
                <w:rPr>
                  <w:rFonts w:cs="Segoe UI"/>
                  <w:color w:val="000000"/>
                  <w:sz w:val="12"/>
                  <w:szCs w:val="12"/>
                </w:rPr>
                <w:delText>Central Africa</w:delText>
              </w:r>
            </w:del>
          </w:p>
        </w:tc>
      </w:tr>
      <w:tr w:rsidR="00C67657" w:rsidRPr="007D5167" w:rsidDel="00F1263F" w14:paraId="4CCF07E4" w14:textId="5C4569F6" w:rsidTr="00C67657">
        <w:trPr>
          <w:trHeight w:val="192"/>
          <w:del w:id="3418" w:author="Huang, Chengyu" w:date="2019-05-28T12:45:00Z"/>
        </w:trPr>
        <w:tc>
          <w:tcPr>
            <w:tcW w:w="886" w:type="dxa"/>
            <w:tcBorders>
              <w:top w:val="nil"/>
              <w:left w:val="nil"/>
              <w:bottom w:val="nil"/>
              <w:right w:val="nil"/>
            </w:tcBorders>
          </w:tcPr>
          <w:p w14:paraId="461288DB" w14:textId="7DE794E4" w:rsidR="00C67657" w:rsidRPr="007D5167" w:rsidDel="00F1263F" w:rsidRDefault="00C67657" w:rsidP="00F1263F">
            <w:pPr>
              <w:pStyle w:val="AnnexAppendixTitle"/>
              <w:rPr>
                <w:del w:id="3419" w:author="Huang, Chengyu" w:date="2019-05-28T12:45:00Z"/>
                <w:rFonts w:cs="Segoe UI"/>
                <w:color w:val="000000"/>
                <w:sz w:val="12"/>
                <w:szCs w:val="12"/>
              </w:rPr>
              <w:pPrChange w:id="3420" w:author="Huang, Chengyu" w:date="2019-05-28T12:45:00Z">
                <w:pPr>
                  <w:autoSpaceDE w:val="0"/>
                  <w:autoSpaceDN w:val="0"/>
                  <w:adjustRightInd w:val="0"/>
                  <w:spacing w:line="240" w:lineRule="auto"/>
                </w:pPr>
              </w:pPrChange>
            </w:pPr>
            <w:del w:id="3421"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50191558" w14:textId="3B33D172" w:rsidR="00C67657" w:rsidRPr="007D5167" w:rsidDel="00F1263F" w:rsidRDefault="00C67657" w:rsidP="00F1263F">
            <w:pPr>
              <w:pStyle w:val="AnnexAppendixTitle"/>
              <w:rPr>
                <w:del w:id="3422" w:author="Huang, Chengyu" w:date="2019-05-28T12:45:00Z"/>
                <w:rFonts w:cs="Segoe UI"/>
                <w:color w:val="000000"/>
                <w:sz w:val="12"/>
                <w:szCs w:val="12"/>
              </w:rPr>
              <w:pPrChange w:id="3423" w:author="Huang, Chengyu" w:date="2019-05-28T12:45:00Z">
                <w:pPr>
                  <w:autoSpaceDE w:val="0"/>
                  <w:autoSpaceDN w:val="0"/>
                  <w:adjustRightInd w:val="0"/>
                  <w:spacing w:line="240" w:lineRule="auto"/>
                </w:pPr>
              </w:pPrChange>
            </w:pPr>
            <w:del w:id="3424" w:author="Huang, Chengyu" w:date="2019-05-28T12:45:00Z">
              <w:r w:rsidRPr="007D5167" w:rsidDel="00F1263F">
                <w:rPr>
                  <w:rFonts w:cs="Segoe UI"/>
                  <w:color w:val="000000"/>
                  <w:sz w:val="12"/>
                  <w:szCs w:val="12"/>
                </w:rPr>
                <w:delText>Austria</w:delText>
              </w:r>
            </w:del>
          </w:p>
        </w:tc>
        <w:tc>
          <w:tcPr>
            <w:tcW w:w="724" w:type="dxa"/>
            <w:tcBorders>
              <w:top w:val="nil"/>
              <w:left w:val="single" w:sz="6" w:space="0" w:color="auto"/>
              <w:bottom w:val="nil"/>
              <w:right w:val="nil"/>
            </w:tcBorders>
          </w:tcPr>
          <w:p w14:paraId="6D54BE5D" w14:textId="12809A62" w:rsidR="00C67657" w:rsidRPr="007D5167" w:rsidDel="00F1263F" w:rsidRDefault="00C67657" w:rsidP="00F1263F">
            <w:pPr>
              <w:pStyle w:val="AnnexAppendixTitle"/>
              <w:rPr>
                <w:del w:id="3425" w:author="Huang, Chengyu" w:date="2019-05-28T12:45:00Z"/>
                <w:rFonts w:cs="Segoe UI"/>
                <w:color w:val="000000"/>
                <w:sz w:val="12"/>
                <w:szCs w:val="12"/>
              </w:rPr>
              <w:pPrChange w:id="3426" w:author="Huang, Chengyu" w:date="2019-05-28T12:45:00Z">
                <w:pPr>
                  <w:autoSpaceDE w:val="0"/>
                  <w:autoSpaceDN w:val="0"/>
                  <w:adjustRightInd w:val="0"/>
                  <w:spacing w:line="240" w:lineRule="auto"/>
                </w:pPr>
              </w:pPrChange>
            </w:pPr>
            <w:del w:id="3427"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6717D71D" w14:textId="64BB824A" w:rsidR="00C67657" w:rsidRPr="007D5167" w:rsidDel="00F1263F" w:rsidRDefault="00C67657" w:rsidP="00F1263F">
            <w:pPr>
              <w:pStyle w:val="AnnexAppendixTitle"/>
              <w:rPr>
                <w:del w:id="3428" w:author="Huang, Chengyu" w:date="2019-05-28T12:45:00Z"/>
                <w:rFonts w:cs="Segoe UI"/>
                <w:color w:val="000000"/>
                <w:sz w:val="12"/>
                <w:szCs w:val="12"/>
              </w:rPr>
              <w:pPrChange w:id="3429" w:author="Huang, Chengyu" w:date="2019-05-28T12:45:00Z">
                <w:pPr>
                  <w:autoSpaceDE w:val="0"/>
                  <w:autoSpaceDN w:val="0"/>
                  <w:adjustRightInd w:val="0"/>
                  <w:spacing w:line="240" w:lineRule="auto"/>
                </w:pPr>
              </w:pPrChange>
            </w:pPr>
            <w:del w:id="3430" w:author="Huang, Chengyu" w:date="2019-05-28T12:45:00Z">
              <w:r w:rsidRPr="007D5167" w:rsidDel="00F1263F">
                <w:rPr>
                  <w:rFonts w:cs="Segoe UI"/>
                  <w:color w:val="000000"/>
                  <w:sz w:val="12"/>
                  <w:szCs w:val="12"/>
                </w:rPr>
                <w:delText>Jamaica</w:delText>
              </w:r>
            </w:del>
          </w:p>
        </w:tc>
        <w:tc>
          <w:tcPr>
            <w:tcW w:w="1032" w:type="dxa"/>
            <w:tcBorders>
              <w:top w:val="nil"/>
              <w:left w:val="single" w:sz="6" w:space="0" w:color="auto"/>
              <w:bottom w:val="nil"/>
              <w:right w:val="nil"/>
            </w:tcBorders>
          </w:tcPr>
          <w:p w14:paraId="18A471F1" w14:textId="049F6D88" w:rsidR="00C67657" w:rsidRPr="007D5167" w:rsidDel="00F1263F" w:rsidRDefault="00C67657" w:rsidP="00F1263F">
            <w:pPr>
              <w:pStyle w:val="AnnexAppendixTitle"/>
              <w:rPr>
                <w:del w:id="3431" w:author="Huang, Chengyu" w:date="2019-05-28T12:45:00Z"/>
                <w:rFonts w:cs="Segoe UI"/>
                <w:color w:val="000000"/>
                <w:sz w:val="12"/>
                <w:szCs w:val="12"/>
              </w:rPr>
              <w:pPrChange w:id="3432" w:author="Huang, Chengyu" w:date="2019-05-28T12:45:00Z">
                <w:pPr>
                  <w:autoSpaceDE w:val="0"/>
                  <w:autoSpaceDN w:val="0"/>
                  <w:adjustRightInd w:val="0"/>
                  <w:spacing w:line="240" w:lineRule="auto"/>
                </w:pPr>
              </w:pPrChange>
            </w:pPr>
            <w:del w:id="3433"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77B3EE6F" w14:textId="04160834" w:rsidR="00C67657" w:rsidRPr="007D5167" w:rsidDel="00F1263F" w:rsidRDefault="00C67657" w:rsidP="00F1263F">
            <w:pPr>
              <w:pStyle w:val="AnnexAppendixTitle"/>
              <w:rPr>
                <w:del w:id="3434" w:author="Huang, Chengyu" w:date="2019-05-28T12:45:00Z"/>
                <w:rFonts w:cs="Segoe UI"/>
                <w:color w:val="000000"/>
                <w:sz w:val="12"/>
                <w:szCs w:val="12"/>
              </w:rPr>
              <w:pPrChange w:id="3435" w:author="Huang, Chengyu" w:date="2019-05-28T12:45:00Z">
                <w:pPr>
                  <w:autoSpaceDE w:val="0"/>
                  <w:autoSpaceDN w:val="0"/>
                  <w:adjustRightInd w:val="0"/>
                  <w:spacing w:line="240" w:lineRule="auto"/>
                </w:pPr>
              </w:pPrChange>
            </w:pPr>
            <w:del w:id="3436" w:author="Huang, Chengyu" w:date="2019-05-28T12:45:00Z">
              <w:r w:rsidRPr="007D5167" w:rsidDel="00F1263F">
                <w:rPr>
                  <w:rFonts w:cs="Segoe UI"/>
                  <w:color w:val="000000"/>
                  <w:sz w:val="12"/>
                  <w:szCs w:val="12"/>
                </w:rPr>
                <w:delText>South Central Africa</w:delText>
              </w:r>
            </w:del>
          </w:p>
        </w:tc>
      </w:tr>
      <w:tr w:rsidR="00C67657" w:rsidRPr="007D5167" w:rsidDel="00F1263F" w14:paraId="557BA4B4" w14:textId="08297A73" w:rsidTr="00C67657">
        <w:trPr>
          <w:trHeight w:val="192"/>
          <w:del w:id="3437" w:author="Huang, Chengyu" w:date="2019-05-28T12:45:00Z"/>
        </w:trPr>
        <w:tc>
          <w:tcPr>
            <w:tcW w:w="886" w:type="dxa"/>
            <w:tcBorders>
              <w:top w:val="nil"/>
              <w:left w:val="nil"/>
              <w:bottom w:val="nil"/>
              <w:right w:val="nil"/>
            </w:tcBorders>
          </w:tcPr>
          <w:p w14:paraId="3D6EA180" w14:textId="683B2D6E" w:rsidR="00C67657" w:rsidRPr="007D5167" w:rsidDel="00F1263F" w:rsidRDefault="00C67657" w:rsidP="00F1263F">
            <w:pPr>
              <w:pStyle w:val="AnnexAppendixTitle"/>
              <w:rPr>
                <w:del w:id="3438" w:author="Huang, Chengyu" w:date="2019-05-28T12:45:00Z"/>
                <w:rFonts w:cs="Segoe UI"/>
                <w:color w:val="000000"/>
                <w:sz w:val="12"/>
                <w:szCs w:val="12"/>
              </w:rPr>
              <w:pPrChange w:id="3439" w:author="Huang, Chengyu" w:date="2019-05-28T12:45:00Z">
                <w:pPr>
                  <w:autoSpaceDE w:val="0"/>
                  <w:autoSpaceDN w:val="0"/>
                  <w:adjustRightInd w:val="0"/>
                  <w:spacing w:line="240" w:lineRule="auto"/>
                </w:pPr>
              </w:pPrChange>
            </w:pPr>
            <w:del w:id="3440"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58368603" w14:textId="6A17F505" w:rsidR="00C67657" w:rsidRPr="007D5167" w:rsidDel="00F1263F" w:rsidRDefault="00C67657" w:rsidP="00F1263F">
            <w:pPr>
              <w:pStyle w:val="AnnexAppendixTitle"/>
              <w:rPr>
                <w:del w:id="3441" w:author="Huang, Chengyu" w:date="2019-05-28T12:45:00Z"/>
                <w:rFonts w:cs="Segoe UI"/>
                <w:color w:val="000000"/>
                <w:sz w:val="12"/>
                <w:szCs w:val="12"/>
              </w:rPr>
              <w:pPrChange w:id="3442" w:author="Huang, Chengyu" w:date="2019-05-28T12:45:00Z">
                <w:pPr>
                  <w:autoSpaceDE w:val="0"/>
                  <w:autoSpaceDN w:val="0"/>
                  <w:adjustRightInd w:val="0"/>
                  <w:spacing w:line="240" w:lineRule="auto"/>
                </w:pPr>
              </w:pPrChange>
            </w:pPr>
            <w:del w:id="3443" w:author="Huang, Chengyu" w:date="2019-05-28T12:45:00Z">
              <w:r w:rsidRPr="007D5167" w:rsidDel="00F1263F">
                <w:rPr>
                  <w:rFonts w:cs="Segoe UI"/>
                  <w:color w:val="000000"/>
                  <w:sz w:val="12"/>
                  <w:szCs w:val="12"/>
                </w:rPr>
                <w:delText>Belgium</w:delText>
              </w:r>
            </w:del>
          </w:p>
        </w:tc>
        <w:tc>
          <w:tcPr>
            <w:tcW w:w="724" w:type="dxa"/>
            <w:tcBorders>
              <w:top w:val="nil"/>
              <w:left w:val="single" w:sz="6" w:space="0" w:color="auto"/>
              <w:bottom w:val="nil"/>
              <w:right w:val="nil"/>
            </w:tcBorders>
          </w:tcPr>
          <w:p w14:paraId="3EC00B1D" w14:textId="3FCCBF0B" w:rsidR="00C67657" w:rsidRPr="007D5167" w:rsidDel="00F1263F" w:rsidRDefault="00C67657" w:rsidP="00F1263F">
            <w:pPr>
              <w:pStyle w:val="AnnexAppendixTitle"/>
              <w:rPr>
                <w:del w:id="3444" w:author="Huang, Chengyu" w:date="2019-05-28T12:45:00Z"/>
                <w:rFonts w:cs="Segoe UI"/>
                <w:color w:val="000000"/>
                <w:sz w:val="12"/>
                <w:szCs w:val="12"/>
              </w:rPr>
              <w:pPrChange w:id="3445" w:author="Huang, Chengyu" w:date="2019-05-28T12:45:00Z">
                <w:pPr>
                  <w:autoSpaceDE w:val="0"/>
                  <w:autoSpaceDN w:val="0"/>
                  <w:adjustRightInd w:val="0"/>
                  <w:spacing w:line="240" w:lineRule="auto"/>
                </w:pPr>
              </w:pPrChange>
            </w:pPr>
            <w:del w:id="3446"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68773232" w14:textId="568ECEBE" w:rsidR="00C67657" w:rsidRPr="007D5167" w:rsidDel="00F1263F" w:rsidRDefault="00C67657" w:rsidP="00F1263F">
            <w:pPr>
              <w:pStyle w:val="AnnexAppendixTitle"/>
              <w:rPr>
                <w:del w:id="3447" w:author="Huang, Chengyu" w:date="2019-05-28T12:45:00Z"/>
                <w:rFonts w:cs="Segoe UI"/>
                <w:color w:val="000000"/>
                <w:sz w:val="12"/>
                <w:szCs w:val="12"/>
              </w:rPr>
              <w:pPrChange w:id="3448" w:author="Huang, Chengyu" w:date="2019-05-28T12:45:00Z">
                <w:pPr>
                  <w:autoSpaceDE w:val="0"/>
                  <w:autoSpaceDN w:val="0"/>
                  <w:adjustRightInd w:val="0"/>
                  <w:spacing w:line="240" w:lineRule="auto"/>
                </w:pPr>
              </w:pPrChange>
            </w:pPr>
            <w:del w:id="3449" w:author="Huang, Chengyu" w:date="2019-05-28T12:45:00Z">
              <w:r w:rsidRPr="007D5167" w:rsidDel="00F1263F">
                <w:rPr>
                  <w:rFonts w:cs="Segoe UI"/>
                  <w:color w:val="000000"/>
                  <w:sz w:val="12"/>
                  <w:szCs w:val="12"/>
                </w:rPr>
                <w:delText>Puerto Rico</w:delText>
              </w:r>
            </w:del>
          </w:p>
        </w:tc>
        <w:tc>
          <w:tcPr>
            <w:tcW w:w="1032" w:type="dxa"/>
            <w:tcBorders>
              <w:top w:val="nil"/>
              <w:left w:val="single" w:sz="6" w:space="0" w:color="auto"/>
              <w:bottom w:val="nil"/>
              <w:right w:val="nil"/>
            </w:tcBorders>
          </w:tcPr>
          <w:p w14:paraId="3FCDA020" w14:textId="33C5DE9C" w:rsidR="00C67657" w:rsidRPr="007D5167" w:rsidDel="00F1263F" w:rsidRDefault="00C67657" w:rsidP="00F1263F">
            <w:pPr>
              <w:pStyle w:val="AnnexAppendixTitle"/>
              <w:rPr>
                <w:del w:id="3450" w:author="Huang, Chengyu" w:date="2019-05-28T12:45:00Z"/>
                <w:rFonts w:cs="Segoe UI"/>
                <w:color w:val="000000"/>
                <w:sz w:val="12"/>
                <w:szCs w:val="12"/>
              </w:rPr>
              <w:pPrChange w:id="3451" w:author="Huang, Chengyu" w:date="2019-05-28T12:45:00Z">
                <w:pPr>
                  <w:autoSpaceDE w:val="0"/>
                  <w:autoSpaceDN w:val="0"/>
                  <w:adjustRightInd w:val="0"/>
                  <w:spacing w:line="240" w:lineRule="auto"/>
                </w:pPr>
              </w:pPrChange>
            </w:pPr>
            <w:del w:id="3452"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4E84BE0C" w14:textId="34C517A9" w:rsidR="00C67657" w:rsidRPr="007D5167" w:rsidDel="00F1263F" w:rsidRDefault="00C67657" w:rsidP="00F1263F">
            <w:pPr>
              <w:pStyle w:val="AnnexAppendixTitle"/>
              <w:rPr>
                <w:del w:id="3453" w:author="Huang, Chengyu" w:date="2019-05-28T12:45:00Z"/>
                <w:rFonts w:cs="Segoe UI"/>
                <w:color w:val="000000"/>
                <w:sz w:val="12"/>
                <w:szCs w:val="12"/>
              </w:rPr>
              <w:pPrChange w:id="3454" w:author="Huang, Chengyu" w:date="2019-05-28T12:45:00Z">
                <w:pPr>
                  <w:autoSpaceDE w:val="0"/>
                  <w:autoSpaceDN w:val="0"/>
                  <w:adjustRightInd w:val="0"/>
                  <w:spacing w:line="240" w:lineRule="auto"/>
                </w:pPr>
              </w:pPrChange>
            </w:pPr>
            <w:del w:id="3455" w:author="Huang, Chengyu" w:date="2019-05-28T12:45:00Z">
              <w:r w:rsidRPr="007D5167" w:rsidDel="00F1263F">
                <w:rPr>
                  <w:rFonts w:cs="Segoe UI"/>
                  <w:color w:val="000000"/>
                  <w:sz w:val="12"/>
                  <w:szCs w:val="12"/>
                </w:rPr>
                <w:delText>Ethiopia</w:delText>
              </w:r>
            </w:del>
          </w:p>
        </w:tc>
      </w:tr>
      <w:tr w:rsidR="00C67657" w:rsidRPr="007D5167" w:rsidDel="00F1263F" w14:paraId="799F3E04" w14:textId="2BA5C309" w:rsidTr="00C67657">
        <w:trPr>
          <w:trHeight w:val="192"/>
          <w:del w:id="3456" w:author="Huang, Chengyu" w:date="2019-05-28T12:45:00Z"/>
        </w:trPr>
        <w:tc>
          <w:tcPr>
            <w:tcW w:w="886" w:type="dxa"/>
            <w:tcBorders>
              <w:top w:val="nil"/>
              <w:left w:val="nil"/>
              <w:bottom w:val="nil"/>
              <w:right w:val="nil"/>
            </w:tcBorders>
          </w:tcPr>
          <w:p w14:paraId="036A7F23" w14:textId="762CB419" w:rsidR="00C67657" w:rsidRPr="007D5167" w:rsidDel="00F1263F" w:rsidRDefault="00C67657" w:rsidP="00F1263F">
            <w:pPr>
              <w:pStyle w:val="AnnexAppendixTitle"/>
              <w:rPr>
                <w:del w:id="3457" w:author="Huang, Chengyu" w:date="2019-05-28T12:45:00Z"/>
                <w:rFonts w:cs="Segoe UI"/>
                <w:color w:val="000000"/>
                <w:sz w:val="12"/>
                <w:szCs w:val="12"/>
              </w:rPr>
              <w:pPrChange w:id="3458" w:author="Huang, Chengyu" w:date="2019-05-28T12:45:00Z">
                <w:pPr>
                  <w:autoSpaceDE w:val="0"/>
                  <w:autoSpaceDN w:val="0"/>
                  <w:adjustRightInd w:val="0"/>
                  <w:spacing w:line="240" w:lineRule="auto"/>
                </w:pPr>
              </w:pPrChange>
            </w:pPr>
            <w:del w:id="3459"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279C0ADA" w14:textId="01F1DFCB" w:rsidR="00C67657" w:rsidRPr="007D5167" w:rsidDel="00F1263F" w:rsidRDefault="00C67657" w:rsidP="00F1263F">
            <w:pPr>
              <w:pStyle w:val="AnnexAppendixTitle"/>
              <w:rPr>
                <w:del w:id="3460" w:author="Huang, Chengyu" w:date="2019-05-28T12:45:00Z"/>
                <w:rFonts w:cs="Segoe UI"/>
                <w:color w:val="000000"/>
                <w:sz w:val="12"/>
                <w:szCs w:val="12"/>
              </w:rPr>
              <w:pPrChange w:id="3461" w:author="Huang, Chengyu" w:date="2019-05-28T12:45:00Z">
                <w:pPr>
                  <w:autoSpaceDE w:val="0"/>
                  <w:autoSpaceDN w:val="0"/>
                  <w:adjustRightInd w:val="0"/>
                  <w:spacing w:line="240" w:lineRule="auto"/>
                </w:pPr>
              </w:pPrChange>
            </w:pPr>
            <w:del w:id="3462" w:author="Huang, Chengyu" w:date="2019-05-28T12:45:00Z">
              <w:r w:rsidRPr="007D5167" w:rsidDel="00F1263F">
                <w:rPr>
                  <w:rFonts w:cs="Segoe UI"/>
                  <w:color w:val="000000"/>
                  <w:sz w:val="12"/>
                  <w:szCs w:val="12"/>
                </w:rPr>
                <w:delText>Cyprus</w:delText>
              </w:r>
            </w:del>
          </w:p>
        </w:tc>
        <w:tc>
          <w:tcPr>
            <w:tcW w:w="724" w:type="dxa"/>
            <w:tcBorders>
              <w:top w:val="nil"/>
              <w:left w:val="single" w:sz="6" w:space="0" w:color="auto"/>
              <w:bottom w:val="nil"/>
              <w:right w:val="nil"/>
            </w:tcBorders>
          </w:tcPr>
          <w:p w14:paraId="28591C52" w14:textId="56D3F9B0" w:rsidR="00C67657" w:rsidRPr="007D5167" w:rsidDel="00F1263F" w:rsidRDefault="00C67657" w:rsidP="00F1263F">
            <w:pPr>
              <w:pStyle w:val="AnnexAppendixTitle"/>
              <w:rPr>
                <w:del w:id="3463" w:author="Huang, Chengyu" w:date="2019-05-28T12:45:00Z"/>
                <w:rFonts w:cs="Segoe UI"/>
                <w:color w:val="000000"/>
                <w:sz w:val="12"/>
                <w:szCs w:val="12"/>
              </w:rPr>
              <w:pPrChange w:id="3464" w:author="Huang, Chengyu" w:date="2019-05-28T12:45:00Z">
                <w:pPr>
                  <w:autoSpaceDE w:val="0"/>
                  <w:autoSpaceDN w:val="0"/>
                  <w:adjustRightInd w:val="0"/>
                  <w:spacing w:line="240" w:lineRule="auto"/>
                </w:pPr>
              </w:pPrChange>
            </w:pPr>
            <w:del w:id="3465"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7DA0486E" w14:textId="3CA55FA8" w:rsidR="00C67657" w:rsidRPr="007D5167" w:rsidDel="00F1263F" w:rsidRDefault="00C67657" w:rsidP="00F1263F">
            <w:pPr>
              <w:pStyle w:val="AnnexAppendixTitle"/>
              <w:rPr>
                <w:del w:id="3466" w:author="Huang, Chengyu" w:date="2019-05-28T12:45:00Z"/>
                <w:rFonts w:cs="Segoe UI"/>
                <w:color w:val="000000"/>
                <w:sz w:val="12"/>
                <w:szCs w:val="12"/>
              </w:rPr>
              <w:pPrChange w:id="3467" w:author="Huang, Chengyu" w:date="2019-05-28T12:45:00Z">
                <w:pPr>
                  <w:autoSpaceDE w:val="0"/>
                  <w:autoSpaceDN w:val="0"/>
                  <w:adjustRightInd w:val="0"/>
                  <w:spacing w:line="240" w:lineRule="auto"/>
                </w:pPr>
              </w:pPrChange>
            </w:pPr>
            <w:del w:id="3468" w:author="Huang, Chengyu" w:date="2019-05-28T12:45:00Z">
              <w:r w:rsidRPr="007D5167" w:rsidDel="00F1263F">
                <w:rPr>
                  <w:rFonts w:cs="Segoe UI"/>
                  <w:color w:val="000000"/>
                  <w:sz w:val="12"/>
                  <w:szCs w:val="12"/>
                </w:rPr>
                <w:delText>Trinidad and Tobago</w:delText>
              </w:r>
            </w:del>
          </w:p>
        </w:tc>
        <w:tc>
          <w:tcPr>
            <w:tcW w:w="1032" w:type="dxa"/>
            <w:tcBorders>
              <w:top w:val="nil"/>
              <w:left w:val="single" w:sz="6" w:space="0" w:color="auto"/>
              <w:bottom w:val="nil"/>
              <w:right w:val="nil"/>
            </w:tcBorders>
          </w:tcPr>
          <w:p w14:paraId="0907B194" w14:textId="31395491" w:rsidR="00C67657" w:rsidRPr="007D5167" w:rsidDel="00F1263F" w:rsidRDefault="00C67657" w:rsidP="00F1263F">
            <w:pPr>
              <w:pStyle w:val="AnnexAppendixTitle"/>
              <w:rPr>
                <w:del w:id="3469" w:author="Huang, Chengyu" w:date="2019-05-28T12:45:00Z"/>
                <w:rFonts w:cs="Segoe UI"/>
                <w:color w:val="000000"/>
                <w:sz w:val="12"/>
                <w:szCs w:val="12"/>
              </w:rPr>
              <w:pPrChange w:id="3470" w:author="Huang, Chengyu" w:date="2019-05-28T12:45:00Z">
                <w:pPr>
                  <w:autoSpaceDE w:val="0"/>
                  <w:autoSpaceDN w:val="0"/>
                  <w:adjustRightInd w:val="0"/>
                  <w:spacing w:line="240" w:lineRule="auto"/>
                </w:pPr>
              </w:pPrChange>
            </w:pPr>
            <w:del w:id="3471"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073439EF" w14:textId="3BCC675A" w:rsidR="00C67657" w:rsidRPr="007D5167" w:rsidDel="00F1263F" w:rsidRDefault="00C67657" w:rsidP="00F1263F">
            <w:pPr>
              <w:pStyle w:val="AnnexAppendixTitle"/>
              <w:rPr>
                <w:del w:id="3472" w:author="Huang, Chengyu" w:date="2019-05-28T12:45:00Z"/>
                <w:rFonts w:cs="Segoe UI"/>
                <w:color w:val="000000"/>
                <w:sz w:val="12"/>
                <w:szCs w:val="12"/>
              </w:rPr>
              <w:pPrChange w:id="3473" w:author="Huang, Chengyu" w:date="2019-05-28T12:45:00Z">
                <w:pPr>
                  <w:autoSpaceDE w:val="0"/>
                  <w:autoSpaceDN w:val="0"/>
                  <w:adjustRightInd w:val="0"/>
                  <w:spacing w:line="240" w:lineRule="auto"/>
                </w:pPr>
              </w:pPrChange>
            </w:pPr>
            <w:del w:id="3474" w:author="Huang, Chengyu" w:date="2019-05-28T12:45:00Z">
              <w:r w:rsidRPr="007D5167" w:rsidDel="00F1263F">
                <w:rPr>
                  <w:rFonts w:cs="Segoe UI"/>
                  <w:color w:val="000000"/>
                  <w:sz w:val="12"/>
                  <w:szCs w:val="12"/>
                </w:rPr>
                <w:delText>Kenya</w:delText>
              </w:r>
            </w:del>
          </w:p>
        </w:tc>
      </w:tr>
      <w:tr w:rsidR="00C67657" w:rsidRPr="007D5167" w:rsidDel="00F1263F" w14:paraId="3A114C27" w14:textId="130344E2" w:rsidTr="00C67657">
        <w:trPr>
          <w:trHeight w:val="192"/>
          <w:del w:id="3475" w:author="Huang, Chengyu" w:date="2019-05-28T12:45:00Z"/>
        </w:trPr>
        <w:tc>
          <w:tcPr>
            <w:tcW w:w="886" w:type="dxa"/>
            <w:tcBorders>
              <w:top w:val="nil"/>
              <w:left w:val="nil"/>
              <w:bottom w:val="nil"/>
              <w:right w:val="nil"/>
            </w:tcBorders>
          </w:tcPr>
          <w:p w14:paraId="6D1B287F" w14:textId="2A92EC41" w:rsidR="00C67657" w:rsidRPr="007D5167" w:rsidDel="00F1263F" w:rsidRDefault="00C67657" w:rsidP="00F1263F">
            <w:pPr>
              <w:pStyle w:val="AnnexAppendixTitle"/>
              <w:rPr>
                <w:del w:id="3476" w:author="Huang, Chengyu" w:date="2019-05-28T12:45:00Z"/>
                <w:rFonts w:cs="Segoe UI"/>
                <w:color w:val="000000"/>
                <w:sz w:val="12"/>
                <w:szCs w:val="12"/>
              </w:rPr>
              <w:pPrChange w:id="3477" w:author="Huang, Chengyu" w:date="2019-05-28T12:45:00Z">
                <w:pPr>
                  <w:autoSpaceDE w:val="0"/>
                  <w:autoSpaceDN w:val="0"/>
                  <w:adjustRightInd w:val="0"/>
                  <w:spacing w:line="240" w:lineRule="auto"/>
                </w:pPr>
              </w:pPrChange>
            </w:pPr>
            <w:del w:id="3478"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45ED7284" w14:textId="45B641ED" w:rsidR="00C67657" w:rsidRPr="007D5167" w:rsidDel="00F1263F" w:rsidRDefault="00C67657" w:rsidP="00F1263F">
            <w:pPr>
              <w:pStyle w:val="AnnexAppendixTitle"/>
              <w:rPr>
                <w:del w:id="3479" w:author="Huang, Chengyu" w:date="2019-05-28T12:45:00Z"/>
                <w:rFonts w:cs="Segoe UI"/>
                <w:color w:val="000000"/>
                <w:sz w:val="12"/>
                <w:szCs w:val="12"/>
              </w:rPr>
              <w:pPrChange w:id="3480" w:author="Huang, Chengyu" w:date="2019-05-28T12:45:00Z">
                <w:pPr>
                  <w:autoSpaceDE w:val="0"/>
                  <w:autoSpaceDN w:val="0"/>
                  <w:adjustRightInd w:val="0"/>
                  <w:spacing w:line="240" w:lineRule="auto"/>
                </w:pPr>
              </w:pPrChange>
            </w:pPr>
            <w:del w:id="3481" w:author="Huang, Chengyu" w:date="2019-05-28T12:45:00Z">
              <w:r w:rsidRPr="007D5167" w:rsidDel="00F1263F">
                <w:rPr>
                  <w:rFonts w:cs="Segoe UI"/>
                  <w:color w:val="000000"/>
                  <w:sz w:val="12"/>
                  <w:szCs w:val="12"/>
                </w:rPr>
                <w:delText>Czech Republic</w:delText>
              </w:r>
            </w:del>
          </w:p>
        </w:tc>
        <w:tc>
          <w:tcPr>
            <w:tcW w:w="724" w:type="dxa"/>
            <w:tcBorders>
              <w:top w:val="nil"/>
              <w:left w:val="single" w:sz="6" w:space="0" w:color="auto"/>
              <w:bottom w:val="nil"/>
              <w:right w:val="nil"/>
            </w:tcBorders>
          </w:tcPr>
          <w:p w14:paraId="414F1ED3" w14:textId="720E41B6" w:rsidR="00C67657" w:rsidRPr="007D5167" w:rsidDel="00F1263F" w:rsidRDefault="00C67657" w:rsidP="00F1263F">
            <w:pPr>
              <w:pStyle w:val="AnnexAppendixTitle"/>
              <w:rPr>
                <w:del w:id="3482" w:author="Huang, Chengyu" w:date="2019-05-28T12:45:00Z"/>
                <w:rFonts w:cs="Segoe UI"/>
                <w:color w:val="000000"/>
                <w:sz w:val="12"/>
                <w:szCs w:val="12"/>
              </w:rPr>
              <w:pPrChange w:id="3483" w:author="Huang, Chengyu" w:date="2019-05-28T12:45:00Z">
                <w:pPr>
                  <w:autoSpaceDE w:val="0"/>
                  <w:autoSpaceDN w:val="0"/>
                  <w:adjustRightInd w:val="0"/>
                  <w:spacing w:line="240" w:lineRule="auto"/>
                </w:pPr>
              </w:pPrChange>
            </w:pPr>
            <w:del w:id="3484"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135E5B92" w14:textId="037AE77E" w:rsidR="00C67657" w:rsidRPr="007D5167" w:rsidDel="00F1263F" w:rsidRDefault="00C67657" w:rsidP="00F1263F">
            <w:pPr>
              <w:pStyle w:val="AnnexAppendixTitle"/>
              <w:rPr>
                <w:del w:id="3485" w:author="Huang, Chengyu" w:date="2019-05-28T12:45:00Z"/>
                <w:rFonts w:cs="Segoe UI"/>
                <w:color w:val="000000"/>
                <w:sz w:val="12"/>
                <w:szCs w:val="12"/>
              </w:rPr>
              <w:pPrChange w:id="3486" w:author="Huang, Chengyu" w:date="2019-05-28T12:45:00Z">
                <w:pPr>
                  <w:autoSpaceDE w:val="0"/>
                  <w:autoSpaceDN w:val="0"/>
                  <w:adjustRightInd w:val="0"/>
                  <w:spacing w:line="240" w:lineRule="auto"/>
                </w:pPr>
              </w:pPrChange>
            </w:pPr>
            <w:del w:id="3487" w:author="Huang, Chengyu" w:date="2019-05-28T12:45:00Z">
              <w:r w:rsidRPr="007D5167" w:rsidDel="00F1263F">
                <w:rPr>
                  <w:rFonts w:cs="Segoe UI"/>
                  <w:color w:val="000000"/>
                  <w:sz w:val="12"/>
                  <w:szCs w:val="12"/>
                </w:rPr>
                <w:delText>Caribbean</w:delText>
              </w:r>
            </w:del>
          </w:p>
        </w:tc>
        <w:tc>
          <w:tcPr>
            <w:tcW w:w="1032" w:type="dxa"/>
            <w:tcBorders>
              <w:top w:val="nil"/>
              <w:left w:val="single" w:sz="6" w:space="0" w:color="auto"/>
              <w:bottom w:val="nil"/>
              <w:right w:val="nil"/>
            </w:tcBorders>
          </w:tcPr>
          <w:p w14:paraId="25EBBE7E" w14:textId="7442653E" w:rsidR="00C67657" w:rsidRPr="007D5167" w:rsidDel="00F1263F" w:rsidRDefault="00C67657" w:rsidP="00F1263F">
            <w:pPr>
              <w:pStyle w:val="AnnexAppendixTitle"/>
              <w:rPr>
                <w:del w:id="3488" w:author="Huang, Chengyu" w:date="2019-05-28T12:45:00Z"/>
                <w:rFonts w:cs="Segoe UI"/>
                <w:color w:val="000000"/>
                <w:sz w:val="12"/>
                <w:szCs w:val="12"/>
              </w:rPr>
              <w:pPrChange w:id="3489" w:author="Huang, Chengyu" w:date="2019-05-28T12:45:00Z">
                <w:pPr>
                  <w:autoSpaceDE w:val="0"/>
                  <w:autoSpaceDN w:val="0"/>
                  <w:adjustRightInd w:val="0"/>
                  <w:spacing w:line="240" w:lineRule="auto"/>
                </w:pPr>
              </w:pPrChange>
            </w:pPr>
            <w:del w:id="3490"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FF7A211" w14:textId="66242098" w:rsidR="00C67657" w:rsidRPr="007D5167" w:rsidDel="00F1263F" w:rsidRDefault="00C67657" w:rsidP="00F1263F">
            <w:pPr>
              <w:pStyle w:val="AnnexAppendixTitle"/>
              <w:rPr>
                <w:del w:id="3491" w:author="Huang, Chengyu" w:date="2019-05-28T12:45:00Z"/>
                <w:rFonts w:cs="Segoe UI"/>
                <w:color w:val="000000"/>
                <w:sz w:val="12"/>
                <w:szCs w:val="12"/>
              </w:rPr>
              <w:pPrChange w:id="3492" w:author="Huang, Chengyu" w:date="2019-05-28T12:45:00Z">
                <w:pPr>
                  <w:autoSpaceDE w:val="0"/>
                  <w:autoSpaceDN w:val="0"/>
                  <w:adjustRightInd w:val="0"/>
                  <w:spacing w:line="240" w:lineRule="auto"/>
                </w:pPr>
              </w:pPrChange>
            </w:pPr>
            <w:del w:id="3493" w:author="Huang, Chengyu" w:date="2019-05-28T12:45:00Z">
              <w:r w:rsidRPr="007D5167" w:rsidDel="00F1263F">
                <w:rPr>
                  <w:rFonts w:cs="Segoe UI"/>
                  <w:color w:val="000000"/>
                  <w:sz w:val="12"/>
                  <w:szCs w:val="12"/>
                </w:rPr>
                <w:delText>Madagascar</w:delText>
              </w:r>
            </w:del>
          </w:p>
        </w:tc>
      </w:tr>
      <w:tr w:rsidR="00C67657" w:rsidRPr="007D5167" w:rsidDel="00F1263F" w14:paraId="044D812C" w14:textId="06FFC744" w:rsidTr="00C67657">
        <w:trPr>
          <w:trHeight w:val="192"/>
          <w:del w:id="3494" w:author="Huang, Chengyu" w:date="2019-05-28T12:45:00Z"/>
        </w:trPr>
        <w:tc>
          <w:tcPr>
            <w:tcW w:w="886" w:type="dxa"/>
            <w:tcBorders>
              <w:top w:val="nil"/>
              <w:left w:val="nil"/>
              <w:bottom w:val="nil"/>
              <w:right w:val="nil"/>
            </w:tcBorders>
          </w:tcPr>
          <w:p w14:paraId="44A3562D" w14:textId="77A2CD12" w:rsidR="00C67657" w:rsidRPr="007D5167" w:rsidDel="00F1263F" w:rsidRDefault="00C67657" w:rsidP="00F1263F">
            <w:pPr>
              <w:pStyle w:val="AnnexAppendixTitle"/>
              <w:rPr>
                <w:del w:id="3495" w:author="Huang, Chengyu" w:date="2019-05-28T12:45:00Z"/>
                <w:rFonts w:cs="Segoe UI"/>
                <w:color w:val="000000"/>
                <w:sz w:val="12"/>
                <w:szCs w:val="12"/>
              </w:rPr>
              <w:pPrChange w:id="3496" w:author="Huang, Chengyu" w:date="2019-05-28T12:45:00Z">
                <w:pPr>
                  <w:autoSpaceDE w:val="0"/>
                  <w:autoSpaceDN w:val="0"/>
                  <w:adjustRightInd w:val="0"/>
                  <w:spacing w:line="240" w:lineRule="auto"/>
                </w:pPr>
              </w:pPrChange>
            </w:pPr>
            <w:del w:id="3497"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492DC64D" w14:textId="58945CD6" w:rsidR="00C67657" w:rsidRPr="007D5167" w:rsidDel="00F1263F" w:rsidRDefault="00C67657" w:rsidP="00F1263F">
            <w:pPr>
              <w:pStyle w:val="AnnexAppendixTitle"/>
              <w:rPr>
                <w:del w:id="3498" w:author="Huang, Chengyu" w:date="2019-05-28T12:45:00Z"/>
                <w:rFonts w:cs="Segoe UI"/>
                <w:color w:val="000000"/>
                <w:sz w:val="12"/>
                <w:szCs w:val="12"/>
              </w:rPr>
              <w:pPrChange w:id="3499" w:author="Huang, Chengyu" w:date="2019-05-28T12:45:00Z">
                <w:pPr>
                  <w:autoSpaceDE w:val="0"/>
                  <w:autoSpaceDN w:val="0"/>
                  <w:adjustRightInd w:val="0"/>
                  <w:spacing w:line="240" w:lineRule="auto"/>
                </w:pPr>
              </w:pPrChange>
            </w:pPr>
            <w:del w:id="3500" w:author="Huang, Chengyu" w:date="2019-05-28T12:45:00Z">
              <w:r w:rsidRPr="007D5167" w:rsidDel="00F1263F">
                <w:rPr>
                  <w:rFonts w:cs="Segoe UI"/>
                  <w:color w:val="000000"/>
                  <w:sz w:val="12"/>
                  <w:szCs w:val="12"/>
                </w:rPr>
                <w:delText>Denmark</w:delText>
              </w:r>
            </w:del>
          </w:p>
        </w:tc>
        <w:tc>
          <w:tcPr>
            <w:tcW w:w="724" w:type="dxa"/>
            <w:tcBorders>
              <w:top w:val="nil"/>
              <w:left w:val="single" w:sz="6" w:space="0" w:color="auto"/>
              <w:bottom w:val="nil"/>
              <w:right w:val="nil"/>
            </w:tcBorders>
          </w:tcPr>
          <w:p w14:paraId="7C1D5C86" w14:textId="6034447A" w:rsidR="00C67657" w:rsidRPr="007D5167" w:rsidDel="00F1263F" w:rsidRDefault="00C67657" w:rsidP="00F1263F">
            <w:pPr>
              <w:pStyle w:val="AnnexAppendixTitle"/>
              <w:rPr>
                <w:del w:id="3501" w:author="Huang, Chengyu" w:date="2019-05-28T12:45:00Z"/>
                <w:rFonts w:cs="Segoe UI"/>
                <w:color w:val="000000"/>
                <w:sz w:val="12"/>
                <w:szCs w:val="12"/>
              </w:rPr>
              <w:pPrChange w:id="3502" w:author="Huang, Chengyu" w:date="2019-05-28T12:45:00Z">
                <w:pPr>
                  <w:autoSpaceDE w:val="0"/>
                  <w:autoSpaceDN w:val="0"/>
                  <w:adjustRightInd w:val="0"/>
                  <w:spacing w:line="240" w:lineRule="auto"/>
                </w:pPr>
              </w:pPrChange>
            </w:pPr>
            <w:del w:id="3503"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0D7377BF" w14:textId="7254F5EA" w:rsidR="00C67657" w:rsidRPr="007D5167" w:rsidDel="00F1263F" w:rsidRDefault="00C67657" w:rsidP="00F1263F">
            <w:pPr>
              <w:pStyle w:val="AnnexAppendixTitle"/>
              <w:rPr>
                <w:del w:id="3504" w:author="Huang, Chengyu" w:date="2019-05-28T12:45:00Z"/>
                <w:rFonts w:cs="Segoe UI"/>
                <w:color w:val="000000"/>
                <w:sz w:val="12"/>
                <w:szCs w:val="12"/>
              </w:rPr>
              <w:pPrChange w:id="3505" w:author="Huang, Chengyu" w:date="2019-05-28T12:45:00Z">
                <w:pPr>
                  <w:autoSpaceDE w:val="0"/>
                  <w:autoSpaceDN w:val="0"/>
                  <w:adjustRightInd w:val="0"/>
                  <w:spacing w:line="240" w:lineRule="auto"/>
                </w:pPr>
              </w:pPrChange>
            </w:pPr>
            <w:del w:id="3506" w:author="Huang, Chengyu" w:date="2019-05-28T12:45:00Z">
              <w:r w:rsidRPr="007D5167" w:rsidDel="00F1263F">
                <w:rPr>
                  <w:rFonts w:cs="Segoe UI"/>
                  <w:color w:val="000000"/>
                  <w:sz w:val="12"/>
                  <w:szCs w:val="12"/>
                </w:rPr>
                <w:delText>United Kingdom</w:delText>
              </w:r>
            </w:del>
          </w:p>
        </w:tc>
        <w:tc>
          <w:tcPr>
            <w:tcW w:w="1032" w:type="dxa"/>
            <w:tcBorders>
              <w:top w:val="nil"/>
              <w:left w:val="single" w:sz="6" w:space="0" w:color="auto"/>
              <w:bottom w:val="nil"/>
              <w:right w:val="nil"/>
            </w:tcBorders>
          </w:tcPr>
          <w:p w14:paraId="21C57FA1" w14:textId="63F1B29B" w:rsidR="00C67657" w:rsidRPr="007D5167" w:rsidDel="00F1263F" w:rsidRDefault="00C67657" w:rsidP="00F1263F">
            <w:pPr>
              <w:pStyle w:val="AnnexAppendixTitle"/>
              <w:rPr>
                <w:del w:id="3507" w:author="Huang, Chengyu" w:date="2019-05-28T12:45:00Z"/>
                <w:rFonts w:cs="Segoe UI"/>
                <w:color w:val="000000"/>
                <w:sz w:val="12"/>
                <w:szCs w:val="12"/>
              </w:rPr>
              <w:pPrChange w:id="3508" w:author="Huang, Chengyu" w:date="2019-05-28T12:45:00Z">
                <w:pPr>
                  <w:autoSpaceDE w:val="0"/>
                  <w:autoSpaceDN w:val="0"/>
                  <w:adjustRightInd w:val="0"/>
                  <w:spacing w:line="240" w:lineRule="auto"/>
                </w:pPr>
              </w:pPrChange>
            </w:pPr>
            <w:del w:id="3509"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0BE0188" w14:textId="0AB61993" w:rsidR="00C67657" w:rsidRPr="007D5167" w:rsidDel="00F1263F" w:rsidRDefault="00C67657" w:rsidP="00F1263F">
            <w:pPr>
              <w:pStyle w:val="AnnexAppendixTitle"/>
              <w:rPr>
                <w:del w:id="3510" w:author="Huang, Chengyu" w:date="2019-05-28T12:45:00Z"/>
                <w:rFonts w:cs="Segoe UI"/>
                <w:color w:val="000000"/>
                <w:sz w:val="12"/>
                <w:szCs w:val="12"/>
              </w:rPr>
              <w:pPrChange w:id="3511" w:author="Huang, Chengyu" w:date="2019-05-28T12:45:00Z">
                <w:pPr>
                  <w:autoSpaceDE w:val="0"/>
                  <w:autoSpaceDN w:val="0"/>
                  <w:adjustRightInd w:val="0"/>
                  <w:spacing w:line="240" w:lineRule="auto"/>
                </w:pPr>
              </w:pPrChange>
            </w:pPr>
            <w:del w:id="3512" w:author="Huang, Chengyu" w:date="2019-05-28T12:45:00Z">
              <w:r w:rsidRPr="007D5167" w:rsidDel="00F1263F">
                <w:rPr>
                  <w:rFonts w:cs="Segoe UI"/>
                  <w:color w:val="000000"/>
                  <w:sz w:val="12"/>
                  <w:szCs w:val="12"/>
                </w:rPr>
                <w:delText>Malawi</w:delText>
              </w:r>
            </w:del>
          </w:p>
        </w:tc>
      </w:tr>
      <w:tr w:rsidR="00C67657" w:rsidRPr="007D5167" w:rsidDel="00F1263F" w14:paraId="1162676E" w14:textId="41AAD5BA" w:rsidTr="00C67657">
        <w:trPr>
          <w:trHeight w:val="192"/>
          <w:del w:id="3513" w:author="Huang, Chengyu" w:date="2019-05-28T12:45:00Z"/>
        </w:trPr>
        <w:tc>
          <w:tcPr>
            <w:tcW w:w="886" w:type="dxa"/>
            <w:tcBorders>
              <w:top w:val="nil"/>
              <w:left w:val="nil"/>
              <w:bottom w:val="nil"/>
              <w:right w:val="nil"/>
            </w:tcBorders>
          </w:tcPr>
          <w:p w14:paraId="2C612264" w14:textId="2565501C" w:rsidR="00C67657" w:rsidRPr="007D5167" w:rsidDel="00F1263F" w:rsidRDefault="00C67657" w:rsidP="00F1263F">
            <w:pPr>
              <w:pStyle w:val="AnnexAppendixTitle"/>
              <w:rPr>
                <w:del w:id="3514" w:author="Huang, Chengyu" w:date="2019-05-28T12:45:00Z"/>
                <w:rFonts w:cs="Segoe UI"/>
                <w:color w:val="000000"/>
                <w:sz w:val="12"/>
                <w:szCs w:val="12"/>
              </w:rPr>
              <w:pPrChange w:id="3515" w:author="Huang, Chengyu" w:date="2019-05-28T12:45:00Z">
                <w:pPr>
                  <w:autoSpaceDE w:val="0"/>
                  <w:autoSpaceDN w:val="0"/>
                  <w:adjustRightInd w:val="0"/>
                  <w:spacing w:line="240" w:lineRule="auto"/>
                </w:pPr>
              </w:pPrChange>
            </w:pPr>
            <w:del w:id="3516"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25713304" w14:textId="4E2FCCF4" w:rsidR="00C67657" w:rsidRPr="007D5167" w:rsidDel="00F1263F" w:rsidRDefault="00C67657" w:rsidP="00F1263F">
            <w:pPr>
              <w:pStyle w:val="AnnexAppendixTitle"/>
              <w:rPr>
                <w:del w:id="3517" w:author="Huang, Chengyu" w:date="2019-05-28T12:45:00Z"/>
                <w:rFonts w:cs="Segoe UI"/>
                <w:color w:val="000000"/>
                <w:sz w:val="12"/>
                <w:szCs w:val="12"/>
              </w:rPr>
              <w:pPrChange w:id="3518" w:author="Huang, Chengyu" w:date="2019-05-28T12:45:00Z">
                <w:pPr>
                  <w:autoSpaceDE w:val="0"/>
                  <w:autoSpaceDN w:val="0"/>
                  <w:adjustRightInd w:val="0"/>
                  <w:spacing w:line="240" w:lineRule="auto"/>
                </w:pPr>
              </w:pPrChange>
            </w:pPr>
            <w:del w:id="3519" w:author="Huang, Chengyu" w:date="2019-05-28T12:45:00Z">
              <w:r w:rsidRPr="007D5167" w:rsidDel="00F1263F">
                <w:rPr>
                  <w:rFonts w:cs="Segoe UI"/>
                  <w:color w:val="000000"/>
                  <w:sz w:val="12"/>
                  <w:szCs w:val="12"/>
                </w:rPr>
                <w:delText>Estonia</w:delText>
              </w:r>
            </w:del>
          </w:p>
        </w:tc>
        <w:tc>
          <w:tcPr>
            <w:tcW w:w="724" w:type="dxa"/>
            <w:tcBorders>
              <w:top w:val="nil"/>
              <w:left w:val="single" w:sz="6" w:space="0" w:color="auto"/>
              <w:bottom w:val="nil"/>
              <w:right w:val="nil"/>
            </w:tcBorders>
          </w:tcPr>
          <w:p w14:paraId="02BEEE62" w14:textId="3547D375" w:rsidR="00C67657" w:rsidRPr="007D5167" w:rsidDel="00F1263F" w:rsidRDefault="00C67657" w:rsidP="00F1263F">
            <w:pPr>
              <w:pStyle w:val="AnnexAppendixTitle"/>
              <w:rPr>
                <w:del w:id="3520" w:author="Huang, Chengyu" w:date="2019-05-28T12:45:00Z"/>
                <w:rFonts w:cs="Segoe UI"/>
                <w:color w:val="000000"/>
                <w:sz w:val="12"/>
                <w:szCs w:val="12"/>
              </w:rPr>
              <w:pPrChange w:id="3521" w:author="Huang, Chengyu" w:date="2019-05-28T12:45:00Z">
                <w:pPr>
                  <w:autoSpaceDE w:val="0"/>
                  <w:autoSpaceDN w:val="0"/>
                  <w:adjustRightInd w:val="0"/>
                  <w:spacing w:line="240" w:lineRule="auto"/>
                </w:pPr>
              </w:pPrChange>
            </w:pPr>
            <w:del w:id="3522"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71CBD57A" w14:textId="3ED01E2E" w:rsidR="00C67657" w:rsidRPr="007D5167" w:rsidDel="00F1263F" w:rsidRDefault="00C67657" w:rsidP="00F1263F">
            <w:pPr>
              <w:pStyle w:val="AnnexAppendixTitle"/>
              <w:rPr>
                <w:del w:id="3523" w:author="Huang, Chengyu" w:date="2019-05-28T12:45:00Z"/>
                <w:rFonts w:cs="Segoe UI"/>
                <w:color w:val="000000"/>
                <w:sz w:val="12"/>
                <w:szCs w:val="12"/>
              </w:rPr>
              <w:pPrChange w:id="3524" w:author="Huang, Chengyu" w:date="2019-05-28T12:45:00Z">
                <w:pPr>
                  <w:autoSpaceDE w:val="0"/>
                  <w:autoSpaceDN w:val="0"/>
                  <w:adjustRightInd w:val="0"/>
                  <w:spacing w:line="240" w:lineRule="auto"/>
                </w:pPr>
              </w:pPrChange>
            </w:pPr>
            <w:del w:id="3525" w:author="Huang, Chengyu" w:date="2019-05-28T12:45:00Z">
              <w:r w:rsidRPr="007D5167" w:rsidDel="00F1263F">
                <w:rPr>
                  <w:rFonts w:cs="Segoe UI"/>
                  <w:color w:val="000000"/>
                  <w:sz w:val="12"/>
                  <w:szCs w:val="12"/>
                </w:rPr>
                <w:delText>Switzerland</w:delText>
              </w:r>
            </w:del>
          </w:p>
        </w:tc>
        <w:tc>
          <w:tcPr>
            <w:tcW w:w="1032" w:type="dxa"/>
            <w:tcBorders>
              <w:top w:val="nil"/>
              <w:left w:val="single" w:sz="6" w:space="0" w:color="auto"/>
              <w:bottom w:val="nil"/>
              <w:right w:val="nil"/>
            </w:tcBorders>
          </w:tcPr>
          <w:p w14:paraId="33C9AC26" w14:textId="3669256B" w:rsidR="00C67657" w:rsidRPr="007D5167" w:rsidDel="00F1263F" w:rsidRDefault="00C67657" w:rsidP="00F1263F">
            <w:pPr>
              <w:pStyle w:val="AnnexAppendixTitle"/>
              <w:rPr>
                <w:del w:id="3526" w:author="Huang, Chengyu" w:date="2019-05-28T12:45:00Z"/>
                <w:rFonts w:cs="Segoe UI"/>
                <w:color w:val="000000"/>
                <w:sz w:val="12"/>
                <w:szCs w:val="12"/>
              </w:rPr>
              <w:pPrChange w:id="3527" w:author="Huang, Chengyu" w:date="2019-05-28T12:45:00Z">
                <w:pPr>
                  <w:autoSpaceDE w:val="0"/>
                  <w:autoSpaceDN w:val="0"/>
                  <w:adjustRightInd w:val="0"/>
                  <w:spacing w:line="240" w:lineRule="auto"/>
                </w:pPr>
              </w:pPrChange>
            </w:pPr>
            <w:del w:id="3528"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5ADDFDE7" w14:textId="2E45AA81" w:rsidR="00C67657" w:rsidRPr="007D5167" w:rsidDel="00F1263F" w:rsidRDefault="00C67657" w:rsidP="00F1263F">
            <w:pPr>
              <w:pStyle w:val="AnnexAppendixTitle"/>
              <w:rPr>
                <w:del w:id="3529" w:author="Huang, Chengyu" w:date="2019-05-28T12:45:00Z"/>
                <w:rFonts w:cs="Segoe UI"/>
                <w:color w:val="000000"/>
                <w:sz w:val="12"/>
                <w:szCs w:val="12"/>
              </w:rPr>
              <w:pPrChange w:id="3530" w:author="Huang, Chengyu" w:date="2019-05-28T12:45:00Z">
                <w:pPr>
                  <w:autoSpaceDE w:val="0"/>
                  <w:autoSpaceDN w:val="0"/>
                  <w:adjustRightInd w:val="0"/>
                  <w:spacing w:line="240" w:lineRule="auto"/>
                </w:pPr>
              </w:pPrChange>
            </w:pPr>
            <w:del w:id="3531" w:author="Huang, Chengyu" w:date="2019-05-28T12:45:00Z">
              <w:r w:rsidRPr="007D5167" w:rsidDel="00F1263F">
                <w:rPr>
                  <w:rFonts w:cs="Segoe UI"/>
                  <w:color w:val="000000"/>
                  <w:sz w:val="12"/>
                  <w:szCs w:val="12"/>
                </w:rPr>
                <w:delText>Mauritius</w:delText>
              </w:r>
            </w:del>
          </w:p>
        </w:tc>
      </w:tr>
      <w:tr w:rsidR="00C67657" w:rsidRPr="007D5167" w:rsidDel="00F1263F" w14:paraId="319D69AE" w14:textId="7F6607D9" w:rsidTr="00C67657">
        <w:trPr>
          <w:trHeight w:val="192"/>
          <w:del w:id="3532" w:author="Huang, Chengyu" w:date="2019-05-28T12:45:00Z"/>
        </w:trPr>
        <w:tc>
          <w:tcPr>
            <w:tcW w:w="886" w:type="dxa"/>
            <w:tcBorders>
              <w:top w:val="nil"/>
              <w:left w:val="nil"/>
              <w:bottom w:val="nil"/>
              <w:right w:val="nil"/>
            </w:tcBorders>
          </w:tcPr>
          <w:p w14:paraId="072698A4" w14:textId="20078591" w:rsidR="00C67657" w:rsidRPr="007D5167" w:rsidDel="00F1263F" w:rsidRDefault="00C67657" w:rsidP="00F1263F">
            <w:pPr>
              <w:pStyle w:val="AnnexAppendixTitle"/>
              <w:rPr>
                <w:del w:id="3533" w:author="Huang, Chengyu" w:date="2019-05-28T12:45:00Z"/>
                <w:rFonts w:cs="Segoe UI"/>
                <w:color w:val="000000"/>
                <w:sz w:val="12"/>
                <w:szCs w:val="12"/>
              </w:rPr>
              <w:pPrChange w:id="3534" w:author="Huang, Chengyu" w:date="2019-05-28T12:45:00Z">
                <w:pPr>
                  <w:autoSpaceDE w:val="0"/>
                  <w:autoSpaceDN w:val="0"/>
                  <w:adjustRightInd w:val="0"/>
                  <w:spacing w:line="240" w:lineRule="auto"/>
                </w:pPr>
              </w:pPrChange>
            </w:pPr>
            <w:del w:id="3535"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6EBA8F76" w14:textId="020C60D1" w:rsidR="00C67657" w:rsidRPr="007D5167" w:rsidDel="00F1263F" w:rsidRDefault="00C67657" w:rsidP="00F1263F">
            <w:pPr>
              <w:pStyle w:val="AnnexAppendixTitle"/>
              <w:rPr>
                <w:del w:id="3536" w:author="Huang, Chengyu" w:date="2019-05-28T12:45:00Z"/>
                <w:rFonts w:cs="Segoe UI"/>
                <w:color w:val="000000"/>
                <w:sz w:val="12"/>
                <w:szCs w:val="12"/>
              </w:rPr>
              <w:pPrChange w:id="3537" w:author="Huang, Chengyu" w:date="2019-05-28T12:45:00Z">
                <w:pPr>
                  <w:autoSpaceDE w:val="0"/>
                  <w:autoSpaceDN w:val="0"/>
                  <w:adjustRightInd w:val="0"/>
                  <w:spacing w:line="240" w:lineRule="auto"/>
                </w:pPr>
              </w:pPrChange>
            </w:pPr>
            <w:del w:id="3538" w:author="Huang, Chengyu" w:date="2019-05-28T12:45:00Z">
              <w:r w:rsidRPr="007D5167" w:rsidDel="00F1263F">
                <w:rPr>
                  <w:rFonts w:cs="Segoe UI"/>
                  <w:color w:val="000000"/>
                  <w:sz w:val="12"/>
                  <w:szCs w:val="12"/>
                </w:rPr>
                <w:delText>Finland</w:delText>
              </w:r>
            </w:del>
          </w:p>
        </w:tc>
        <w:tc>
          <w:tcPr>
            <w:tcW w:w="724" w:type="dxa"/>
            <w:tcBorders>
              <w:top w:val="nil"/>
              <w:left w:val="single" w:sz="6" w:space="0" w:color="auto"/>
              <w:bottom w:val="nil"/>
              <w:right w:val="nil"/>
            </w:tcBorders>
          </w:tcPr>
          <w:p w14:paraId="061E9170" w14:textId="616C9238" w:rsidR="00C67657" w:rsidRPr="007D5167" w:rsidDel="00F1263F" w:rsidRDefault="00C67657" w:rsidP="00F1263F">
            <w:pPr>
              <w:pStyle w:val="AnnexAppendixTitle"/>
              <w:rPr>
                <w:del w:id="3539" w:author="Huang, Chengyu" w:date="2019-05-28T12:45:00Z"/>
                <w:rFonts w:cs="Segoe UI"/>
                <w:color w:val="000000"/>
                <w:sz w:val="12"/>
                <w:szCs w:val="12"/>
              </w:rPr>
              <w:pPrChange w:id="3540" w:author="Huang, Chengyu" w:date="2019-05-28T12:45:00Z">
                <w:pPr>
                  <w:autoSpaceDE w:val="0"/>
                  <w:autoSpaceDN w:val="0"/>
                  <w:adjustRightInd w:val="0"/>
                  <w:spacing w:line="240" w:lineRule="auto"/>
                </w:pPr>
              </w:pPrChange>
            </w:pPr>
            <w:del w:id="3541"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DBE3AFF" w14:textId="310756B5" w:rsidR="00C67657" w:rsidRPr="007D5167" w:rsidDel="00F1263F" w:rsidRDefault="00C67657" w:rsidP="00F1263F">
            <w:pPr>
              <w:pStyle w:val="AnnexAppendixTitle"/>
              <w:rPr>
                <w:del w:id="3542" w:author="Huang, Chengyu" w:date="2019-05-28T12:45:00Z"/>
                <w:rFonts w:cs="Segoe UI"/>
                <w:color w:val="000000"/>
                <w:sz w:val="12"/>
                <w:szCs w:val="12"/>
              </w:rPr>
              <w:pPrChange w:id="3543" w:author="Huang, Chengyu" w:date="2019-05-28T12:45:00Z">
                <w:pPr>
                  <w:autoSpaceDE w:val="0"/>
                  <w:autoSpaceDN w:val="0"/>
                  <w:adjustRightInd w:val="0"/>
                  <w:spacing w:line="240" w:lineRule="auto"/>
                </w:pPr>
              </w:pPrChange>
            </w:pPr>
            <w:del w:id="3544" w:author="Huang, Chengyu" w:date="2019-05-28T12:45:00Z">
              <w:r w:rsidRPr="007D5167" w:rsidDel="00F1263F">
                <w:rPr>
                  <w:rFonts w:cs="Segoe UI"/>
                  <w:color w:val="000000"/>
                  <w:sz w:val="12"/>
                  <w:szCs w:val="12"/>
                </w:rPr>
                <w:delText>Norway</w:delText>
              </w:r>
            </w:del>
          </w:p>
        </w:tc>
        <w:tc>
          <w:tcPr>
            <w:tcW w:w="1032" w:type="dxa"/>
            <w:tcBorders>
              <w:top w:val="nil"/>
              <w:left w:val="single" w:sz="6" w:space="0" w:color="auto"/>
              <w:bottom w:val="nil"/>
              <w:right w:val="nil"/>
            </w:tcBorders>
          </w:tcPr>
          <w:p w14:paraId="65EA2326" w14:textId="7969E4B3" w:rsidR="00C67657" w:rsidRPr="007D5167" w:rsidDel="00F1263F" w:rsidRDefault="00C67657" w:rsidP="00F1263F">
            <w:pPr>
              <w:pStyle w:val="AnnexAppendixTitle"/>
              <w:rPr>
                <w:del w:id="3545" w:author="Huang, Chengyu" w:date="2019-05-28T12:45:00Z"/>
                <w:rFonts w:cs="Segoe UI"/>
                <w:color w:val="000000"/>
                <w:sz w:val="12"/>
                <w:szCs w:val="12"/>
              </w:rPr>
              <w:pPrChange w:id="3546" w:author="Huang, Chengyu" w:date="2019-05-28T12:45:00Z">
                <w:pPr>
                  <w:autoSpaceDE w:val="0"/>
                  <w:autoSpaceDN w:val="0"/>
                  <w:adjustRightInd w:val="0"/>
                  <w:spacing w:line="240" w:lineRule="auto"/>
                </w:pPr>
              </w:pPrChange>
            </w:pPr>
            <w:del w:id="3547"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625352D4" w14:textId="7F1262D2" w:rsidR="00C67657" w:rsidRPr="007D5167" w:rsidDel="00F1263F" w:rsidRDefault="00C67657" w:rsidP="00F1263F">
            <w:pPr>
              <w:pStyle w:val="AnnexAppendixTitle"/>
              <w:rPr>
                <w:del w:id="3548" w:author="Huang, Chengyu" w:date="2019-05-28T12:45:00Z"/>
                <w:rFonts w:cs="Segoe UI"/>
                <w:color w:val="000000"/>
                <w:sz w:val="12"/>
                <w:szCs w:val="12"/>
              </w:rPr>
              <w:pPrChange w:id="3549" w:author="Huang, Chengyu" w:date="2019-05-28T12:45:00Z">
                <w:pPr>
                  <w:autoSpaceDE w:val="0"/>
                  <w:autoSpaceDN w:val="0"/>
                  <w:adjustRightInd w:val="0"/>
                  <w:spacing w:line="240" w:lineRule="auto"/>
                </w:pPr>
              </w:pPrChange>
            </w:pPr>
            <w:del w:id="3550" w:author="Huang, Chengyu" w:date="2019-05-28T12:45:00Z">
              <w:r w:rsidRPr="007D5167" w:rsidDel="00F1263F">
                <w:rPr>
                  <w:rFonts w:cs="Segoe UI"/>
                  <w:color w:val="000000"/>
                  <w:sz w:val="12"/>
                  <w:szCs w:val="12"/>
                </w:rPr>
                <w:delText>Mozambique</w:delText>
              </w:r>
            </w:del>
          </w:p>
        </w:tc>
      </w:tr>
      <w:tr w:rsidR="00C67657" w:rsidRPr="007D5167" w:rsidDel="00F1263F" w14:paraId="3961CA87" w14:textId="38EF9A6C" w:rsidTr="00C67657">
        <w:trPr>
          <w:trHeight w:val="192"/>
          <w:del w:id="3551" w:author="Huang, Chengyu" w:date="2019-05-28T12:45:00Z"/>
        </w:trPr>
        <w:tc>
          <w:tcPr>
            <w:tcW w:w="886" w:type="dxa"/>
            <w:tcBorders>
              <w:top w:val="nil"/>
              <w:left w:val="nil"/>
              <w:bottom w:val="nil"/>
              <w:right w:val="nil"/>
            </w:tcBorders>
          </w:tcPr>
          <w:p w14:paraId="7EEC09CE" w14:textId="4F963B46" w:rsidR="00C67657" w:rsidRPr="007D5167" w:rsidDel="00F1263F" w:rsidRDefault="00C67657" w:rsidP="00F1263F">
            <w:pPr>
              <w:pStyle w:val="AnnexAppendixTitle"/>
              <w:rPr>
                <w:del w:id="3552" w:author="Huang, Chengyu" w:date="2019-05-28T12:45:00Z"/>
                <w:rFonts w:cs="Segoe UI"/>
                <w:color w:val="000000"/>
                <w:sz w:val="12"/>
                <w:szCs w:val="12"/>
              </w:rPr>
              <w:pPrChange w:id="3553" w:author="Huang, Chengyu" w:date="2019-05-28T12:45:00Z">
                <w:pPr>
                  <w:autoSpaceDE w:val="0"/>
                  <w:autoSpaceDN w:val="0"/>
                  <w:adjustRightInd w:val="0"/>
                  <w:spacing w:line="240" w:lineRule="auto"/>
                </w:pPr>
              </w:pPrChange>
            </w:pPr>
            <w:del w:id="3554"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40411C9F" w14:textId="57355D43" w:rsidR="00C67657" w:rsidRPr="007D5167" w:rsidDel="00F1263F" w:rsidRDefault="00C67657" w:rsidP="00F1263F">
            <w:pPr>
              <w:pStyle w:val="AnnexAppendixTitle"/>
              <w:rPr>
                <w:del w:id="3555" w:author="Huang, Chengyu" w:date="2019-05-28T12:45:00Z"/>
                <w:rFonts w:cs="Segoe UI"/>
                <w:color w:val="000000"/>
                <w:sz w:val="12"/>
                <w:szCs w:val="12"/>
              </w:rPr>
              <w:pPrChange w:id="3556" w:author="Huang, Chengyu" w:date="2019-05-28T12:45:00Z">
                <w:pPr>
                  <w:autoSpaceDE w:val="0"/>
                  <w:autoSpaceDN w:val="0"/>
                  <w:adjustRightInd w:val="0"/>
                  <w:spacing w:line="240" w:lineRule="auto"/>
                </w:pPr>
              </w:pPrChange>
            </w:pPr>
            <w:del w:id="3557" w:author="Huang, Chengyu" w:date="2019-05-28T12:45:00Z">
              <w:r w:rsidRPr="007D5167" w:rsidDel="00F1263F">
                <w:rPr>
                  <w:rFonts w:cs="Segoe UI"/>
                  <w:color w:val="000000"/>
                  <w:sz w:val="12"/>
                  <w:szCs w:val="12"/>
                </w:rPr>
                <w:delText>France</w:delText>
              </w:r>
            </w:del>
          </w:p>
        </w:tc>
        <w:tc>
          <w:tcPr>
            <w:tcW w:w="724" w:type="dxa"/>
            <w:tcBorders>
              <w:top w:val="nil"/>
              <w:left w:val="single" w:sz="6" w:space="0" w:color="auto"/>
              <w:bottom w:val="nil"/>
              <w:right w:val="nil"/>
            </w:tcBorders>
          </w:tcPr>
          <w:p w14:paraId="1CF3D21C" w14:textId="18CBBAE5" w:rsidR="00C67657" w:rsidRPr="007D5167" w:rsidDel="00F1263F" w:rsidRDefault="00C67657" w:rsidP="00F1263F">
            <w:pPr>
              <w:pStyle w:val="AnnexAppendixTitle"/>
              <w:rPr>
                <w:del w:id="3558" w:author="Huang, Chengyu" w:date="2019-05-28T12:45:00Z"/>
                <w:rFonts w:cs="Segoe UI"/>
                <w:color w:val="000000"/>
                <w:sz w:val="12"/>
                <w:szCs w:val="12"/>
              </w:rPr>
              <w:pPrChange w:id="3559" w:author="Huang, Chengyu" w:date="2019-05-28T12:45:00Z">
                <w:pPr>
                  <w:autoSpaceDE w:val="0"/>
                  <w:autoSpaceDN w:val="0"/>
                  <w:adjustRightInd w:val="0"/>
                  <w:spacing w:line="240" w:lineRule="auto"/>
                </w:pPr>
              </w:pPrChange>
            </w:pPr>
            <w:del w:id="3560"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0D0478D" w14:textId="1F41AB74" w:rsidR="00C67657" w:rsidRPr="007D5167" w:rsidDel="00F1263F" w:rsidRDefault="00C67657" w:rsidP="00F1263F">
            <w:pPr>
              <w:pStyle w:val="AnnexAppendixTitle"/>
              <w:rPr>
                <w:del w:id="3561" w:author="Huang, Chengyu" w:date="2019-05-28T12:45:00Z"/>
                <w:rFonts w:cs="Segoe UI"/>
                <w:color w:val="000000"/>
                <w:sz w:val="12"/>
                <w:szCs w:val="12"/>
              </w:rPr>
              <w:pPrChange w:id="3562" w:author="Huang, Chengyu" w:date="2019-05-28T12:45:00Z">
                <w:pPr>
                  <w:autoSpaceDE w:val="0"/>
                  <w:autoSpaceDN w:val="0"/>
                  <w:adjustRightInd w:val="0"/>
                  <w:spacing w:line="240" w:lineRule="auto"/>
                </w:pPr>
              </w:pPrChange>
            </w:pPr>
            <w:del w:id="3563" w:author="Huang, Chengyu" w:date="2019-05-28T12:45:00Z">
              <w:r w:rsidRPr="007D5167" w:rsidDel="00F1263F">
                <w:rPr>
                  <w:rFonts w:cs="Segoe UI"/>
                  <w:color w:val="000000"/>
                  <w:sz w:val="12"/>
                  <w:szCs w:val="12"/>
                </w:rPr>
                <w:delText>Rest of EFTA</w:delText>
              </w:r>
            </w:del>
          </w:p>
        </w:tc>
        <w:tc>
          <w:tcPr>
            <w:tcW w:w="1032" w:type="dxa"/>
            <w:tcBorders>
              <w:top w:val="nil"/>
              <w:left w:val="single" w:sz="6" w:space="0" w:color="auto"/>
              <w:bottom w:val="nil"/>
              <w:right w:val="nil"/>
            </w:tcBorders>
          </w:tcPr>
          <w:p w14:paraId="6155BBB8" w14:textId="0B9BCDEC" w:rsidR="00C67657" w:rsidRPr="007D5167" w:rsidDel="00F1263F" w:rsidRDefault="00C67657" w:rsidP="00F1263F">
            <w:pPr>
              <w:pStyle w:val="AnnexAppendixTitle"/>
              <w:rPr>
                <w:del w:id="3564" w:author="Huang, Chengyu" w:date="2019-05-28T12:45:00Z"/>
                <w:rFonts w:cs="Segoe UI"/>
                <w:color w:val="000000"/>
                <w:sz w:val="12"/>
                <w:szCs w:val="12"/>
              </w:rPr>
              <w:pPrChange w:id="3565" w:author="Huang, Chengyu" w:date="2019-05-28T12:45:00Z">
                <w:pPr>
                  <w:autoSpaceDE w:val="0"/>
                  <w:autoSpaceDN w:val="0"/>
                  <w:adjustRightInd w:val="0"/>
                  <w:spacing w:line="240" w:lineRule="auto"/>
                </w:pPr>
              </w:pPrChange>
            </w:pPr>
            <w:del w:id="3566"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10F7755" w14:textId="33CF7606" w:rsidR="00C67657" w:rsidRPr="007D5167" w:rsidDel="00F1263F" w:rsidRDefault="00C67657" w:rsidP="00F1263F">
            <w:pPr>
              <w:pStyle w:val="AnnexAppendixTitle"/>
              <w:rPr>
                <w:del w:id="3567" w:author="Huang, Chengyu" w:date="2019-05-28T12:45:00Z"/>
                <w:rFonts w:cs="Segoe UI"/>
                <w:color w:val="000000"/>
                <w:sz w:val="12"/>
                <w:szCs w:val="12"/>
              </w:rPr>
              <w:pPrChange w:id="3568" w:author="Huang, Chengyu" w:date="2019-05-28T12:45:00Z">
                <w:pPr>
                  <w:autoSpaceDE w:val="0"/>
                  <w:autoSpaceDN w:val="0"/>
                  <w:adjustRightInd w:val="0"/>
                  <w:spacing w:line="240" w:lineRule="auto"/>
                </w:pPr>
              </w:pPrChange>
            </w:pPr>
            <w:del w:id="3569" w:author="Huang, Chengyu" w:date="2019-05-28T12:45:00Z">
              <w:r w:rsidRPr="007D5167" w:rsidDel="00F1263F">
                <w:rPr>
                  <w:rFonts w:cs="Segoe UI"/>
                  <w:color w:val="000000"/>
                  <w:sz w:val="12"/>
                  <w:szCs w:val="12"/>
                </w:rPr>
                <w:delText>Rwanda</w:delText>
              </w:r>
            </w:del>
          </w:p>
        </w:tc>
      </w:tr>
      <w:tr w:rsidR="00C67657" w:rsidRPr="007D5167" w:rsidDel="00F1263F" w14:paraId="736E283F" w14:textId="1AA8DFC7" w:rsidTr="00C67657">
        <w:trPr>
          <w:trHeight w:val="192"/>
          <w:del w:id="3570" w:author="Huang, Chengyu" w:date="2019-05-28T12:45:00Z"/>
        </w:trPr>
        <w:tc>
          <w:tcPr>
            <w:tcW w:w="886" w:type="dxa"/>
            <w:tcBorders>
              <w:top w:val="nil"/>
              <w:left w:val="nil"/>
              <w:bottom w:val="nil"/>
              <w:right w:val="nil"/>
            </w:tcBorders>
          </w:tcPr>
          <w:p w14:paraId="77A35DEE" w14:textId="4328750C" w:rsidR="00C67657" w:rsidRPr="007D5167" w:rsidDel="00F1263F" w:rsidRDefault="00C67657" w:rsidP="00F1263F">
            <w:pPr>
              <w:pStyle w:val="AnnexAppendixTitle"/>
              <w:rPr>
                <w:del w:id="3571" w:author="Huang, Chengyu" w:date="2019-05-28T12:45:00Z"/>
                <w:rFonts w:cs="Segoe UI"/>
                <w:color w:val="000000"/>
                <w:sz w:val="12"/>
                <w:szCs w:val="12"/>
              </w:rPr>
              <w:pPrChange w:id="3572" w:author="Huang, Chengyu" w:date="2019-05-28T12:45:00Z">
                <w:pPr>
                  <w:autoSpaceDE w:val="0"/>
                  <w:autoSpaceDN w:val="0"/>
                  <w:adjustRightInd w:val="0"/>
                  <w:spacing w:line="240" w:lineRule="auto"/>
                </w:pPr>
              </w:pPrChange>
            </w:pPr>
            <w:del w:id="3573"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515758D7" w14:textId="017FF212" w:rsidR="00C67657" w:rsidRPr="007D5167" w:rsidDel="00F1263F" w:rsidRDefault="00C67657" w:rsidP="00F1263F">
            <w:pPr>
              <w:pStyle w:val="AnnexAppendixTitle"/>
              <w:rPr>
                <w:del w:id="3574" w:author="Huang, Chengyu" w:date="2019-05-28T12:45:00Z"/>
                <w:rFonts w:cs="Segoe UI"/>
                <w:color w:val="000000"/>
                <w:sz w:val="12"/>
                <w:szCs w:val="12"/>
              </w:rPr>
              <w:pPrChange w:id="3575" w:author="Huang, Chengyu" w:date="2019-05-28T12:45:00Z">
                <w:pPr>
                  <w:autoSpaceDE w:val="0"/>
                  <w:autoSpaceDN w:val="0"/>
                  <w:adjustRightInd w:val="0"/>
                  <w:spacing w:line="240" w:lineRule="auto"/>
                </w:pPr>
              </w:pPrChange>
            </w:pPr>
            <w:del w:id="3576" w:author="Huang, Chengyu" w:date="2019-05-28T12:45:00Z">
              <w:r w:rsidRPr="007D5167" w:rsidDel="00F1263F">
                <w:rPr>
                  <w:rFonts w:cs="Segoe UI"/>
                  <w:color w:val="000000"/>
                  <w:sz w:val="12"/>
                  <w:szCs w:val="12"/>
                </w:rPr>
                <w:delText>Germany</w:delText>
              </w:r>
            </w:del>
          </w:p>
        </w:tc>
        <w:tc>
          <w:tcPr>
            <w:tcW w:w="724" w:type="dxa"/>
            <w:tcBorders>
              <w:top w:val="nil"/>
              <w:left w:val="single" w:sz="6" w:space="0" w:color="auto"/>
              <w:bottom w:val="nil"/>
              <w:right w:val="nil"/>
            </w:tcBorders>
          </w:tcPr>
          <w:p w14:paraId="1EF800CE" w14:textId="6C529651" w:rsidR="00C67657" w:rsidRPr="007D5167" w:rsidDel="00F1263F" w:rsidRDefault="00C67657" w:rsidP="00F1263F">
            <w:pPr>
              <w:pStyle w:val="AnnexAppendixTitle"/>
              <w:rPr>
                <w:del w:id="3577" w:author="Huang, Chengyu" w:date="2019-05-28T12:45:00Z"/>
                <w:rFonts w:cs="Segoe UI"/>
                <w:color w:val="000000"/>
                <w:sz w:val="12"/>
                <w:szCs w:val="12"/>
              </w:rPr>
              <w:pPrChange w:id="3578" w:author="Huang, Chengyu" w:date="2019-05-28T12:45:00Z">
                <w:pPr>
                  <w:autoSpaceDE w:val="0"/>
                  <w:autoSpaceDN w:val="0"/>
                  <w:adjustRightInd w:val="0"/>
                  <w:spacing w:line="240" w:lineRule="auto"/>
                </w:pPr>
              </w:pPrChange>
            </w:pPr>
            <w:del w:id="3579"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2B43AA5E" w14:textId="19361701" w:rsidR="00C67657" w:rsidRPr="007D5167" w:rsidDel="00F1263F" w:rsidRDefault="00C67657" w:rsidP="00F1263F">
            <w:pPr>
              <w:pStyle w:val="AnnexAppendixTitle"/>
              <w:rPr>
                <w:del w:id="3580" w:author="Huang, Chengyu" w:date="2019-05-28T12:45:00Z"/>
                <w:rFonts w:cs="Segoe UI"/>
                <w:color w:val="000000"/>
                <w:sz w:val="12"/>
                <w:szCs w:val="12"/>
              </w:rPr>
              <w:pPrChange w:id="3581" w:author="Huang, Chengyu" w:date="2019-05-28T12:45:00Z">
                <w:pPr>
                  <w:autoSpaceDE w:val="0"/>
                  <w:autoSpaceDN w:val="0"/>
                  <w:adjustRightInd w:val="0"/>
                  <w:spacing w:line="240" w:lineRule="auto"/>
                </w:pPr>
              </w:pPrChange>
            </w:pPr>
            <w:del w:id="3582" w:author="Huang, Chengyu" w:date="2019-05-28T12:45:00Z">
              <w:r w:rsidRPr="007D5167" w:rsidDel="00F1263F">
                <w:rPr>
                  <w:rFonts w:cs="Segoe UI"/>
                  <w:color w:val="000000"/>
                  <w:sz w:val="12"/>
                  <w:szCs w:val="12"/>
                </w:rPr>
                <w:delText>Albania</w:delText>
              </w:r>
            </w:del>
          </w:p>
        </w:tc>
        <w:tc>
          <w:tcPr>
            <w:tcW w:w="1032" w:type="dxa"/>
            <w:tcBorders>
              <w:top w:val="nil"/>
              <w:left w:val="single" w:sz="6" w:space="0" w:color="auto"/>
              <w:bottom w:val="nil"/>
              <w:right w:val="nil"/>
            </w:tcBorders>
          </w:tcPr>
          <w:p w14:paraId="5DEB8F38" w14:textId="3CFC3132" w:rsidR="00C67657" w:rsidRPr="007D5167" w:rsidDel="00F1263F" w:rsidRDefault="00C67657" w:rsidP="00F1263F">
            <w:pPr>
              <w:pStyle w:val="AnnexAppendixTitle"/>
              <w:rPr>
                <w:del w:id="3583" w:author="Huang, Chengyu" w:date="2019-05-28T12:45:00Z"/>
                <w:rFonts w:cs="Segoe UI"/>
                <w:color w:val="000000"/>
                <w:sz w:val="12"/>
                <w:szCs w:val="12"/>
              </w:rPr>
              <w:pPrChange w:id="3584" w:author="Huang, Chengyu" w:date="2019-05-28T12:45:00Z">
                <w:pPr>
                  <w:autoSpaceDE w:val="0"/>
                  <w:autoSpaceDN w:val="0"/>
                  <w:adjustRightInd w:val="0"/>
                  <w:spacing w:line="240" w:lineRule="auto"/>
                </w:pPr>
              </w:pPrChange>
            </w:pPr>
            <w:del w:id="3585"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0E24497" w14:textId="191D789D" w:rsidR="00C67657" w:rsidRPr="007D5167" w:rsidDel="00F1263F" w:rsidRDefault="00C67657" w:rsidP="00F1263F">
            <w:pPr>
              <w:pStyle w:val="AnnexAppendixTitle"/>
              <w:rPr>
                <w:del w:id="3586" w:author="Huang, Chengyu" w:date="2019-05-28T12:45:00Z"/>
                <w:rFonts w:cs="Segoe UI"/>
                <w:color w:val="000000"/>
                <w:sz w:val="12"/>
                <w:szCs w:val="12"/>
              </w:rPr>
              <w:pPrChange w:id="3587" w:author="Huang, Chengyu" w:date="2019-05-28T12:45:00Z">
                <w:pPr>
                  <w:autoSpaceDE w:val="0"/>
                  <w:autoSpaceDN w:val="0"/>
                  <w:adjustRightInd w:val="0"/>
                  <w:spacing w:line="240" w:lineRule="auto"/>
                </w:pPr>
              </w:pPrChange>
            </w:pPr>
            <w:del w:id="3588" w:author="Huang, Chengyu" w:date="2019-05-28T12:45:00Z">
              <w:r w:rsidRPr="007D5167" w:rsidDel="00F1263F">
                <w:rPr>
                  <w:rFonts w:cs="Segoe UI"/>
                  <w:color w:val="000000"/>
                  <w:sz w:val="12"/>
                  <w:szCs w:val="12"/>
                </w:rPr>
                <w:delText>Tanzania</w:delText>
              </w:r>
            </w:del>
          </w:p>
        </w:tc>
      </w:tr>
      <w:tr w:rsidR="00C67657" w:rsidRPr="007D5167" w:rsidDel="00F1263F" w14:paraId="761ED89E" w14:textId="4C79618B" w:rsidTr="00C67657">
        <w:trPr>
          <w:trHeight w:val="192"/>
          <w:del w:id="3589" w:author="Huang, Chengyu" w:date="2019-05-28T12:45:00Z"/>
        </w:trPr>
        <w:tc>
          <w:tcPr>
            <w:tcW w:w="886" w:type="dxa"/>
            <w:tcBorders>
              <w:top w:val="nil"/>
              <w:left w:val="nil"/>
              <w:bottom w:val="nil"/>
              <w:right w:val="nil"/>
            </w:tcBorders>
          </w:tcPr>
          <w:p w14:paraId="640AFF75" w14:textId="4538C360" w:rsidR="00C67657" w:rsidRPr="007D5167" w:rsidDel="00F1263F" w:rsidRDefault="00C67657" w:rsidP="00F1263F">
            <w:pPr>
              <w:pStyle w:val="AnnexAppendixTitle"/>
              <w:rPr>
                <w:del w:id="3590" w:author="Huang, Chengyu" w:date="2019-05-28T12:45:00Z"/>
                <w:rFonts w:cs="Segoe UI"/>
                <w:color w:val="000000"/>
                <w:sz w:val="12"/>
                <w:szCs w:val="12"/>
              </w:rPr>
              <w:pPrChange w:id="3591" w:author="Huang, Chengyu" w:date="2019-05-28T12:45:00Z">
                <w:pPr>
                  <w:autoSpaceDE w:val="0"/>
                  <w:autoSpaceDN w:val="0"/>
                  <w:adjustRightInd w:val="0"/>
                  <w:spacing w:line="240" w:lineRule="auto"/>
                </w:pPr>
              </w:pPrChange>
            </w:pPr>
            <w:del w:id="3592"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14F70E0A" w14:textId="3FEFC8F6" w:rsidR="00C67657" w:rsidRPr="007D5167" w:rsidDel="00F1263F" w:rsidRDefault="00C67657" w:rsidP="00F1263F">
            <w:pPr>
              <w:pStyle w:val="AnnexAppendixTitle"/>
              <w:rPr>
                <w:del w:id="3593" w:author="Huang, Chengyu" w:date="2019-05-28T12:45:00Z"/>
                <w:rFonts w:cs="Segoe UI"/>
                <w:color w:val="000000"/>
                <w:sz w:val="12"/>
                <w:szCs w:val="12"/>
              </w:rPr>
              <w:pPrChange w:id="3594" w:author="Huang, Chengyu" w:date="2019-05-28T12:45:00Z">
                <w:pPr>
                  <w:autoSpaceDE w:val="0"/>
                  <w:autoSpaceDN w:val="0"/>
                  <w:adjustRightInd w:val="0"/>
                  <w:spacing w:line="240" w:lineRule="auto"/>
                </w:pPr>
              </w:pPrChange>
            </w:pPr>
            <w:del w:id="3595" w:author="Huang, Chengyu" w:date="2019-05-28T12:45:00Z">
              <w:r w:rsidRPr="007D5167" w:rsidDel="00F1263F">
                <w:rPr>
                  <w:rFonts w:cs="Segoe UI"/>
                  <w:color w:val="000000"/>
                  <w:sz w:val="12"/>
                  <w:szCs w:val="12"/>
                </w:rPr>
                <w:delText>Greece</w:delText>
              </w:r>
            </w:del>
          </w:p>
        </w:tc>
        <w:tc>
          <w:tcPr>
            <w:tcW w:w="724" w:type="dxa"/>
            <w:tcBorders>
              <w:top w:val="nil"/>
              <w:left w:val="single" w:sz="6" w:space="0" w:color="auto"/>
              <w:bottom w:val="nil"/>
              <w:right w:val="nil"/>
            </w:tcBorders>
          </w:tcPr>
          <w:p w14:paraId="64E243A3" w14:textId="4CC1E261" w:rsidR="00C67657" w:rsidRPr="007D5167" w:rsidDel="00F1263F" w:rsidRDefault="00C67657" w:rsidP="00F1263F">
            <w:pPr>
              <w:pStyle w:val="AnnexAppendixTitle"/>
              <w:rPr>
                <w:del w:id="3596" w:author="Huang, Chengyu" w:date="2019-05-28T12:45:00Z"/>
                <w:rFonts w:cs="Segoe UI"/>
                <w:color w:val="000000"/>
                <w:sz w:val="12"/>
                <w:szCs w:val="12"/>
              </w:rPr>
              <w:pPrChange w:id="3597" w:author="Huang, Chengyu" w:date="2019-05-28T12:45:00Z">
                <w:pPr>
                  <w:autoSpaceDE w:val="0"/>
                  <w:autoSpaceDN w:val="0"/>
                  <w:adjustRightInd w:val="0"/>
                  <w:spacing w:line="240" w:lineRule="auto"/>
                </w:pPr>
              </w:pPrChange>
            </w:pPr>
            <w:del w:id="3598"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749B249" w14:textId="08A152C6" w:rsidR="00C67657" w:rsidRPr="007D5167" w:rsidDel="00F1263F" w:rsidRDefault="00C67657" w:rsidP="00F1263F">
            <w:pPr>
              <w:pStyle w:val="AnnexAppendixTitle"/>
              <w:rPr>
                <w:del w:id="3599" w:author="Huang, Chengyu" w:date="2019-05-28T12:45:00Z"/>
                <w:rFonts w:cs="Segoe UI"/>
                <w:color w:val="000000"/>
                <w:sz w:val="12"/>
                <w:szCs w:val="12"/>
              </w:rPr>
              <w:pPrChange w:id="3600" w:author="Huang, Chengyu" w:date="2019-05-28T12:45:00Z">
                <w:pPr>
                  <w:autoSpaceDE w:val="0"/>
                  <w:autoSpaceDN w:val="0"/>
                  <w:adjustRightInd w:val="0"/>
                  <w:spacing w:line="240" w:lineRule="auto"/>
                </w:pPr>
              </w:pPrChange>
            </w:pPr>
            <w:del w:id="3601" w:author="Huang, Chengyu" w:date="2019-05-28T12:45:00Z">
              <w:r w:rsidRPr="007D5167" w:rsidDel="00F1263F">
                <w:rPr>
                  <w:rFonts w:cs="Segoe UI"/>
                  <w:color w:val="000000"/>
                  <w:sz w:val="12"/>
                  <w:szCs w:val="12"/>
                </w:rPr>
                <w:delText>Belarus</w:delText>
              </w:r>
            </w:del>
          </w:p>
        </w:tc>
        <w:tc>
          <w:tcPr>
            <w:tcW w:w="1032" w:type="dxa"/>
            <w:tcBorders>
              <w:top w:val="nil"/>
              <w:left w:val="single" w:sz="6" w:space="0" w:color="auto"/>
              <w:bottom w:val="nil"/>
              <w:right w:val="nil"/>
            </w:tcBorders>
          </w:tcPr>
          <w:p w14:paraId="41496DD7" w14:textId="4F95260F" w:rsidR="00C67657" w:rsidRPr="007D5167" w:rsidDel="00F1263F" w:rsidRDefault="00C67657" w:rsidP="00F1263F">
            <w:pPr>
              <w:pStyle w:val="AnnexAppendixTitle"/>
              <w:rPr>
                <w:del w:id="3602" w:author="Huang, Chengyu" w:date="2019-05-28T12:45:00Z"/>
                <w:rFonts w:cs="Segoe UI"/>
                <w:color w:val="000000"/>
                <w:sz w:val="12"/>
                <w:szCs w:val="12"/>
              </w:rPr>
              <w:pPrChange w:id="3603" w:author="Huang, Chengyu" w:date="2019-05-28T12:45:00Z">
                <w:pPr>
                  <w:autoSpaceDE w:val="0"/>
                  <w:autoSpaceDN w:val="0"/>
                  <w:adjustRightInd w:val="0"/>
                  <w:spacing w:line="240" w:lineRule="auto"/>
                </w:pPr>
              </w:pPrChange>
            </w:pPr>
            <w:del w:id="3604"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3907AA59" w14:textId="21EE427C" w:rsidR="00C67657" w:rsidRPr="007D5167" w:rsidDel="00F1263F" w:rsidRDefault="00C67657" w:rsidP="00F1263F">
            <w:pPr>
              <w:pStyle w:val="AnnexAppendixTitle"/>
              <w:rPr>
                <w:del w:id="3605" w:author="Huang, Chengyu" w:date="2019-05-28T12:45:00Z"/>
                <w:rFonts w:cs="Segoe UI"/>
                <w:color w:val="000000"/>
                <w:sz w:val="12"/>
                <w:szCs w:val="12"/>
              </w:rPr>
              <w:pPrChange w:id="3606" w:author="Huang, Chengyu" w:date="2019-05-28T12:45:00Z">
                <w:pPr>
                  <w:autoSpaceDE w:val="0"/>
                  <w:autoSpaceDN w:val="0"/>
                  <w:adjustRightInd w:val="0"/>
                  <w:spacing w:line="240" w:lineRule="auto"/>
                </w:pPr>
              </w:pPrChange>
            </w:pPr>
            <w:del w:id="3607" w:author="Huang, Chengyu" w:date="2019-05-28T12:45:00Z">
              <w:r w:rsidRPr="007D5167" w:rsidDel="00F1263F">
                <w:rPr>
                  <w:rFonts w:cs="Segoe UI"/>
                  <w:color w:val="000000"/>
                  <w:sz w:val="12"/>
                  <w:szCs w:val="12"/>
                </w:rPr>
                <w:delText>Uganda</w:delText>
              </w:r>
            </w:del>
          </w:p>
        </w:tc>
      </w:tr>
      <w:tr w:rsidR="00C67657" w:rsidRPr="007D5167" w:rsidDel="00F1263F" w14:paraId="05BA8B26" w14:textId="15122BC6" w:rsidTr="00C67657">
        <w:trPr>
          <w:trHeight w:val="192"/>
          <w:del w:id="3608" w:author="Huang, Chengyu" w:date="2019-05-28T12:45:00Z"/>
        </w:trPr>
        <w:tc>
          <w:tcPr>
            <w:tcW w:w="886" w:type="dxa"/>
            <w:tcBorders>
              <w:top w:val="nil"/>
              <w:left w:val="nil"/>
              <w:bottom w:val="nil"/>
              <w:right w:val="nil"/>
            </w:tcBorders>
          </w:tcPr>
          <w:p w14:paraId="18691FC2" w14:textId="7CFFF4D1" w:rsidR="00C67657" w:rsidRPr="007D5167" w:rsidDel="00F1263F" w:rsidRDefault="00C67657" w:rsidP="00F1263F">
            <w:pPr>
              <w:pStyle w:val="AnnexAppendixTitle"/>
              <w:rPr>
                <w:del w:id="3609" w:author="Huang, Chengyu" w:date="2019-05-28T12:45:00Z"/>
                <w:rFonts w:cs="Segoe UI"/>
                <w:color w:val="000000"/>
                <w:sz w:val="12"/>
                <w:szCs w:val="12"/>
              </w:rPr>
              <w:pPrChange w:id="3610" w:author="Huang, Chengyu" w:date="2019-05-28T12:45:00Z">
                <w:pPr>
                  <w:autoSpaceDE w:val="0"/>
                  <w:autoSpaceDN w:val="0"/>
                  <w:adjustRightInd w:val="0"/>
                  <w:spacing w:line="240" w:lineRule="auto"/>
                </w:pPr>
              </w:pPrChange>
            </w:pPr>
            <w:del w:id="3611"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13F420C8" w14:textId="34F3D303" w:rsidR="00C67657" w:rsidRPr="007D5167" w:rsidDel="00F1263F" w:rsidRDefault="00C67657" w:rsidP="00F1263F">
            <w:pPr>
              <w:pStyle w:val="AnnexAppendixTitle"/>
              <w:rPr>
                <w:del w:id="3612" w:author="Huang, Chengyu" w:date="2019-05-28T12:45:00Z"/>
                <w:rFonts w:cs="Segoe UI"/>
                <w:color w:val="000000"/>
                <w:sz w:val="12"/>
                <w:szCs w:val="12"/>
              </w:rPr>
              <w:pPrChange w:id="3613" w:author="Huang, Chengyu" w:date="2019-05-28T12:45:00Z">
                <w:pPr>
                  <w:autoSpaceDE w:val="0"/>
                  <w:autoSpaceDN w:val="0"/>
                  <w:adjustRightInd w:val="0"/>
                  <w:spacing w:line="240" w:lineRule="auto"/>
                </w:pPr>
              </w:pPrChange>
            </w:pPr>
            <w:del w:id="3614" w:author="Huang, Chengyu" w:date="2019-05-28T12:45:00Z">
              <w:r w:rsidRPr="007D5167" w:rsidDel="00F1263F">
                <w:rPr>
                  <w:rFonts w:cs="Segoe UI"/>
                  <w:color w:val="000000"/>
                  <w:sz w:val="12"/>
                  <w:szCs w:val="12"/>
                </w:rPr>
                <w:delText>Hungary</w:delText>
              </w:r>
            </w:del>
          </w:p>
        </w:tc>
        <w:tc>
          <w:tcPr>
            <w:tcW w:w="724" w:type="dxa"/>
            <w:tcBorders>
              <w:top w:val="nil"/>
              <w:left w:val="single" w:sz="6" w:space="0" w:color="auto"/>
              <w:bottom w:val="nil"/>
              <w:right w:val="nil"/>
            </w:tcBorders>
          </w:tcPr>
          <w:p w14:paraId="179A6131" w14:textId="6971120F" w:rsidR="00C67657" w:rsidRPr="007D5167" w:rsidDel="00F1263F" w:rsidRDefault="00C67657" w:rsidP="00F1263F">
            <w:pPr>
              <w:pStyle w:val="AnnexAppendixTitle"/>
              <w:rPr>
                <w:del w:id="3615" w:author="Huang, Chengyu" w:date="2019-05-28T12:45:00Z"/>
                <w:rFonts w:cs="Segoe UI"/>
                <w:color w:val="000000"/>
                <w:sz w:val="12"/>
                <w:szCs w:val="12"/>
              </w:rPr>
              <w:pPrChange w:id="3616" w:author="Huang, Chengyu" w:date="2019-05-28T12:45:00Z">
                <w:pPr>
                  <w:autoSpaceDE w:val="0"/>
                  <w:autoSpaceDN w:val="0"/>
                  <w:adjustRightInd w:val="0"/>
                  <w:spacing w:line="240" w:lineRule="auto"/>
                </w:pPr>
              </w:pPrChange>
            </w:pPr>
            <w:del w:id="3617"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188F41B0" w14:textId="62F2F62B" w:rsidR="00C67657" w:rsidRPr="007D5167" w:rsidDel="00F1263F" w:rsidRDefault="00C67657" w:rsidP="00F1263F">
            <w:pPr>
              <w:pStyle w:val="AnnexAppendixTitle"/>
              <w:rPr>
                <w:del w:id="3618" w:author="Huang, Chengyu" w:date="2019-05-28T12:45:00Z"/>
                <w:rFonts w:cs="Segoe UI"/>
                <w:color w:val="000000"/>
                <w:sz w:val="12"/>
                <w:szCs w:val="12"/>
              </w:rPr>
              <w:pPrChange w:id="3619" w:author="Huang, Chengyu" w:date="2019-05-28T12:45:00Z">
                <w:pPr>
                  <w:autoSpaceDE w:val="0"/>
                  <w:autoSpaceDN w:val="0"/>
                  <w:adjustRightInd w:val="0"/>
                  <w:spacing w:line="240" w:lineRule="auto"/>
                </w:pPr>
              </w:pPrChange>
            </w:pPr>
            <w:del w:id="3620" w:author="Huang, Chengyu" w:date="2019-05-28T12:45:00Z">
              <w:r w:rsidRPr="007D5167" w:rsidDel="00F1263F">
                <w:rPr>
                  <w:rFonts w:cs="Segoe UI"/>
                  <w:color w:val="000000"/>
                  <w:sz w:val="12"/>
                  <w:szCs w:val="12"/>
                </w:rPr>
                <w:delText>Russian Federation</w:delText>
              </w:r>
            </w:del>
          </w:p>
        </w:tc>
        <w:tc>
          <w:tcPr>
            <w:tcW w:w="1032" w:type="dxa"/>
            <w:tcBorders>
              <w:top w:val="nil"/>
              <w:left w:val="single" w:sz="6" w:space="0" w:color="auto"/>
              <w:bottom w:val="nil"/>
              <w:right w:val="nil"/>
            </w:tcBorders>
          </w:tcPr>
          <w:p w14:paraId="4AD7A8D8" w14:textId="6C2A7CEE" w:rsidR="00C67657" w:rsidRPr="007D5167" w:rsidDel="00F1263F" w:rsidRDefault="00C67657" w:rsidP="00F1263F">
            <w:pPr>
              <w:pStyle w:val="AnnexAppendixTitle"/>
              <w:rPr>
                <w:del w:id="3621" w:author="Huang, Chengyu" w:date="2019-05-28T12:45:00Z"/>
                <w:rFonts w:cs="Segoe UI"/>
                <w:color w:val="000000"/>
                <w:sz w:val="12"/>
                <w:szCs w:val="12"/>
              </w:rPr>
              <w:pPrChange w:id="3622" w:author="Huang, Chengyu" w:date="2019-05-28T12:45:00Z">
                <w:pPr>
                  <w:autoSpaceDE w:val="0"/>
                  <w:autoSpaceDN w:val="0"/>
                  <w:adjustRightInd w:val="0"/>
                  <w:spacing w:line="240" w:lineRule="auto"/>
                </w:pPr>
              </w:pPrChange>
            </w:pPr>
            <w:del w:id="3623"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4E75513E" w14:textId="7FB31AA5" w:rsidR="00C67657" w:rsidRPr="007D5167" w:rsidDel="00F1263F" w:rsidRDefault="00C67657" w:rsidP="00F1263F">
            <w:pPr>
              <w:pStyle w:val="AnnexAppendixTitle"/>
              <w:rPr>
                <w:del w:id="3624" w:author="Huang, Chengyu" w:date="2019-05-28T12:45:00Z"/>
                <w:rFonts w:cs="Segoe UI"/>
                <w:color w:val="000000"/>
                <w:sz w:val="12"/>
                <w:szCs w:val="12"/>
              </w:rPr>
              <w:pPrChange w:id="3625" w:author="Huang, Chengyu" w:date="2019-05-28T12:45:00Z">
                <w:pPr>
                  <w:autoSpaceDE w:val="0"/>
                  <w:autoSpaceDN w:val="0"/>
                  <w:adjustRightInd w:val="0"/>
                  <w:spacing w:line="240" w:lineRule="auto"/>
                </w:pPr>
              </w:pPrChange>
            </w:pPr>
            <w:del w:id="3626" w:author="Huang, Chengyu" w:date="2019-05-28T12:45:00Z">
              <w:r w:rsidRPr="007D5167" w:rsidDel="00F1263F">
                <w:rPr>
                  <w:rFonts w:cs="Segoe UI"/>
                  <w:color w:val="000000"/>
                  <w:sz w:val="12"/>
                  <w:szCs w:val="12"/>
                </w:rPr>
                <w:delText>Zambia</w:delText>
              </w:r>
            </w:del>
          </w:p>
        </w:tc>
      </w:tr>
      <w:tr w:rsidR="00C67657" w:rsidRPr="007D5167" w:rsidDel="00F1263F" w14:paraId="2284BC6B" w14:textId="734DED33" w:rsidTr="00C67657">
        <w:trPr>
          <w:trHeight w:val="192"/>
          <w:del w:id="3627" w:author="Huang, Chengyu" w:date="2019-05-28T12:45:00Z"/>
        </w:trPr>
        <w:tc>
          <w:tcPr>
            <w:tcW w:w="886" w:type="dxa"/>
            <w:tcBorders>
              <w:top w:val="nil"/>
              <w:left w:val="nil"/>
              <w:bottom w:val="nil"/>
              <w:right w:val="nil"/>
            </w:tcBorders>
          </w:tcPr>
          <w:p w14:paraId="6078D930" w14:textId="4CF13536" w:rsidR="00C67657" w:rsidRPr="007D5167" w:rsidDel="00F1263F" w:rsidRDefault="00C67657" w:rsidP="00F1263F">
            <w:pPr>
              <w:pStyle w:val="AnnexAppendixTitle"/>
              <w:rPr>
                <w:del w:id="3628" w:author="Huang, Chengyu" w:date="2019-05-28T12:45:00Z"/>
                <w:rFonts w:cs="Segoe UI"/>
                <w:color w:val="000000"/>
                <w:sz w:val="12"/>
                <w:szCs w:val="12"/>
              </w:rPr>
              <w:pPrChange w:id="3629" w:author="Huang, Chengyu" w:date="2019-05-28T12:45:00Z">
                <w:pPr>
                  <w:autoSpaceDE w:val="0"/>
                  <w:autoSpaceDN w:val="0"/>
                  <w:adjustRightInd w:val="0"/>
                  <w:spacing w:line="240" w:lineRule="auto"/>
                </w:pPr>
              </w:pPrChange>
            </w:pPr>
            <w:del w:id="3630"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173102F9" w14:textId="18876736" w:rsidR="00C67657" w:rsidRPr="007D5167" w:rsidDel="00F1263F" w:rsidRDefault="00C67657" w:rsidP="00F1263F">
            <w:pPr>
              <w:pStyle w:val="AnnexAppendixTitle"/>
              <w:rPr>
                <w:del w:id="3631" w:author="Huang, Chengyu" w:date="2019-05-28T12:45:00Z"/>
                <w:rFonts w:cs="Segoe UI"/>
                <w:color w:val="000000"/>
                <w:sz w:val="12"/>
                <w:szCs w:val="12"/>
              </w:rPr>
              <w:pPrChange w:id="3632" w:author="Huang, Chengyu" w:date="2019-05-28T12:45:00Z">
                <w:pPr>
                  <w:autoSpaceDE w:val="0"/>
                  <w:autoSpaceDN w:val="0"/>
                  <w:adjustRightInd w:val="0"/>
                  <w:spacing w:line="240" w:lineRule="auto"/>
                </w:pPr>
              </w:pPrChange>
            </w:pPr>
            <w:del w:id="3633" w:author="Huang, Chengyu" w:date="2019-05-28T12:45:00Z">
              <w:r w:rsidRPr="007D5167" w:rsidDel="00F1263F">
                <w:rPr>
                  <w:rFonts w:cs="Segoe UI"/>
                  <w:color w:val="000000"/>
                  <w:sz w:val="12"/>
                  <w:szCs w:val="12"/>
                </w:rPr>
                <w:delText>Ireland</w:delText>
              </w:r>
            </w:del>
          </w:p>
        </w:tc>
        <w:tc>
          <w:tcPr>
            <w:tcW w:w="724" w:type="dxa"/>
            <w:tcBorders>
              <w:top w:val="nil"/>
              <w:left w:val="single" w:sz="6" w:space="0" w:color="auto"/>
              <w:bottom w:val="nil"/>
              <w:right w:val="nil"/>
            </w:tcBorders>
          </w:tcPr>
          <w:p w14:paraId="4E4BB996" w14:textId="19ADCD4F" w:rsidR="00C67657" w:rsidRPr="007D5167" w:rsidDel="00F1263F" w:rsidRDefault="00C67657" w:rsidP="00F1263F">
            <w:pPr>
              <w:pStyle w:val="AnnexAppendixTitle"/>
              <w:rPr>
                <w:del w:id="3634" w:author="Huang, Chengyu" w:date="2019-05-28T12:45:00Z"/>
                <w:rFonts w:cs="Segoe UI"/>
                <w:color w:val="000000"/>
                <w:sz w:val="12"/>
                <w:szCs w:val="12"/>
              </w:rPr>
              <w:pPrChange w:id="3635" w:author="Huang, Chengyu" w:date="2019-05-28T12:45:00Z">
                <w:pPr>
                  <w:autoSpaceDE w:val="0"/>
                  <w:autoSpaceDN w:val="0"/>
                  <w:adjustRightInd w:val="0"/>
                  <w:spacing w:line="240" w:lineRule="auto"/>
                </w:pPr>
              </w:pPrChange>
            </w:pPr>
            <w:del w:id="3636"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4A1B92FF" w14:textId="04B0225E" w:rsidR="00C67657" w:rsidRPr="007D5167" w:rsidDel="00F1263F" w:rsidRDefault="00C67657" w:rsidP="00F1263F">
            <w:pPr>
              <w:pStyle w:val="AnnexAppendixTitle"/>
              <w:rPr>
                <w:del w:id="3637" w:author="Huang, Chengyu" w:date="2019-05-28T12:45:00Z"/>
                <w:rFonts w:cs="Segoe UI"/>
                <w:color w:val="000000"/>
                <w:sz w:val="12"/>
                <w:szCs w:val="12"/>
              </w:rPr>
              <w:pPrChange w:id="3638" w:author="Huang, Chengyu" w:date="2019-05-28T12:45:00Z">
                <w:pPr>
                  <w:autoSpaceDE w:val="0"/>
                  <w:autoSpaceDN w:val="0"/>
                  <w:adjustRightInd w:val="0"/>
                  <w:spacing w:line="240" w:lineRule="auto"/>
                </w:pPr>
              </w:pPrChange>
            </w:pPr>
            <w:del w:id="3639" w:author="Huang, Chengyu" w:date="2019-05-28T12:45:00Z">
              <w:r w:rsidRPr="007D5167" w:rsidDel="00F1263F">
                <w:rPr>
                  <w:rFonts w:cs="Segoe UI"/>
                  <w:color w:val="000000"/>
                  <w:sz w:val="12"/>
                  <w:szCs w:val="12"/>
                </w:rPr>
                <w:delText>Ukraine</w:delText>
              </w:r>
            </w:del>
          </w:p>
        </w:tc>
        <w:tc>
          <w:tcPr>
            <w:tcW w:w="1032" w:type="dxa"/>
            <w:tcBorders>
              <w:top w:val="nil"/>
              <w:left w:val="single" w:sz="6" w:space="0" w:color="auto"/>
              <w:bottom w:val="nil"/>
              <w:right w:val="nil"/>
            </w:tcBorders>
          </w:tcPr>
          <w:p w14:paraId="1EE322DF" w14:textId="03CCBAC8" w:rsidR="00C67657" w:rsidRPr="007D5167" w:rsidDel="00F1263F" w:rsidRDefault="00C67657" w:rsidP="00F1263F">
            <w:pPr>
              <w:pStyle w:val="AnnexAppendixTitle"/>
              <w:rPr>
                <w:del w:id="3640" w:author="Huang, Chengyu" w:date="2019-05-28T12:45:00Z"/>
                <w:rFonts w:cs="Segoe UI"/>
                <w:color w:val="000000"/>
                <w:sz w:val="12"/>
                <w:szCs w:val="12"/>
              </w:rPr>
              <w:pPrChange w:id="3641" w:author="Huang, Chengyu" w:date="2019-05-28T12:45:00Z">
                <w:pPr>
                  <w:autoSpaceDE w:val="0"/>
                  <w:autoSpaceDN w:val="0"/>
                  <w:adjustRightInd w:val="0"/>
                  <w:spacing w:line="240" w:lineRule="auto"/>
                </w:pPr>
              </w:pPrChange>
            </w:pPr>
            <w:del w:id="3642"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0ABD7D83" w14:textId="380D5A4C" w:rsidR="00C67657" w:rsidRPr="007D5167" w:rsidDel="00F1263F" w:rsidRDefault="00C67657" w:rsidP="00F1263F">
            <w:pPr>
              <w:pStyle w:val="AnnexAppendixTitle"/>
              <w:rPr>
                <w:del w:id="3643" w:author="Huang, Chengyu" w:date="2019-05-28T12:45:00Z"/>
                <w:rFonts w:cs="Segoe UI"/>
                <w:color w:val="000000"/>
                <w:sz w:val="12"/>
                <w:szCs w:val="12"/>
              </w:rPr>
              <w:pPrChange w:id="3644" w:author="Huang, Chengyu" w:date="2019-05-28T12:45:00Z">
                <w:pPr>
                  <w:autoSpaceDE w:val="0"/>
                  <w:autoSpaceDN w:val="0"/>
                  <w:adjustRightInd w:val="0"/>
                  <w:spacing w:line="240" w:lineRule="auto"/>
                </w:pPr>
              </w:pPrChange>
            </w:pPr>
            <w:del w:id="3645" w:author="Huang, Chengyu" w:date="2019-05-28T12:45:00Z">
              <w:r w:rsidRPr="007D5167" w:rsidDel="00F1263F">
                <w:rPr>
                  <w:rFonts w:cs="Segoe UI"/>
                  <w:color w:val="000000"/>
                  <w:sz w:val="12"/>
                  <w:szCs w:val="12"/>
                </w:rPr>
                <w:delText>Zimbabwe</w:delText>
              </w:r>
            </w:del>
          </w:p>
        </w:tc>
      </w:tr>
      <w:tr w:rsidR="00C67657" w:rsidRPr="007D5167" w:rsidDel="00F1263F" w14:paraId="73A2277D" w14:textId="164F9383" w:rsidTr="00C67657">
        <w:trPr>
          <w:trHeight w:val="192"/>
          <w:del w:id="3646" w:author="Huang, Chengyu" w:date="2019-05-28T12:45:00Z"/>
        </w:trPr>
        <w:tc>
          <w:tcPr>
            <w:tcW w:w="886" w:type="dxa"/>
            <w:tcBorders>
              <w:top w:val="nil"/>
              <w:left w:val="nil"/>
              <w:bottom w:val="nil"/>
              <w:right w:val="nil"/>
            </w:tcBorders>
          </w:tcPr>
          <w:p w14:paraId="593D26B1" w14:textId="615A0C72" w:rsidR="00C67657" w:rsidRPr="007D5167" w:rsidDel="00F1263F" w:rsidRDefault="00C67657" w:rsidP="00F1263F">
            <w:pPr>
              <w:pStyle w:val="AnnexAppendixTitle"/>
              <w:rPr>
                <w:del w:id="3647" w:author="Huang, Chengyu" w:date="2019-05-28T12:45:00Z"/>
                <w:rFonts w:cs="Segoe UI"/>
                <w:color w:val="000000"/>
                <w:sz w:val="12"/>
                <w:szCs w:val="12"/>
              </w:rPr>
              <w:pPrChange w:id="3648" w:author="Huang, Chengyu" w:date="2019-05-28T12:45:00Z">
                <w:pPr>
                  <w:autoSpaceDE w:val="0"/>
                  <w:autoSpaceDN w:val="0"/>
                  <w:adjustRightInd w:val="0"/>
                  <w:spacing w:line="240" w:lineRule="auto"/>
                </w:pPr>
              </w:pPrChange>
            </w:pPr>
            <w:del w:id="3649"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1A023BA1" w14:textId="4752D384" w:rsidR="00C67657" w:rsidRPr="007D5167" w:rsidDel="00F1263F" w:rsidRDefault="00C67657" w:rsidP="00F1263F">
            <w:pPr>
              <w:pStyle w:val="AnnexAppendixTitle"/>
              <w:rPr>
                <w:del w:id="3650" w:author="Huang, Chengyu" w:date="2019-05-28T12:45:00Z"/>
                <w:rFonts w:cs="Segoe UI"/>
                <w:color w:val="000000"/>
                <w:sz w:val="12"/>
                <w:szCs w:val="12"/>
              </w:rPr>
              <w:pPrChange w:id="3651" w:author="Huang, Chengyu" w:date="2019-05-28T12:45:00Z">
                <w:pPr>
                  <w:autoSpaceDE w:val="0"/>
                  <w:autoSpaceDN w:val="0"/>
                  <w:adjustRightInd w:val="0"/>
                  <w:spacing w:line="240" w:lineRule="auto"/>
                </w:pPr>
              </w:pPrChange>
            </w:pPr>
            <w:del w:id="3652" w:author="Huang, Chengyu" w:date="2019-05-28T12:45:00Z">
              <w:r w:rsidRPr="007D5167" w:rsidDel="00F1263F">
                <w:rPr>
                  <w:rFonts w:cs="Segoe UI"/>
                  <w:color w:val="000000"/>
                  <w:sz w:val="12"/>
                  <w:szCs w:val="12"/>
                </w:rPr>
                <w:delText>Italy</w:delText>
              </w:r>
            </w:del>
          </w:p>
        </w:tc>
        <w:tc>
          <w:tcPr>
            <w:tcW w:w="724" w:type="dxa"/>
            <w:tcBorders>
              <w:top w:val="nil"/>
              <w:left w:val="single" w:sz="6" w:space="0" w:color="auto"/>
              <w:bottom w:val="nil"/>
              <w:right w:val="nil"/>
            </w:tcBorders>
          </w:tcPr>
          <w:p w14:paraId="62B65578" w14:textId="5F4D55D7" w:rsidR="00C67657" w:rsidRPr="007D5167" w:rsidDel="00F1263F" w:rsidRDefault="00C67657" w:rsidP="00F1263F">
            <w:pPr>
              <w:pStyle w:val="AnnexAppendixTitle"/>
              <w:rPr>
                <w:del w:id="3653" w:author="Huang, Chengyu" w:date="2019-05-28T12:45:00Z"/>
                <w:rFonts w:cs="Segoe UI"/>
                <w:color w:val="000000"/>
                <w:sz w:val="12"/>
                <w:szCs w:val="12"/>
              </w:rPr>
              <w:pPrChange w:id="3654" w:author="Huang, Chengyu" w:date="2019-05-28T12:45:00Z">
                <w:pPr>
                  <w:autoSpaceDE w:val="0"/>
                  <w:autoSpaceDN w:val="0"/>
                  <w:adjustRightInd w:val="0"/>
                  <w:spacing w:line="240" w:lineRule="auto"/>
                </w:pPr>
              </w:pPrChange>
            </w:pPr>
            <w:del w:id="3655"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07F9CF76" w14:textId="052F75D1" w:rsidR="00C67657" w:rsidRPr="007D5167" w:rsidDel="00F1263F" w:rsidRDefault="00C67657" w:rsidP="00F1263F">
            <w:pPr>
              <w:pStyle w:val="AnnexAppendixTitle"/>
              <w:rPr>
                <w:del w:id="3656" w:author="Huang, Chengyu" w:date="2019-05-28T12:45:00Z"/>
                <w:rFonts w:cs="Segoe UI"/>
                <w:color w:val="000000"/>
                <w:sz w:val="12"/>
                <w:szCs w:val="12"/>
              </w:rPr>
              <w:pPrChange w:id="3657" w:author="Huang, Chengyu" w:date="2019-05-28T12:45:00Z">
                <w:pPr>
                  <w:autoSpaceDE w:val="0"/>
                  <w:autoSpaceDN w:val="0"/>
                  <w:adjustRightInd w:val="0"/>
                  <w:spacing w:line="240" w:lineRule="auto"/>
                </w:pPr>
              </w:pPrChange>
            </w:pPr>
            <w:del w:id="3658" w:author="Huang, Chengyu" w:date="2019-05-28T12:45:00Z">
              <w:r w:rsidRPr="007D5167" w:rsidDel="00F1263F">
                <w:rPr>
                  <w:rFonts w:cs="Segoe UI"/>
                  <w:color w:val="000000"/>
                  <w:sz w:val="12"/>
                  <w:szCs w:val="12"/>
                </w:rPr>
                <w:delText>Rest of Eastern Europe</w:delText>
              </w:r>
            </w:del>
          </w:p>
        </w:tc>
        <w:tc>
          <w:tcPr>
            <w:tcW w:w="1032" w:type="dxa"/>
            <w:tcBorders>
              <w:top w:val="nil"/>
              <w:left w:val="single" w:sz="6" w:space="0" w:color="auto"/>
              <w:bottom w:val="nil"/>
              <w:right w:val="nil"/>
            </w:tcBorders>
          </w:tcPr>
          <w:p w14:paraId="1598A6CE" w14:textId="6B283BD1" w:rsidR="00C67657" w:rsidRPr="007D5167" w:rsidDel="00F1263F" w:rsidRDefault="00C67657" w:rsidP="00F1263F">
            <w:pPr>
              <w:pStyle w:val="AnnexAppendixTitle"/>
              <w:rPr>
                <w:del w:id="3659" w:author="Huang, Chengyu" w:date="2019-05-28T12:45:00Z"/>
                <w:rFonts w:cs="Segoe UI"/>
                <w:color w:val="000000"/>
                <w:sz w:val="12"/>
                <w:szCs w:val="12"/>
              </w:rPr>
              <w:pPrChange w:id="3660" w:author="Huang, Chengyu" w:date="2019-05-28T12:45:00Z">
                <w:pPr>
                  <w:autoSpaceDE w:val="0"/>
                  <w:autoSpaceDN w:val="0"/>
                  <w:adjustRightInd w:val="0"/>
                  <w:spacing w:line="240" w:lineRule="auto"/>
                </w:pPr>
              </w:pPrChange>
            </w:pPr>
            <w:del w:id="3661"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1C43E483" w14:textId="696301F9" w:rsidR="00C67657" w:rsidRPr="007D5167" w:rsidDel="00F1263F" w:rsidRDefault="00C67657" w:rsidP="00F1263F">
            <w:pPr>
              <w:pStyle w:val="AnnexAppendixTitle"/>
              <w:rPr>
                <w:del w:id="3662" w:author="Huang, Chengyu" w:date="2019-05-28T12:45:00Z"/>
                <w:rFonts w:cs="Segoe UI"/>
                <w:color w:val="000000"/>
                <w:sz w:val="12"/>
                <w:szCs w:val="12"/>
              </w:rPr>
              <w:pPrChange w:id="3663" w:author="Huang, Chengyu" w:date="2019-05-28T12:45:00Z">
                <w:pPr>
                  <w:autoSpaceDE w:val="0"/>
                  <w:autoSpaceDN w:val="0"/>
                  <w:adjustRightInd w:val="0"/>
                  <w:spacing w:line="240" w:lineRule="auto"/>
                </w:pPr>
              </w:pPrChange>
            </w:pPr>
            <w:del w:id="3664" w:author="Huang, Chengyu" w:date="2019-05-28T12:45:00Z">
              <w:r w:rsidRPr="007D5167" w:rsidDel="00F1263F">
                <w:rPr>
                  <w:rFonts w:cs="Segoe UI"/>
                  <w:color w:val="000000"/>
                  <w:sz w:val="12"/>
                  <w:szCs w:val="12"/>
                </w:rPr>
                <w:delText>Rest of Eastern Africa</w:delText>
              </w:r>
            </w:del>
          </w:p>
        </w:tc>
      </w:tr>
      <w:tr w:rsidR="00C67657" w:rsidRPr="007D5167" w:rsidDel="00F1263F" w14:paraId="428C9E10" w14:textId="50E011D7" w:rsidTr="00C67657">
        <w:trPr>
          <w:trHeight w:val="192"/>
          <w:del w:id="3665" w:author="Huang, Chengyu" w:date="2019-05-28T12:45:00Z"/>
        </w:trPr>
        <w:tc>
          <w:tcPr>
            <w:tcW w:w="886" w:type="dxa"/>
            <w:tcBorders>
              <w:top w:val="nil"/>
              <w:left w:val="nil"/>
              <w:bottom w:val="nil"/>
              <w:right w:val="nil"/>
            </w:tcBorders>
          </w:tcPr>
          <w:p w14:paraId="2ED1E591" w14:textId="376A1BF0" w:rsidR="00C67657" w:rsidRPr="007D5167" w:rsidDel="00F1263F" w:rsidRDefault="00C67657" w:rsidP="00F1263F">
            <w:pPr>
              <w:pStyle w:val="AnnexAppendixTitle"/>
              <w:rPr>
                <w:del w:id="3666" w:author="Huang, Chengyu" w:date="2019-05-28T12:45:00Z"/>
                <w:rFonts w:cs="Segoe UI"/>
                <w:color w:val="000000"/>
                <w:sz w:val="12"/>
                <w:szCs w:val="12"/>
              </w:rPr>
              <w:pPrChange w:id="3667" w:author="Huang, Chengyu" w:date="2019-05-28T12:45:00Z">
                <w:pPr>
                  <w:autoSpaceDE w:val="0"/>
                  <w:autoSpaceDN w:val="0"/>
                  <w:adjustRightInd w:val="0"/>
                  <w:spacing w:line="240" w:lineRule="auto"/>
                </w:pPr>
              </w:pPrChange>
            </w:pPr>
            <w:del w:id="3668"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4560A898" w14:textId="373667EA" w:rsidR="00C67657" w:rsidRPr="007D5167" w:rsidDel="00F1263F" w:rsidRDefault="00C67657" w:rsidP="00F1263F">
            <w:pPr>
              <w:pStyle w:val="AnnexAppendixTitle"/>
              <w:rPr>
                <w:del w:id="3669" w:author="Huang, Chengyu" w:date="2019-05-28T12:45:00Z"/>
                <w:rFonts w:cs="Segoe UI"/>
                <w:color w:val="000000"/>
                <w:sz w:val="12"/>
                <w:szCs w:val="12"/>
              </w:rPr>
              <w:pPrChange w:id="3670" w:author="Huang, Chengyu" w:date="2019-05-28T12:45:00Z">
                <w:pPr>
                  <w:autoSpaceDE w:val="0"/>
                  <w:autoSpaceDN w:val="0"/>
                  <w:adjustRightInd w:val="0"/>
                  <w:spacing w:line="240" w:lineRule="auto"/>
                </w:pPr>
              </w:pPrChange>
            </w:pPr>
            <w:del w:id="3671" w:author="Huang, Chengyu" w:date="2019-05-28T12:45:00Z">
              <w:r w:rsidRPr="007D5167" w:rsidDel="00F1263F">
                <w:rPr>
                  <w:rFonts w:cs="Segoe UI"/>
                  <w:color w:val="000000"/>
                  <w:sz w:val="12"/>
                  <w:szCs w:val="12"/>
                </w:rPr>
                <w:delText>Latvia</w:delText>
              </w:r>
            </w:del>
          </w:p>
        </w:tc>
        <w:tc>
          <w:tcPr>
            <w:tcW w:w="724" w:type="dxa"/>
            <w:tcBorders>
              <w:top w:val="nil"/>
              <w:left w:val="single" w:sz="6" w:space="0" w:color="auto"/>
              <w:bottom w:val="nil"/>
              <w:right w:val="nil"/>
            </w:tcBorders>
          </w:tcPr>
          <w:p w14:paraId="28309C8C" w14:textId="75583466" w:rsidR="00C67657" w:rsidRPr="007D5167" w:rsidDel="00F1263F" w:rsidRDefault="00C67657" w:rsidP="00F1263F">
            <w:pPr>
              <w:pStyle w:val="AnnexAppendixTitle"/>
              <w:rPr>
                <w:del w:id="3672" w:author="Huang, Chengyu" w:date="2019-05-28T12:45:00Z"/>
                <w:rFonts w:cs="Segoe UI"/>
                <w:color w:val="000000"/>
                <w:sz w:val="12"/>
                <w:szCs w:val="12"/>
              </w:rPr>
              <w:pPrChange w:id="3673" w:author="Huang, Chengyu" w:date="2019-05-28T12:45:00Z">
                <w:pPr>
                  <w:autoSpaceDE w:val="0"/>
                  <w:autoSpaceDN w:val="0"/>
                  <w:adjustRightInd w:val="0"/>
                  <w:spacing w:line="240" w:lineRule="auto"/>
                </w:pPr>
              </w:pPrChange>
            </w:pPr>
            <w:del w:id="3674"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6BF26BB7" w14:textId="3073F5C8" w:rsidR="00C67657" w:rsidRPr="007D5167" w:rsidDel="00F1263F" w:rsidRDefault="00C67657" w:rsidP="00F1263F">
            <w:pPr>
              <w:pStyle w:val="AnnexAppendixTitle"/>
              <w:rPr>
                <w:del w:id="3675" w:author="Huang, Chengyu" w:date="2019-05-28T12:45:00Z"/>
                <w:rFonts w:cs="Segoe UI"/>
                <w:color w:val="000000"/>
                <w:sz w:val="12"/>
                <w:szCs w:val="12"/>
              </w:rPr>
              <w:pPrChange w:id="3676" w:author="Huang, Chengyu" w:date="2019-05-28T12:45:00Z">
                <w:pPr>
                  <w:autoSpaceDE w:val="0"/>
                  <w:autoSpaceDN w:val="0"/>
                  <w:adjustRightInd w:val="0"/>
                  <w:spacing w:line="240" w:lineRule="auto"/>
                </w:pPr>
              </w:pPrChange>
            </w:pPr>
            <w:del w:id="3677" w:author="Huang, Chengyu" w:date="2019-05-28T12:45:00Z">
              <w:r w:rsidRPr="007D5167" w:rsidDel="00F1263F">
                <w:rPr>
                  <w:rFonts w:cs="Segoe UI"/>
                  <w:color w:val="000000"/>
                  <w:sz w:val="12"/>
                  <w:szCs w:val="12"/>
                </w:rPr>
                <w:delText>Rest of Europe</w:delText>
              </w:r>
            </w:del>
          </w:p>
        </w:tc>
        <w:tc>
          <w:tcPr>
            <w:tcW w:w="1032" w:type="dxa"/>
            <w:tcBorders>
              <w:top w:val="nil"/>
              <w:left w:val="single" w:sz="6" w:space="0" w:color="auto"/>
              <w:bottom w:val="nil"/>
              <w:right w:val="nil"/>
            </w:tcBorders>
          </w:tcPr>
          <w:p w14:paraId="4E1B48E9" w14:textId="448A7A8B" w:rsidR="00C67657" w:rsidRPr="007D5167" w:rsidDel="00F1263F" w:rsidRDefault="00C67657" w:rsidP="00F1263F">
            <w:pPr>
              <w:pStyle w:val="AnnexAppendixTitle"/>
              <w:rPr>
                <w:del w:id="3678" w:author="Huang, Chengyu" w:date="2019-05-28T12:45:00Z"/>
                <w:rFonts w:cs="Segoe UI"/>
                <w:color w:val="000000"/>
                <w:sz w:val="12"/>
                <w:szCs w:val="12"/>
              </w:rPr>
              <w:pPrChange w:id="3679" w:author="Huang, Chengyu" w:date="2019-05-28T12:45:00Z">
                <w:pPr>
                  <w:autoSpaceDE w:val="0"/>
                  <w:autoSpaceDN w:val="0"/>
                  <w:adjustRightInd w:val="0"/>
                  <w:spacing w:line="240" w:lineRule="auto"/>
                </w:pPr>
              </w:pPrChange>
            </w:pPr>
            <w:del w:id="3680"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07C8EF2F" w14:textId="0B121C9B" w:rsidR="00C67657" w:rsidRPr="007D5167" w:rsidDel="00F1263F" w:rsidRDefault="00C67657" w:rsidP="00F1263F">
            <w:pPr>
              <w:pStyle w:val="AnnexAppendixTitle"/>
              <w:rPr>
                <w:del w:id="3681" w:author="Huang, Chengyu" w:date="2019-05-28T12:45:00Z"/>
                <w:rFonts w:cs="Segoe UI"/>
                <w:color w:val="000000"/>
                <w:sz w:val="12"/>
                <w:szCs w:val="12"/>
              </w:rPr>
              <w:pPrChange w:id="3682" w:author="Huang, Chengyu" w:date="2019-05-28T12:45:00Z">
                <w:pPr>
                  <w:autoSpaceDE w:val="0"/>
                  <w:autoSpaceDN w:val="0"/>
                  <w:adjustRightInd w:val="0"/>
                  <w:spacing w:line="240" w:lineRule="auto"/>
                </w:pPr>
              </w:pPrChange>
            </w:pPr>
            <w:del w:id="3683" w:author="Huang, Chengyu" w:date="2019-05-28T12:45:00Z">
              <w:r w:rsidRPr="007D5167" w:rsidDel="00F1263F">
                <w:rPr>
                  <w:rFonts w:cs="Segoe UI"/>
                  <w:color w:val="000000"/>
                  <w:sz w:val="12"/>
                  <w:szCs w:val="12"/>
                </w:rPr>
                <w:delText>Botswana</w:delText>
              </w:r>
            </w:del>
          </w:p>
        </w:tc>
      </w:tr>
      <w:tr w:rsidR="00C67657" w:rsidRPr="007D5167" w:rsidDel="00F1263F" w14:paraId="031C6F22" w14:textId="4D0F2D5D" w:rsidTr="00C67657">
        <w:trPr>
          <w:trHeight w:val="192"/>
          <w:del w:id="3684" w:author="Huang, Chengyu" w:date="2019-05-28T12:45:00Z"/>
        </w:trPr>
        <w:tc>
          <w:tcPr>
            <w:tcW w:w="886" w:type="dxa"/>
            <w:tcBorders>
              <w:top w:val="nil"/>
              <w:left w:val="nil"/>
              <w:bottom w:val="nil"/>
              <w:right w:val="nil"/>
            </w:tcBorders>
          </w:tcPr>
          <w:p w14:paraId="2798AA4D" w14:textId="49A15848" w:rsidR="00C67657" w:rsidRPr="007D5167" w:rsidDel="00F1263F" w:rsidRDefault="00C67657" w:rsidP="00F1263F">
            <w:pPr>
              <w:pStyle w:val="AnnexAppendixTitle"/>
              <w:rPr>
                <w:del w:id="3685" w:author="Huang, Chengyu" w:date="2019-05-28T12:45:00Z"/>
                <w:rFonts w:cs="Segoe UI"/>
                <w:color w:val="000000"/>
                <w:sz w:val="12"/>
                <w:szCs w:val="12"/>
              </w:rPr>
              <w:pPrChange w:id="3686" w:author="Huang, Chengyu" w:date="2019-05-28T12:45:00Z">
                <w:pPr>
                  <w:autoSpaceDE w:val="0"/>
                  <w:autoSpaceDN w:val="0"/>
                  <w:adjustRightInd w:val="0"/>
                  <w:spacing w:line="240" w:lineRule="auto"/>
                </w:pPr>
              </w:pPrChange>
            </w:pPr>
            <w:del w:id="3687"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26CA0153" w14:textId="08B00DB0" w:rsidR="00C67657" w:rsidRPr="007D5167" w:rsidDel="00F1263F" w:rsidRDefault="00C67657" w:rsidP="00F1263F">
            <w:pPr>
              <w:pStyle w:val="AnnexAppendixTitle"/>
              <w:rPr>
                <w:del w:id="3688" w:author="Huang, Chengyu" w:date="2019-05-28T12:45:00Z"/>
                <w:rFonts w:cs="Segoe UI"/>
                <w:color w:val="000000"/>
                <w:sz w:val="12"/>
                <w:szCs w:val="12"/>
              </w:rPr>
              <w:pPrChange w:id="3689" w:author="Huang, Chengyu" w:date="2019-05-28T12:45:00Z">
                <w:pPr>
                  <w:autoSpaceDE w:val="0"/>
                  <w:autoSpaceDN w:val="0"/>
                  <w:adjustRightInd w:val="0"/>
                  <w:spacing w:line="240" w:lineRule="auto"/>
                </w:pPr>
              </w:pPrChange>
            </w:pPr>
            <w:del w:id="3690" w:author="Huang, Chengyu" w:date="2019-05-28T12:45:00Z">
              <w:r w:rsidRPr="007D5167" w:rsidDel="00F1263F">
                <w:rPr>
                  <w:rFonts w:cs="Segoe UI"/>
                  <w:color w:val="000000"/>
                  <w:sz w:val="12"/>
                  <w:szCs w:val="12"/>
                </w:rPr>
                <w:delText>Lithuania</w:delText>
              </w:r>
            </w:del>
          </w:p>
        </w:tc>
        <w:tc>
          <w:tcPr>
            <w:tcW w:w="724" w:type="dxa"/>
            <w:tcBorders>
              <w:top w:val="nil"/>
              <w:left w:val="single" w:sz="6" w:space="0" w:color="auto"/>
              <w:bottom w:val="nil"/>
              <w:right w:val="nil"/>
            </w:tcBorders>
          </w:tcPr>
          <w:p w14:paraId="2EA18D38" w14:textId="417E4C81" w:rsidR="00C67657" w:rsidRPr="007D5167" w:rsidDel="00F1263F" w:rsidRDefault="00C67657" w:rsidP="00F1263F">
            <w:pPr>
              <w:pStyle w:val="AnnexAppendixTitle"/>
              <w:rPr>
                <w:del w:id="3691" w:author="Huang, Chengyu" w:date="2019-05-28T12:45:00Z"/>
                <w:rFonts w:cs="Segoe UI"/>
                <w:color w:val="000000"/>
                <w:sz w:val="12"/>
                <w:szCs w:val="12"/>
              </w:rPr>
              <w:pPrChange w:id="3692" w:author="Huang, Chengyu" w:date="2019-05-28T12:45:00Z">
                <w:pPr>
                  <w:autoSpaceDE w:val="0"/>
                  <w:autoSpaceDN w:val="0"/>
                  <w:adjustRightInd w:val="0"/>
                  <w:spacing w:line="240" w:lineRule="auto"/>
                </w:pPr>
              </w:pPrChange>
            </w:pPr>
            <w:del w:id="3693"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06B35C70" w14:textId="18266D44" w:rsidR="00C67657" w:rsidRPr="007D5167" w:rsidDel="00F1263F" w:rsidRDefault="00C67657" w:rsidP="00F1263F">
            <w:pPr>
              <w:pStyle w:val="AnnexAppendixTitle"/>
              <w:rPr>
                <w:del w:id="3694" w:author="Huang, Chengyu" w:date="2019-05-28T12:45:00Z"/>
                <w:rFonts w:cs="Segoe UI"/>
                <w:color w:val="000000"/>
                <w:sz w:val="12"/>
                <w:szCs w:val="12"/>
              </w:rPr>
              <w:pPrChange w:id="3695" w:author="Huang, Chengyu" w:date="2019-05-28T12:45:00Z">
                <w:pPr>
                  <w:autoSpaceDE w:val="0"/>
                  <w:autoSpaceDN w:val="0"/>
                  <w:adjustRightInd w:val="0"/>
                  <w:spacing w:line="240" w:lineRule="auto"/>
                </w:pPr>
              </w:pPrChange>
            </w:pPr>
            <w:del w:id="3696" w:author="Huang, Chengyu" w:date="2019-05-28T12:45:00Z">
              <w:r w:rsidRPr="007D5167" w:rsidDel="00F1263F">
                <w:rPr>
                  <w:rFonts w:cs="Segoe UI"/>
                  <w:color w:val="000000"/>
                  <w:sz w:val="12"/>
                  <w:szCs w:val="12"/>
                </w:rPr>
                <w:delText>Kazakhstan</w:delText>
              </w:r>
            </w:del>
          </w:p>
        </w:tc>
        <w:tc>
          <w:tcPr>
            <w:tcW w:w="1032" w:type="dxa"/>
            <w:tcBorders>
              <w:top w:val="nil"/>
              <w:left w:val="single" w:sz="6" w:space="0" w:color="auto"/>
              <w:bottom w:val="nil"/>
              <w:right w:val="nil"/>
            </w:tcBorders>
          </w:tcPr>
          <w:p w14:paraId="29EDE5EB" w14:textId="041CCEA2" w:rsidR="00C67657" w:rsidRPr="007D5167" w:rsidDel="00F1263F" w:rsidRDefault="00C67657" w:rsidP="00F1263F">
            <w:pPr>
              <w:pStyle w:val="AnnexAppendixTitle"/>
              <w:rPr>
                <w:del w:id="3697" w:author="Huang, Chengyu" w:date="2019-05-28T12:45:00Z"/>
                <w:rFonts w:cs="Segoe UI"/>
                <w:color w:val="000000"/>
                <w:sz w:val="12"/>
                <w:szCs w:val="12"/>
              </w:rPr>
              <w:pPrChange w:id="3698" w:author="Huang, Chengyu" w:date="2019-05-28T12:45:00Z">
                <w:pPr>
                  <w:autoSpaceDE w:val="0"/>
                  <w:autoSpaceDN w:val="0"/>
                  <w:adjustRightInd w:val="0"/>
                  <w:spacing w:line="240" w:lineRule="auto"/>
                </w:pPr>
              </w:pPrChange>
            </w:pPr>
            <w:del w:id="3699"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269A28D0" w14:textId="2269B9F2" w:rsidR="00C67657" w:rsidRPr="007D5167" w:rsidDel="00F1263F" w:rsidRDefault="00C67657" w:rsidP="00F1263F">
            <w:pPr>
              <w:pStyle w:val="AnnexAppendixTitle"/>
              <w:rPr>
                <w:del w:id="3700" w:author="Huang, Chengyu" w:date="2019-05-28T12:45:00Z"/>
                <w:rFonts w:cs="Segoe UI"/>
                <w:color w:val="000000"/>
                <w:sz w:val="12"/>
                <w:szCs w:val="12"/>
              </w:rPr>
              <w:pPrChange w:id="3701" w:author="Huang, Chengyu" w:date="2019-05-28T12:45:00Z">
                <w:pPr>
                  <w:autoSpaceDE w:val="0"/>
                  <w:autoSpaceDN w:val="0"/>
                  <w:adjustRightInd w:val="0"/>
                  <w:spacing w:line="240" w:lineRule="auto"/>
                </w:pPr>
              </w:pPrChange>
            </w:pPr>
            <w:del w:id="3702" w:author="Huang, Chengyu" w:date="2019-05-28T12:45:00Z">
              <w:r w:rsidRPr="007D5167" w:rsidDel="00F1263F">
                <w:rPr>
                  <w:rFonts w:cs="Segoe UI"/>
                  <w:color w:val="000000"/>
                  <w:sz w:val="12"/>
                  <w:szCs w:val="12"/>
                </w:rPr>
                <w:delText>Namibia</w:delText>
              </w:r>
            </w:del>
          </w:p>
        </w:tc>
      </w:tr>
      <w:tr w:rsidR="00C67657" w:rsidRPr="007D5167" w:rsidDel="00F1263F" w14:paraId="1B8FF135" w14:textId="30D03184" w:rsidTr="00C67657">
        <w:trPr>
          <w:trHeight w:val="192"/>
          <w:del w:id="3703" w:author="Huang, Chengyu" w:date="2019-05-28T12:45:00Z"/>
        </w:trPr>
        <w:tc>
          <w:tcPr>
            <w:tcW w:w="886" w:type="dxa"/>
            <w:tcBorders>
              <w:top w:val="nil"/>
              <w:left w:val="nil"/>
              <w:bottom w:val="nil"/>
              <w:right w:val="nil"/>
            </w:tcBorders>
          </w:tcPr>
          <w:p w14:paraId="74E02E56" w14:textId="36B39BF8" w:rsidR="00C67657" w:rsidRPr="007D5167" w:rsidDel="00F1263F" w:rsidRDefault="00C67657" w:rsidP="00F1263F">
            <w:pPr>
              <w:pStyle w:val="AnnexAppendixTitle"/>
              <w:rPr>
                <w:del w:id="3704" w:author="Huang, Chengyu" w:date="2019-05-28T12:45:00Z"/>
                <w:rFonts w:cs="Segoe UI"/>
                <w:color w:val="000000"/>
                <w:sz w:val="12"/>
                <w:szCs w:val="12"/>
              </w:rPr>
              <w:pPrChange w:id="3705" w:author="Huang, Chengyu" w:date="2019-05-28T12:45:00Z">
                <w:pPr>
                  <w:autoSpaceDE w:val="0"/>
                  <w:autoSpaceDN w:val="0"/>
                  <w:adjustRightInd w:val="0"/>
                  <w:spacing w:line="240" w:lineRule="auto"/>
                </w:pPr>
              </w:pPrChange>
            </w:pPr>
            <w:del w:id="3706"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575E81EB" w14:textId="193EB823" w:rsidR="00C67657" w:rsidRPr="007D5167" w:rsidDel="00F1263F" w:rsidRDefault="00C67657" w:rsidP="00F1263F">
            <w:pPr>
              <w:pStyle w:val="AnnexAppendixTitle"/>
              <w:rPr>
                <w:del w:id="3707" w:author="Huang, Chengyu" w:date="2019-05-28T12:45:00Z"/>
                <w:rFonts w:cs="Segoe UI"/>
                <w:color w:val="000000"/>
                <w:sz w:val="12"/>
                <w:szCs w:val="12"/>
              </w:rPr>
              <w:pPrChange w:id="3708" w:author="Huang, Chengyu" w:date="2019-05-28T12:45:00Z">
                <w:pPr>
                  <w:autoSpaceDE w:val="0"/>
                  <w:autoSpaceDN w:val="0"/>
                  <w:adjustRightInd w:val="0"/>
                  <w:spacing w:line="240" w:lineRule="auto"/>
                </w:pPr>
              </w:pPrChange>
            </w:pPr>
            <w:del w:id="3709" w:author="Huang, Chengyu" w:date="2019-05-28T12:45:00Z">
              <w:r w:rsidRPr="007D5167" w:rsidDel="00F1263F">
                <w:rPr>
                  <w:rFonts w:cs="Segoe UI"/>
                  <w:color w:val="000000"/>
                  <w:sz w:val="12"/>
                  <w:szCs w:val="12"/>
                </w:rPr>
                <w:delText>Luxembourg</w:delText>
              </w:r>
            </w:del>
          </w:p>
        </w:tc>
        <w:tc>
          <w:tcPr>
            <w:tcW w:w="724" w:type="dxa"/>
            <w:tcBorders>
              <w:top w:val="nil"/>
              <w:left w:val="single" w:sz="6" w:space="0" w:color="auto"/>
              <w:bottom w:val="nil"/>
              <w:right w:val="nil"/>
            </w:tcBorders>
          </w:tcPr>
          <w:p w14:paraId="5FAAFBB2" w14:textId="06616006" w:rsidR="00C67657" w:rsidRPr="007D5167" w:rsidDel="00F1263F" w:rsidRDefault="00C67657" w:rsidP="00F1263F">
            <w:pPr>
              <w:pStyle w:val="AnnexAppendixTitle"/>
              <w:rPr>
                <w:del w:id="3710" w:author="Huang, Chengyu" w:date="2019-05-28T12:45:00Z"/>
                <w:rFonts w:cs="Segoe UI"/>
                <w:color w:val="000000"/>
                <w:sz w:val="12"/>
                <w:szCs w:val="12"/>
              </w:rPr>
              <w:pPrChange w:id="3711" w:author="Huang, Chengyu" w:date="2019-05-28T12:45:00Z">
                <w:pPr>
                  <w:autoSpaceDE w:val="0"/>
                  <w:autoSpaceDN w:val="0"/>
                  <w:adjustRightInd w:val="0"/>
                  <w:spacing w:line="240" w:lineRule="auto"/>
                </w:pPr>
              </w:pPrChange>
            </w:pPr>
            <w:del w:id="3712"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3D86C803" w14:textId="7985BAAF" w:rsidR="00C67657" w:rsidRPr="007D5167" w:rsidDel="00F1263F" w:rsidRDefault="00C67657" w:rsidP="00F1263F">
            <w:pPr>
              <w:pStyle w:val="AnnexAppendixTitle"/>
              <w:rPr>
                <w:del w:id="3713" w:author="Huang, Chengyu" w:date="2019-05-28T12:45:00Z"/>
                <w:rFonts w:cs="Segoe UI"/>
                <w:color w:val="000000"/>
                <w:sz w:val="12"/>
                <w:szCs w:val="12"/>
              </w:rPr>
              <w:pPrChange w:id="3714" w:author="Huang, Chengyu" w:date="2019-05-28T12:45:00Z">
                <w:pPr>
                  <w:autoSpaceDE w:val="0"/>
                  <w:autoSpaceDN w:val="0"/>
                  <w:adjustRightInd w:val="0"/>
                  <w:spacing w:line="240" w:lineRule="auto"/>
                </w:pPr>
              </w:pPrChange>
            </w:pPr>
            <w:del w:id="3715" w:author="Huang, Chengyu" w:date="2019-05-28T12:45:00Z">
              <w:r w:rsidRPr="007D5167" w:rsidDel="00F1263F">
                <w:rPr>
                  <w:rFonts w:cs="Segoe UI"/>
                  <w:color w:val="000000"/>
                  <w:sz w:val="12"/>
                  <w:szCs w:val="12"/>
                </w:rPr>
                <w:delText>Kyrgyzstan</w:delText>
              </w:r>
            </w:del>
          </w:p>
        </w:tc>
        <w:tc>
          <w:tcPr>
            <w:tcW w:w="1032" w:type="dxa"/>
            <w:tcBorders>
              <w:top w:val="nil"/>
              <w:left w:val="single" w:sz="6" w:space="0" w:color="auto"/>
              <w:bottom w:val="nil"/>
              <w:right w:val="nil"/>
            </w:tcBorders>
          </w:tcPr>
          <w:p w14:paraId="76B3E797" w14:textId="33FAF102" w:rsidR="00C67657" w:rsidRPr="007D5167" w:rsidDel="00F1263F" w:rsidRDefault="00C67657" w:rsidP="00F1263F">
            <w:pPr>
              <w:pStyle w:val="AnnexAppendixTitle"/>
              <w:rPr>
                <w:del w:id="3716" w:author="Huang, Chengyu" w:date="2019-05-28T12:45:00Z"/>
                <w:rFonts w:cs="Segoe UI"/>
                <w:color w:val="000000"/>
                <w:sz w:val="12"/>
                <w:szCs w:val="12"/>
              </w:rPr>
              <w:pPrChange w:id="3717" w:author="Huang, Chengyu" w:date="2019-05-28T12:45:00Z">
                <w:pPr>
                  <w:autoSpaceDE w:val="0"/>
                  <w:autoSpaceDN w:val="0"/>
                  <w:adjustRightInd w:val="0"/>
                  <w:spacing w:line="240" w:lineRule="auto"/>
                </w:pPr>
              </w:pPrChange>
            </w:pPr>
            <w:del w:id="3718"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6EC87726" w14:textId="4431427B" w:rsidR="00C67657" w:rsidRPr="007D5167" w:rsidDel="00F1263F" w:rsidRDefault="00C67657" w:rsidP="00F1263F">
            <w:pPr>
              <w:pStyle w:val="AnnexAppendixTitle"/>
              <w:rPr>
                <w:del w:id="3719" w:author="Huang, Chengyu" w:date="2019-05-28T12:45:00Z"/>
                <w:rFonts w:cs="Segoe UI"/>
                <w:color w:val="000000"/>
                <w:sz w:val="12"/>
                <w:szCs w:val="12"/>
              </w:rPr>
              <w:pPrChange w:id="3720" w:author="Huang, Chengyu" w:date="2019-05-28T12:45:00Z">
                <w:pPr>
                  <w:autoSpaceDE w:val="0"/>
                  <w:autoSpaceDN w:val="0"/>
                  <w:adjustRightInd w:val="0"/>
                  <w:spacing w:line="240" w:lineRule="auto"/>
                </w:pPr>
              </w:pPrChange>
            </w:pPr>
            <w:del w:id="3721" w:author="Huang, Chengyu" w:date="2019-05-28T12:45:00Z">
              <w:r w:rsidRPr="007D5167" w:rsidDel="00F1263F">
                <w:rPr>
                  <w:rFonts w:cs="Segoe UI"/>
                  <w:color w:val="000000"/>
                  <w:sz w:val="12"/>
                  <w:szCs w:val="12"/>
                </w:rPr>
                <w:delText>South Africa</w:delText>
              </w:r>
            </w:del>
          </w:p>
        </w:tc>
      </w:tr>
      <w:tr w:rsidR="00C67657" w:rsidRPr="007D5167" w:rsidDel="00F1263F" w14:paraId="4DA67F28" w14:textId="2C45FAB3" w:rsidTr="00C67657">
        <w:trPr>
          <w:trHeight w:val="192"/>
          <w:del w:id="3722" w:author="Huang, Chengyu" w:date="2019-05-28T12:45:00Z"/>
        </w:trPr>
        <w:tc>
          <w:tcPr>
            <w:tcW w:w="886" w:type="dxa"/>
            <w:tcBorders>
              <w:top w:val="nil"/>
              <w:left w:val="nil"/>
              <w:bottom w:val="nil"/>
              <w:right w:val="nil"/>
            </w:tcBorders>
          </w:tcPr>
          <w:p w14:paraId="7C25303A" w14:textId="61FFD0E7" w:rsidR="00C67657" w:rsidRPr="007D5167" w:rsidDel="00F1263F" w:rsidRDefault="00C67657" w:rsidP="00F1263F">
            <w:pPr>
              <w:pStyle w:val="AnnexAppendixTitle"/>
              <w:rPr>
                <w:del w:id="3723" w:author="Huang, Chengyu" w:date="2019-05-28T12:45:00Z"/>
                <w:rFonts w:cs="Segoe UI"/>
                <w:color w:val="000000"/>
                <w:sz w:val="12"/>
                <w:szCs w:val="12"/>
              </w:rPr>
              <w:pPrChange w:id="3724" w:author="Huang, Chengyu" w:date="2019-05-28T12:45:00Z">
                <w:pPr>
                  <w:autoSpaceDE w:val="0"/>
                  <w:autoSpaceDN w:val="0"/>
                  <w:adjustRightInd w:val="0"/>
                  <w:spacing w:line="240" w:lineRule="auto"/>
                </w:pPr>
              </w:pPrChange>
            </w:pPr>
            <w:del w:id="3725" w:author="Huang, Chengyu" w:date="2019-05-28T12:45:00Z">
              <w:r w:rsidRPr="007D5167" w:rsidDel="00F1263F">
                <w:rPr>
                  <w:rFonts w:cs="Segoe UI"/>
                  <w:color w:val="000000"/>
                  <w:sz w:val="12"/>
                  <w:szCs w:val="12"/>
                </w:rPr>
                <w:delText>EU-27</w:delText>
              </w:r>
            </w:del>
          </w:p>
        </w:tc>
        <w:tc>
          <w:tcPr>
            <w:tcW w:w="2676" w:type="dxa"/>
            <w:tcBorders>
              <w:top w:val="nil"/>
              <w:left w:val="nil"/>
              <w:bottom w:val="nil"/>
              <w:right w:val="nil"/>
            </w:tcBorders>
          </w:tcPr>
          <w:p w14:paraId="39B82731" w14:textId="083F8F57" w:rsidR="00C67657" w:rsidRPr="007D5167" w:rsidDel="00F1263F" w:rsidRDefault="00C67657" w:rsidP="00F1263F">
            <w:pPr>
              <w:pStyle w:val="AnnexAppendixTitle"/>
              <w:rPr>
                <w:del w:id="3726" w:author="Huang, Chengyu" w:date="2019-05-28T12:45:00Z"/>
                <w:rFonts w:cs="Segoe UI"/>
                <w:color w:val="000000"/>
                <w:sz w:val="12"/>
                <w:szCs w:val="12"/>
              </w:rPr>
              <w:pPrChange w:id="3727" w:author="Huang, Chengyu" w:date="2019-05-28T12:45:00Z">
                <w:pPr>
                  <w:autoSpaceDE w:val="0"/>
                  <w:autoSpaceDN w:val="0"/>
                  <w:adjustRightInd w:val="0"/>
                  <w:spacing w:line="240" w:lineRule="auto"/>
                </w:pPr>
              </w:pPrChange>
            </w:pPr>
            <w:del w:id="3728" w:author="Huang, Chengyu" w:date="2019-05-28T12:45:00Z">
              <w:r w:rsidRPr="007D5167" w:rsidDel="00F1263F">
                <w:rPr>
                  <w:rFonts w:cs="Segoe UI"/>
                  <w:color w:val="000000"/>
                  <w:sz w:val="12"/>
                  <w:szCs w:val="12"/>
                </w:rPr>
                <w:delText>Malta</w:delText>
              </w:r>
            </w:del>
          </w:p>
        </w:tc>
        <w:tc>
          <w:tcPr>
            <w:tcW w:w="724" w:type="dxa"/>
            <w:tcBorders>
              <w:top w:val="nil"/>
              <w:left w:val="single" w:sz="6" w:space="0" w:color="auto"/>
              <w:bottom w:val="nil"/>
              <w:right w:val="nil"/>
            </w:tcBorders>
          </w:tcPr>
          <w:p w14:paraId="68C46208" w14:textId="5A6E0445" w:rsidR="00C67657" w:rsidRPr="007D5167" w:rsidDel="00F1263F" w:rsidRDefault="00C67657" w:rsidP="00F1263F">
            <w:pPr>
              <w:pStyle w:val="AnnexAppendixTitle"/>
              <w:rPr>
                <w:del w:id="3729" w:author="Huang, Chengyu" w:date="2019-05-28T12:45:00Z"/>
                <w:rFonts w:cs="Segoe UI"/>
                <w:color w:val="000000"/>
                <w:sz w:val="12"/>
                <w:szCs w:val="12"/>
              </w:rPr>
              <w:pPrChange w:id="3730" w:author="Huang, Chengyu" w:date="2019-05-28T12:45:00Z">
                <w:pPr>
                  <w:autoSpaceDE w:val="0"/>
                  <w:autoSpaceDN w:val="0"/>
                  <w:adjustRightInd w:val="0"/>
                  <w:spacing w:line="240" w:lineRule="auto"/>
                </w:pPr>
              </w:pPrChange>
            </w:pPr>
            <w:del w:id="3731" w:author="Huang, Chengyu" w:date="2019-05-28T12:45:00Z">
              <w:r w:rsidRPr="007D5167" w:rsidDel="00F1263F">
                <w:rPr>
                  <w:rFonts w:cs="Segoe UI"/>
                  <w:color w:val="000000"/>
                  <w:sz w:val="12"/>
                  <w:szCs w:val="12"/>
                </w:rPr>
                <w:delText>ROW</w:delText>
              </w:r>
            </w:del>
          </w:p>
        </w:tc>
        <w:tc>
          <w:tcPr>
            <w:tcW w:w="2208" w:type="dxa"/>
            <w:tcBorders>
              <w:top w:val="nil"/>
              <w:left w:val="nil"/>
              <w:bottom w:val="nil"/>
              <w:right w:val="nil"/>
            </w:tcBorders>
          </w:tcPr>
          <w:p w14:paraId="50F1C7F0" w14:textId="195BE698" w:rsidR="00C67657" w:rsidRPr="007D5167" w:rsidDel="00F1263F" w:rsidRDefault="00C67657" w:rsidP="00F1263F">
            <w:pPr>
              <w:pStyle w:val="AnnexAppendixTitle"/>
              <w:rPr>
                <w:del w:id="3732" w:author="Huang, Chengyu" w:date="2019-05-28T12:45:00Z"/>
                <w:rFonts w:cs="Segoe UI"/>
                <w:color w:val="000000"/>
                <w:sz w:val="12"/>
                <w:szCs w:val="12"/>
              </w:rPr>
              <w:pPrChange w:id="3733" w:author="Huang, Chengyu" w:date="2019-05-28T12:45:00Z">
                <w:pPr>
                  <w:autoSpaceDE w:val="0"/>
                  <w:autoSpaceDN w:val="0"/>
                  <w:adjustRightInd w:val="0"/>
                  <w:spacing w:line="240" w:lineRule="auto"/>
                </w:pPr>
              </w:pPrChange>
            </w:pPr>
            <w:del w:id="3734" w:author="Huang, Chengyu" w:date="2019-05-28T12:45:00Z">
              <w:r w:rsidRPr="007D5167" w:rsidDel="00F1263F">
                <w:rPr>
                  <w:rFonts w:cs="Segoe UI"/>
                  <w:color w:val="000000"/>
                  <w:sz w:val="12"/>
                  <w:szCs w:val="12"/>
                </w:rPr>
                <w:delText>Tajikistan</w:delText>
              </w:r>
            </w:del>
          </w:p>
        </w:tc>
        <w:tc>
          <w:tcPr>
            <w:tcW w:w="1032" w:type="dxa"/>
            <w:tcBorders>
              <w:top w:val="nil"/>
              <w:left w:val="single" w:sz="6" w:space="0" w:color="auto"/>
              <w:bottom w:val="nil"/>
              <w:right w:val="nil"/>
            </w:tcBorders>
          </w:tcPr>
          <w:p w14:paraId="669025C4" w14:textId="183BD968" w:rsidR="00C67657" w:rsidRPr="007D5167" w:rsidDel="00F1263F" w:rsidRDefault="00C67657" w:rsidP="00F1263F">
            <w:pPr>
              <w:pStyle w:val="AnnexAppendixTitle"/>
              <w:rPr>
                <w:del w:id="3735" w:author="Huang, Chengyu" w:date="2019-05-28T12:45:00Z"/>
                <w:rFonts w:cs="Segoe UI"/>
                <w:color w:val="000000"/>
                <w:sz w:val="12"/>
                <w:szCs w:val="12"/>
              </w:rPr>
              <w:pPrChange w:id="3736" w:author="Huang, Chengyu" w:date="2019-05-28T12:45:00Z">
                <w:pPr>
                  <w:autoSpaceDE w:val="0"/>
                  <w:autoSpaceDN w:val="0"/>
                  <w:adjustRightInd w:val="0"/>
                  <w:spacing w:line="240" w:lineRule="auto"/>
                </w:pPr>
              </w:pPrChange>
            </w:pPr>
            <w:del w:id="3737" w:author="Huang, Chengyu" w:date="2019-05-28T12:45:00Z">
              <w:r w:rsidRPr="007D5167" w:rsidDel="00F1263F">
                <w:rPr>
                  <w:rFonts w:cs="Segoe UI"/>
                  <w:color w:val="000000"/>
                  <w:sz w:val="12"/>
                  <w:szCs w:val="12"/>
                </w:rPr>
                <w:delText>ROW</w:delText>
              </w:r>
            </w:del>
          </w:p>
        </w:tc>
        <w:tc>
          <w:tcPr>
            <w:tcW w:w="2321" w:type="dxa"/>
            <w:tcBorders>
              <w:top w:val="nil"/>
              <w:left w:val="nil"/>
              <w:bottom w:val="nil"/>
              <w:right w:val="nil"/>
            </w:tcBorders>
          </w:tcPr>
          <w:p w14:paraId="4305B967" w14:textId="45D58B18" w:rsidR="00C67657" w:rsidRPr="007D5167" w:rsidDel="00F1263F" w:rsidRDefault="00C67657" w:rsidP="00F1263F">
            <w:pPr>
              <w:pStyle w:val="AnnexAppendixTitle"/>
              <w:rPr>
                <w:del w:id="3738" w:author="Huang, Chengyu" w:date="2019-05-28T12:45:00Z"/>
                <w:rFonts w:cs="Segoe UI"/>
                <w:color w:val="000000"/>
                <w:sz w:val="12"/>
                <w:szCs w:val="12"/>
              </w:rPr>
              <w:pPrChange w:id="3739" w:author="Huang, Chengyu" w:date="2019-05-28T12:45:00Z">
                <w:pPr>
                  <w:autoSpaceDE w:val="0"/>
                  <w:autoSpaceDN w:val="0"/>
                  <w:adjustRightInd w:val="0"/>
                  <w:spacing w:line="240" w:lineRule="auto"/>
                </w:pPr>
              </w:pPrChange>
            </w:pPr>
            <w:del w:id="3740" w:author="Huang, Chengyu" w:date="2019-05-28T12:45:00Z">
              <w:r w:rsidRPr="007D5167" w:rsidDel="00F1263F">
                <w:rPr>
                  <w:rFonts w:cs="Segoe UI"/>
                  <w:color w:val="000000"/>
                  <w:sz w:val="12"/>
                  <w:szCs w:val="12"/>
                </w:rPr>
                <w:delText xml:space="preserve">Rest of S. African Customs </w:delText>
              </w:r>
            </w:del>
          </w:p>
        </w:tc>
      </w:tr>
      <w:tr w:rsidR="00C67657" w:rsidRPr="007D5167" w:rsidDel="00F1263F" w14:paraId="5150C1B6" w14:textId="68DBA455" w:rsidTr="00C67657">
        <w:trPr>
          <w:trHeight w:val="192"/>
          <w:del w:id="3741" w:author="Huang, Chengyu" w:date="2019-05-28T12:45:00Z"/>
        </w:trPr>
        <w:tc>
          <w:tcPr>
            <w:tcW w:w="886" w:type="dxa"/>
            <w:tcBorders>
              <w:top w:val="nil"/>
              <w:left w:val="nil"/>
              <w:bottom w:val="single" w:sz="6" w:space="0" w:color="auto"/>
              <w:right w:val="nil"/>
            </w:tcBorders>
          </w:tcPr>
          <w:p w14:paraId="0768FA1A" w14:textId="4E553FD0" w:rsidR="00C67657" w:rsidRPr="007D5167" w:rsidDel="00F1263F" w:rsidRDefault="00C67657" w:rsidP="00F1263F">
            <w:pPr>
              <w:pStyle w:val="AnnexAppendixTitle"/>
              <w:rPr>
                <w:del w:id="3742" w:author="Huang, Chengyu" w:date="2019-05-28T12:45:00Z"/>
                <w:rFonts w:cs="Segoe UI"/>
                <w:color w:val="000000"/>
                <w:sz w:val="12"/>
                <w:szCs w:val="12"/>
              </w:rPr>
              <w:pPrChange w:id="3743" w:author="Huang, Chengyu" w:date="2019-05-28T12:45:00Z">
                <w:pPr>
                  <w:autoSpaceDE w:val="0"/>
                  <w:autoSpaceDN w:val="0"/>
                  <w:adjustRightInd w:val="0"/>
                  <w:spacing w:line="240" w:lineRule="auto"/>
                </w:pPr>
              </w:pPrChange>
            </w:pPr>
            <w:del w:id="3744" w:author="Huang, Chengyu" w:date="2019-05-28T12:45:00Z">
              <w:r w:rsidRPr="007D5167" w:rsidDel="00F1263F">
                <w:rPr>
                  <w:rFonts w:cs="Segoe UI"/>
                  <w:color w:val="000000"/>
                  <w:sz w:val="12"/>
                  <w:szCs w:val="12"/>
                </w:rPr>
                <w:delText>EU-27</w:delText>
              </w:r>
            </w:del>
          </w:p>
        </w:tc>
        <w:tc>
          <w:tcPr>
            <w:tcW w:w="2676" w:type="dxa"/>
            <w:tcBorders>
              <w:top w:val="nil"/>
              <w:left w:val="nil"/>
              <w:bottom w:val="single" w:sz="6" w:space="0" w:color="auto"/>
              <w:right w:val="nil"/>
            </w:tcBorders>
          </w:tcPr>
          <w:p w14:paraId="614F5F61" w14:textId="73A5B075" w:rsidR="00C67657" w:rsidRPr="007D5167" w:rsidDel="00F1263F" w:rsidRDefault="00C67657" w:rsidP="00F1263F">
            <w:pPr>
              <w:pStyle w:val="AnnexAppendixTitle"/>
              <w:rPr>
                <w:del w:id="3745" w:author="Huang, Chengyu" w:date="2019-05-28T12:45:00Z"/>
                <w:rFonts w:cs="Segoe UI"/>
                <w:color w:val="000000"/>
                <w:sz w:val="12"/>
                <w:szCs w:val="12"/>
              </w:rPr>
              <w:pPrChange w:id="3746" w:author="Huang, Chengyu" w:date="2019-05-28T12:45:00Z">
                <w:pPr>
                  <w:autoSpaceDE w:val="0"/>
                  <w:autoSpaceDN w:val="0"/>
                  <w:adjustRightInd w:val="0"/>
                  <w:spacing w:line="240" w:lineRule="auto"/>
                </w:pPr>
              </w:pPrChange>
            </w:pPr>
            <w:del w:id="3747" w:author="Huang, Chengyu" w:date="2019-05-28T12:45:00Z">
              <w:r w:rsidRPr="007D5167" w:rsidDel="00F1263F">
                <w:rPr>
                  <w:rFonts w:cs="Segoe UI"/>
                  <w:color w:val="000000"/>
                  <w:sz w:val="12"/>
                  <w:szCs w:val="12"/>
                </w:rPr>
                <w:delText>Netherlands</w:delText>
              </w:r>
            </w:del>
          </w:p>
        </w:tc>
        <w:tc>
          <w:tcPr>
            <w:tcW w:w="724" w:type="dxa"/>
            <w:tcBorders>
              <w:top w:val="nil"/>
              <w:left w:val="single" w:sz="6" w:space="0" w:color="auto"/>
              <w:bottom w:val="single" w:sz="6" w:space="0" w:color="auto"/>
              <w:right w:val="nil"/>
            </w:tcBorders>
          </w:tcPr>
          <w:p w14:paraId="3D0B0553" w14:textId="6E1A620D" w:rsidR="00C67657" w:rsidRPr="007D5167" w:rsidDel="00F1263F" w:rsidRDefault="00C67657" w:rsidP="00F1263F">
            <w:pPr>
              <w:pStyle w:val="AnnexAppendixTitle"/>
              <w:rPr>
                <w:del w:id="3748" w:author="Huang, Chengyu" w:date="2019-05-28T12:45:00Z"/>
                <w:rFonts w:cs="Segoe UI"/>
                <w:color w:val="000000"/>
                <w:sz w:val="12"/>
                <w:szCs w:val="12"/>
              </w:rPr>
              <w:pPrChange w:id="3749" w:author="Huang, Chengyu" w:date="2019-05-28T12:45:00Z">
                <w:pPr>
                  <w:autoSpaceDE w:val="0"/>
                  <w:autoSpaceDN w:val="0"/>
                  <w:adjustRightInd w:val="0"/>
                  <w:spacing w:line="240" w:lineRule="auto"/>
                </w:pPr>
              </w:pPrChange>
            </w:pPr>
            <w:del w:id="3750" w:author="Huang, Chengyu" w:date="2019-05-28T12:45:00Z">
              <w:r w:rsidRPr="007D5167" w:rsidDel="00F1263F">
                <w:rPr>
                  <w:rFonts w:cs="Segoe UI"/>
                  <w:color w:val="000000"/>
                  <w:sz w:val="12"/>
                  <w:szCs w:val="12"/>
                </w:rPr>
                <w:delText>ROW</w:delText>
              </w:r>
            </w:del>
          </w:p>
        </w:tc>
        <w:tc>
          <w:tcPr>
            <w:tcW w:w="2208" w:type="dxa"/>
            <w:tcBorders>
              <w:top w:val="nil"/>
              <w:left w:val="nil"/>
              <w:bottom w:val="single" w:sz="6" w:space="0" w:color="auto"/>
              <w:right w:val="nil"/>
            </w:tcBorders>
          </w:tcPr>
          <w:p w14:paraId="6AD80902" w14:textId="31D4DAD8" w:rsidR="00C67657" w:rsidRPr="007D5167" w:rsidDel="00F1263F" w:rsidRDefault="00C67657" w:rsidP="00F1263F">
            <w:pPr>
              <w:pStyle w:val="AnnexAppendixTitle"/>
              <w:rPr>
                <w:del w:id="3751" w:author="Huang, Chengyu" w:date="2019-05-28T12:45:00Z"/>
                <w:rFonts w:cs="Segoe UI"/>
                <w:color w:val="000000"/>
                <w:sz w:val="12"/>
                <w:szCs w:val="12"/>
              </w:rPr>
              <w:pPrChange w:id="3752" w:author="Huang, Chengyu" w:date="2019-05-28T12:45:00Z">
                <w:pPr>
                  <w:autoSpaceDE w:val="0"/>
                  <w:autoSpaceDN w:val="0"/>
                  <w:adjustRightInd w:val="0"/>
                  <w:spacing w:line="240" w:lineRule="auto"/>
                </w:pPr>
              </w:pPrChange>
            </w:pPr>
            <w:del w:id="3753" w:author="Huang, Chengyu" w:date="2019-05-28T12:45:00Z">
              <w:r w:rsidRPr="007D5167" w:rsidDel="00F1263F">
                <w:rPr>
                  <w:rFonts w:cs="Segoe UI"/>
                  <w:color w:val="000000"/>
                  <w:sz w:val="12"/>
                  <w:szCs w:val="12"/>
                </w:rPr>
                <w:delText>Rest of Former USSR</w:delText>
              </w:r>
            </w:del>
          </w:p>
        </w:tc>
        <w:tc>
          <w:tcPr>
            <w:tcW w:w="1032" w:type="dxa"/>
            <w:tcBorders>
              <w:top w:val="nil"/>
              <w:left w:val="single" w:sz="6" w:space="0" w:color="auto"/>
              <w:bottom w:val="single" w:sz="6" w:space="0" w:color="auto"/>
              <w:right w:val="nil"/>
            </w:tcBorders>
          </w:tcPr>
          <w:p w14:paraId="7CDE72FB" w14:textId="1A8B5A06" w:rsidR="00C67657" w:rsidRPr="007D5167" w:rsidDel="00F1263F" w:rsidRDefault="00C67657" w:rsidP="00F1263F">
            <w:pPr>
              <w:pStyle w:val="AnnexAppendixTitle"/>
              <w:rPr>
                <w:del w:id="3754" w:author="Huang, Chengyu" w:date="2019-05-28T12:45:00Z"/>
                <w:rFonts w:cs="Segoe UI"/>
                <w:color w:val="000000"/>
                <w:sz w:val="12"/>
                <w:szCs w:val="12"/>
              </w:rPr>
              <w:pPrChange w:id="3755" w:author="Huang, Chengyu" w:date="2019-05-28T12:45:00Z">
                <w:pPr>
                  <w:autoSpaceDE w:val="0"/>
                  <w:autoSpaceDN w:val="0"/>
                  <w:adjustRightInd w:val="0"/>
                  <w:spacing w:line="240" w:lineRule="auto"/>
                </w:pPr>
              </w:pPrChange>
            </w:pPr>
            <w:del w:id="3756" w:author="Huang, Chengyu" w:date="2019-05-28T12:45:00Z">
              <w:r w:rsidRPr="007D5167" w:rsidDel="00F1263F">
                <w:rPr>
                  <w:rFonts w:cs="Segoe UI"/>
                  <w:color w:val="000000"/>
                  <w:sz w:val="12"/>
                  <w:szCs w:val="12"/>
                </w:rPr>
                <w:delText>ROW</w:delText>
              </w:r>
            </w:del>
          </w:p>
        </w:tc>
        <w:tc>
          <w:tcPr>
            <w:tcW w:w="2321" w:type="dxa"/>
            <w:tcBorders>
              <w:top w:val="nil"/>
              <w:left w:val="nil"/>
              <w:bottom w:val="single" w:sz="6" w:space="0" w:color="auto"/>
              <w:right w:val="nil"/>
            </w:tcBorders>
          </w:tcPr>
          <w:p w14:paraId="7CEDFEB1" w14:textId="176716A0" w:rsidR="00C67657" w:rsidRPr="007D5167" w:rsidDel="00F1263F" w:rsidRDefault="00C67657" w:rsidP="00F1263F">
            <w:pPr>
              <w:pStyle w:val="AnnexAppendixTitle"/>
              <w:rPr>
                <w:del w:id="3757" w:author="Huang, Chengyu" w:date="2019-05-28T12:45:00Z"/>
                <w:rFonts w:cs="Segoe UI"/>
                <w:color w:val="000000"/>
                <w:sz w:val="12"/>
                <w:szCs w:val="12"/>
              </w:rPr>
              <w:pPrChange w:id="3758" w:author="Huang, Chengyu" w:date="2019-05-28T12:45:00Z">
                <w:pPr>
                  <w:autoSpaceDE w:val="0"/>
                  <w:autoSpaceDN w:val="0"/>
                  <w:adjustRightInd w:val="0"/>
                  <w:spacing w:line="240" w:lineRule="auto"/>
                </w:pPr>
              </w:pPrChange>
            </w:pPr>
            <w:del w:id="3759" w:author="Huang, Chengyu" w:date="2019-05-28T12:45:00Z">
              <w:r w:rsidRPr="007D5167" w:rsidDel="00F1263F">
                <w:rPr>
                  <w:rFonts w:cs="Segoe UI"/>
                  <w:color w:val="000000"/>
                  <w:sz w:val="12"/>
                  <w:szCs w:val="12"/>
                </w:rPr>
                <w:delText>Rest of the World</w:delText>
              </w:r>
            </w:del>
          </w:p>
        </w:tc>
      </w:tr>
    </w:tbl>
    <w:p w14:paraId="2224553C" w14:textId="4D3C3129" w:rsidR="00C67657" w:rsidDel="00F1263F" w:rsidRDefault="00C67657" w:rsidP="00F1263F">
      <w:pPr>
        <w:pStyle w:val="AnnexAppendixTitle"/>
        <w:rPr>
          <w:del w:id="3760" w:author="Huang, Chengyu" w:date="2019-05-28T12:45:00Z"/>
          <w:rFonts w:cs="Segoe UI"/>
          <w:sz w:val="16"/>
          <w:szCs w:val="16"/>
        </w:rPr>
        <w:pPrChange w:id="3761" w:author="Huang, Chengyu" w:date="2019-05-28T12:45:00Z">
          <w:pPr/>
        </w:pPrChange>
      </w:pPr>
    </w:p>
    <w:p w14:paraId="557022DD" w14:textId="1936DB65" w:rsidR="00C67657" w:rsidDel="00F1263F" w:rsidRDefault="00C67657" w:rsidP="00F1263F">
      <w:pPr>
        <w:pStyle w:val="AnnexAppendixTitle"/>
        <w:rPr>
          <w:del w:id="3762" w:author="Huang, Chengyu" w:date="2019-05-28T12:45:00Z"/>
          <w:rFonts w:cs="Segoe UI"/>
          <w:sz w:val="16"/>
          <w:szCs w:val="16"/>
        </w:rPr>
        <w:pPrChange w:id="3763" w:author="Huang, Chengyu" w:date="2019-05-28T12:45:00Z">
          <w:pPr/>
        </w:pPrChange>
      </w:pPr>
    </w:p>
    <w:p w14:paraId="3F2CF18F" w14:textId="688B81F0" w:rsidR="00C67657" w:rsidDel="00F1263F" w:rsidRDefault="00C67657" w:rsidP="00F1263F">
      <w:pPr>
        <w:pStyle w:val="AnnexAppendixTitle"/>
        <w:rPr>
          <w:del w:id="3764" w:author="Huang, Chengyu" w:date="2019-05-28T12:45:00Z"/>
          <w:rFonts w:cs="Segoe UI"/>
          <w:sz w:val="16"/>
          <w:szCs w:val="16"/>
        </w:rPr>
        <w:pPrChange w:id="3765" w:author="Huang, Chengyu" w:date="2019-05-28T12:45:00Z">
          <w:pPr/>
        </w:pPrChange>
      </w:pPr>
    </w:p>
    <w:p w14:paraId="66A1B0B5" w14:textId="4B04C2A2" w:rsidR="00C67657" w:rsidRPr="007D5167" w:rsidDel="00F1263F" w:rsidRDefault="00C67657" w:rsidP="00F1263F">
      <w:pPr>
        <w:pStyle w:val="AnnexAppendixTitle"/>
        <w:rPr>
          <w:del w:id="3766" w:author="Huang, Chengyu" w:date="2019-05-28T12:45:00Z"/>
          <w:rFonts w:cs="Segoe UI"/>
          <w:sz w:val="16"/>
          <w:szCs w:val="16"/>
        </w:rPr>
        <w:pPrChange w:id="3767" w:author="Huang, Chengyu" w:date="2019-05-28T12:45:00Z">
          <w:pPr/>
        </w:pPrChange>
      </w:pPr>
    </w:p>
    <w:p w14:paraId="66E6AAC6" w14:textId="20D91B4E" w:rsidR="00C67657" w:rsidRPr="007D5167" w:rsidDel="00F1263F" w:rsidRDefault="00C67657" w:rsidP="00F1263F">
      <w:pPr>
        <w:pStyle w:val="AnnexAppendixTitle"/>
        <w:rPr>
          <w:del w:id="3768" w:author="Huang, Chengyu" w:date="2019-05-28T12:45:00Z"/>
        </w:rPr>
        <w:pPrChange w:id="3769" w:author="Huang, Chengyu" w:date="2019-05-28T12:45:00Z">
          <w:pPr>
            <w:pStyle w:val="Heading2"/>
          </w:pPr>
        </w:pPrChange>
      </w:pPr>
      <w:bookmarkStart w:id="3770" w:name="_Toc516148770"/>
      <w:bookmarkStart w:id="3771" w:name="_Toc516218276"/>
      <w:bookmarkStart w:id="3772" w:name="_Toc516239221"/>
      <w:del w:id="3773" w:author="Huang, Chengyu" w:date="2019-05-28T12:45:00Z">
        <w:r w:rsidRPr="007D5167" w:rsidDel="00F1263F">
          <w:delText>Split of Motor Vehicle Sector</w:delText>
        </w:r>
        <w:bookmarkEnd w:id="3770"/>
        <w:bookmarkEnd w:id="3771"/>
        <w:bookmarkEnd w:id="3772"/>
      </w:del>
    </w:p>
    <w:p w14:paraId="3A324ED0" w14:textId="375D5ED6" w:rsidR="00C67657" w:rsidRPr="007D5167" w:rsidDel="00F1263F" w:rsidRDefault="00C67657" w:rsidP="00F1263F">
      <w:pPr>
        <w:pStyle w:val="AnnexAppendixTitle"/>
        <w:rPr>
          <w:del w:id="3774" w:author="Huang, Chengyu" w:date="2019-05-28T12:45:00Z"/>
          <w:rFonts w:cs="Segoe UI"/>
          <w:szCs w:val="21"/>
        </w:rPr>
        <w:pPrChange w:id="3775" w:author="Huang, Chengyu" w:date="2019-05-28T12:45:00Z">
          <w:pPr>
            <w:spacing w:after="240"/>
          </w:pPr>
        </w:pPrChange>
      </w:pPr>
      <w:del w:id="3776" w:author="Huang, Chengyu" w:date="2019-05-28T12:45:00Z">
        <w:r w:rsidRPr="007D5167" w:rsidDel="00F1263F">
          <w:rPr>
            <w:rFonts w:cs="Segoe UI"/>
            <w:szCs w:val="21"/>
          </w:rPr>
          <w:delText>The motor vehicle sector in the GTAP database is split into two sectors, motor vehicles and motor vehicle parts, using the SplitCom utility (table 3).  Data on production, trade, employment, and tax rates for each commodity and region in the model are inputs into the utility, which then rebalances the global database to split the motor vehicle sector into vehicles and parts.  All other data in the GTAP database are unaffected, and the sum of data for the new variables describing the subdivided sectors is equal to the values of the original sector.</w:delText>
        </w:r>
        <w:r w:rsidRPr="007D5167" w:rsidDel="00F1263F">
          <w:rPr>
            <w:rFonts w:cs="Segoe UI"/>
            <w:sz w:val="20"/>
            <w:szCs w:val="21"/>
            <w:vertAlign w:val="superscript"/>
          </w:rPr>
          <w:footnoteReference w:id="48"/>
        </w:r>
        <w:bookmarkStart w:id="3779" w:name="_Hlk516140852"/>
      </w:del>
    </w:p>
    <w:tbl>
      <w:tblPr>
        <w:tblStyle w:val="TableGrid1"/>
        <w:tblW w:w="0" w:type="auto"/>
        <w:jc w:val="center"/>
        <w:tblLook w:val="04A0" w:firstRow="1" w:lastRow="0" w:firstColumn="1" w:lastColumn="0" w:noHBand="0" w:noVBand="1"/>
      </w:tblPr>
      <w:tblGrid>
        <w:gridCol w:w="2605"/>
        <w:gridCol w:w="4410"/>
        <w:gridCol w:w="2277"/>
      </w:tblGrid>
      <w:tr w:rsidR="00C67657" w:rsidRPr="007D5167" w:rsidDel="00F1263F" w14:paraId="09213947" w14:textId="05C7B99D" w:rsidTr="00C67657">
        <w:trPr>
          <w:jc w:val="center"/>
          <w:del w:id="3780" w:author="Huang, Chengyu" w:date="2019-05-28T12:45:00Z"/>
        </w:trPr>
        <w:tc>
          <w:tcPr>
            <w:tcW w:w="9292" w:type="dxa"/>
            <w:gridSpan w:val="3"/>
          </w:tcPr>
          <w:bookmarkEnd w:id="3779"/>
          <w:p w14:paraId="37065615" w14:textId="2A65284C" w:rsidR="00C67657" w:rsidRPr="007D5167" w:rsidDel="00F1263F" w:rsidRDefault="00C67657" w:rsidP="00F1263F">
            <w:pPr>
              <w:pStyle w:val="AnnexAppendixTitle"/>
              <w:rPr>
                <w:del w:id="3781" w:author="Huang, Chengyu" w:date="2019-05-28T12:45:00Z"/>
                <w:rFonts w:cs="Segoe UI"/>
                <w:b w:val="0"/>
                <w:color w:val="4982AD"/>
                <w:sz w:val="20"/>
                <w:szCs w:val="20"/>
              </w:rPr>
              <w:pPrChange w:id="3782" w:author="Huang, Chengyu" w:date="2019-05-28T12:45:00Z">
                <w:pPr>
                  <w:jc w:val="center"/>
                </w:pPr>
              </w:pPrChange>
            </w:pPr>
            <w:del w:id="3783" w:author="Huang, Chengyu" w:date="2019-05-28T12:45:00Z">
              <w:r w:rsidRPr="007D5167" w:rsidDel="00F1263F">
                <w:rPr>
                  <w:rFonts w:cs="Segoe UI"/>
                  <w:color w:val="4982AD"/>
                  <w:sz w:val="20"/>
                  <w:szCs w:val="20"/>
                </w:rPr>
                <w:delText>Table 3. Split of GTAP Motor Vehicle Sector</w:delText>
              </w:r>
            </w:del>
          </w:p>
        </w:tc>
      </w:tr>
      <w:tr w:rsidR="00C67657" w:rsidRPr="007D5167" w:rsidDel="00F1263F" w14:paraId="2C03A901" w14:textId="4A1522FD" w:rsidTr="00C67657">
        <w:trPr>
          <w:jc w:val="center"/>
          <w:del w:id="3784" w:author="Huang, Chengyu" w:date="2019-05-28T12:45:00Z"/>
        </w:trPr>
        <w:tc>
          <w:tcPr>
            <w:tcW w:w="2605" w:type="dxa"/>
          </w:tcPr>
          <w:p w14:paraId="5A9EFD82" w14:textId="5CCC2071" w:rsidR="00C67657" w:rsidRPr="007D5167" w:rsidDel="00F1263F" w:rsidRDefault="00C67657" w:rsidP="00F1263F">
            <w:pPr>
              <w:pStyle w:val="AnnexAppendixTitle"/>
              <w:rPr>
                <w:del w:id="3785" w:author="Huang, Chengyu" w:date="2019-05-28T12:45:00Z"/>
                <w:rFonts w:cs="Segoe UI"/>
                <w:sz w:val="20"/>
                <w:szCs w:val="20"/>
              </w:rPr>
              <w:pPrChange w:id="3786" w:author="Huang, Chengyu" w:date="2019-05-28T12:45:00Z">
                <w:pPr/>
              </w:pPrChange>
            </w:pPr>
            <w:del w:id="3787" w:author="Huang, Chengyu" w:date="2019-05-28T12:45:00Z">
              <w:r w:rsidRPr="007D5167" w:rsidDel="00F1263F">
                <w:rPr>
                  <w:rFonts w:cs="Segoe UI"/>
                  <w:sz w:val="20"/>
                  <w:szCs w:val="20"/>
                </w:rPr>
                <w:delText>New Sector</w:delText>
              </w:r>
            </w:del>
          </w:p>
        </w:tc>
        <w:tc>
          <w:tcPr>
            <w:tcW w:w="4410" w:type="dxa"/>
          </w:tcPr>
          <w:p w14:paraId="20703E38" w14:textId="5178DA48" w:rsidR="00C67657" w:rsidRPr="007D5167" w:rsidDel="00F1263F" w:rsidRDefault="00C67657" w:rsidP="00F1263F">
            <w:pPr>
              <w:pStyle w:val="AnnexAppendixTitle"/>
              <w:rPr>
                <w:del w:id="3788" w:author="Huang, Chengyu" w:date="2019-05-28T12:45:00Z"/>
                <w:rFonts w:cs="Segoe UI"/>
                <w:sz w:val="20"/>
                <w:szCs w:val="20"/>
              </w:rPr>
              <w:pPrChange w:id="3789" w:author="Huang, Chengyu" w:date="2019-05-28T12:45:00Z">
                <w:pPr/>
              </w:pPrChange>
            </w:pPr>
            <w:del w:id="3790" w:author="Huang, Chengyu" w:date="2019-05-28T12:45:00Z">
              <w:r w:rsidRPr="007D5167" w:rsidDel="00F1263F">
                <w:rPr>
                  <w:rFonts w:cs="Segoe UI"/>
                  <w:sz w:val="20"/>
                  <w:szCs w:val="20"/>
                </w:rPr>
                <w:delText>HS Code</w:delText>
              </w:r>
            </w:del>
          </w:p>
        </w:tc>
        <w:tc>
          <w:tcPr>
            <w:tcW w:w="2277" w:type="dxa"/>
          </w:tcPr>
          <w:p w14:paraId="0D0FA398" w14:textId="4EB32812" w:rsidR="00C67657" w:rsidRPr="007D5167" w:rsidDel="00F1263F" w:rsidRDefault="00C67657" w:rsidP="00F1263F">
            <w:pPr>
              <w:pStyle w:val="AnnexAppendixTitle"/>
              <w:rPr>
                <w:del w:id="3791" w:author="Huang, Chengyu" w:date="2019-05-28T12:45:00Z"/>
                <w:rFonts w:cs="Segoe UI"/>
                <w:sz w:val="20"/>
                <w:szCs w:val="20"/>
              </w:rPr>
              <w:pPrChange w:id="3792" w:author="Huang, Chengyu" w:date="2019-05-28T12:45:00Z">
                <w:pPr/>
              </w:pPrChange>
            </w:pPr>
            <w:del w:id="3793" w:author="Huang, Chengyu" w:date="2019-05-28T12:45:00Z">
              <w:r w:rsidRPr="007D5167" w:rsidDel="00F1263F">
                <w:rPr>
                  <w:rFonts w:cs="Segoe UI"/>
                  <w:sz w:val="20"/>
                  <w:szCs w:val="20"/>
                </w:rPr>
                <w:delText>NAIC Code</w:delText>
              </w:r>
            </w:del>
          </w:p>
        </w:tc>
      </w:tr>
      <w:tr w:rsidR="00C67657" w:rsidRPr="007D5167" w:rsidDel="00F1263F" w14:paraId="4A356837" w14:textId="5568603D" w:rsidTr="00C67657">
        <w:trPr>
          <w:jc w:val="center"/>
          <w:del w:id="3794" w:author="Huang, Chengyu" w:date="2019-05-28T12:45:00Z"/>
        </w:trPr>
        <w:tc>
          <w:tcPr>
            <w:tcW w:w="2605" w:type="dxa"/>
          </w:tcPr>
          <w:p w14:paraId="23775A57" w14:textId="296ED2B7" w:rsidR="00C67657" w:rsidRPr="007D5167" w:rsidDel="00F1263F" w:rsidRDefault="00C67657" w:rsidP="00F1263F">
            <w:pPr>
              <w:pStyle w:val="AnnexAppendixTitle"/>
              <w:rPr>
                <w:del w:id="3795" w:author="Huang, Chengyu" w:date="2019-05-28T12:45:00Z"/>
                <w:rFonts w:cs="Segoe UI"/>
                <w:sz w:val="20"/>
                <w:szCs w:val="20"/>
              </w:rPr>
              <w:pPrChange w:id="3796" w:author="Huang, Chengyu" w:date="2019-05-28T12:45:00Z">
                <w:pPr/>
              </w:pPrChange>
            </w:pPr>
            <w:del w:id="3797" w:author="Huang, Chengyu" w:date="2019-05-28T12:45:00Z">
              <w:r w:rsidRPr="007D5167" w:rsidDel="00F1263F">
                <w:rPr>
                  <w:rFonts w:cs="Segoe UI"/>
                  <w:sz w:val="20"/>
                  <w:szCs w:val="20"/>
                </w:rPr>
                <w:delText>Motor vehicles</w:delText>
              </w:r>
            </w:del>
          </w:p>
        </w:tc>
        <w:tc>
          <w:tcPr>
            <w:tcW w:w="4410" w:type="dxa"/>
          </w:tcPr>
          <w:p w14:paraId="34D18051" w14:textId="77E105D7" w:rsidR="00C67657" w:rsidRPr="007D5167" w:rsidDel="00F1263F" w:rsidRDefault="00C67657" w:rsidP="00F1263F">
            <w:pPr>
              <w:pStyle w:val="AnnexAppendixTitle"/>
              <w:rPr>
                <w:del w:id="3798" w:author="Huang, Chengyu" w:date="2019-05-28T12:45:00Z"/>
                <w:rFonts w:cs="Segoe UI"/>
                <w:sz w:val="20"/>
                <w:szCs w:val="20"/>
              </w:rPr>
              <w:pPrChange w:id="3799" w:author="Huang, Chengyu" w:date="2019-05-28T12:45:00Z">
                <w:pPr/>
              </w:pPrChange>
            </w:pPr>
            <w:del w:id="3800" w:author="Huang, Chengyu" w:date="2019-05-28T12:45:00Z">
              <w:r w:rsidRPr="007D5167" w:rsidDel="00F1263F">
                <w:rPr>
                  <w:rFonts w:cs="Segoe UI"/>
                  <w:sz w:val="20"/>
                  <w:szCs w:val="20"/>
                </w:rPr>
                <w:delText>8701-05</w:delText>
              </w:r>
            </w:del>
          </w:p>
        </w:tc>
        <w:tc>
          <w:tcPr>
            <w:tcW w:w="2277" w:type="dxa"/>
          </w:tcPr>
          <w:p w14:paraId="64346C8E" w14:textId="2BA433EA" w:rsidR="00C67657" w:rsidRPr="007D5167" w:rsidDel="00F1263F" w:rsidRDefault="00C67657" w:rsidP="00F1263F">
            <w:pPr>
              <w:pStyle w:val="AnnexAppendixTitle"/>
              <w:rPr>
                <w:del w:id="3801" w:author="Huang, Chengyu" w:date="2019-05-28T12:45:00Z"/>
                <w:rFonts w:cs="Segoe UI"/>
                <w:sz w:val="20"/>
                <w:szCs w:val="20"/>
              </w:rPr>
              <w:pPrChange w:id="3802" w:author="Huang, Chengyu" w:date="2019-05-28T12:45:00Z">
                <w:pPr/>
              </w:pPrChange>
            </w:pPr>
            <w:del w:id="3803" w:author="Huang, Chengyu" w:date="2019-05-28T12:45:00Z">
              <w:r w:rsidRPr="007D5167" w:rsidDel="00F1263F">
                <w:rPr>
                  <w:rFonts w:cs="Segoe UI"/>
                  <w:sz w:val="20"/>
                  <w:szCs w:val="20"/>
                </w:rPr>
                <w:delText>3361</w:delText>
              </w:r>
            </w:del>
          </w:p>
        </w:tc>
      </w:tr>
      <w:tr w:rsidR="00C67657" w:rsidRPr="007D5167" w:rsidDel="00F1263F" w14:paraId="051874B2" w14:textId="49945AC7" w:rsidTr="00C67657">
        <w:trPr>
          <w:jc w:val="center"/>
          <w:del w:id="3804" w:author="Huang, Chengyu" w:date="2019-05-28T12:45:00Z"/>
        </w:trPr>
        <w:tc>
          <w:tcPr>
            <w:tcW w:w="2605" w:type="dxa"/>
          </w:tcPr>
          <w:p w14:paraId="7DEBDDA5" w14:textId="14F65D31" w:rsidR="00C67657" w:rsidRPr="007D5167" w:rsidDel="00F1263F" w:rsidRDefault="00C67657" w:rsidP="00F1263F">
            <w:pPr>
              <w:pStyle w:val="AnnexAppendixTitle"/>
              <w:rPr>
                <w:del w:id="3805" w:author="Huang, Chengyu" w:date="2019-05-28T12:45:00Z"/>
                <w:rFonts w:cs="Segoe UI"/>
                <w:sz w:val="20"/>
                <w:szCs w:val="20"/>
              </w:rPr>
              <w:pPrChange w:id="3806" w:author="Huang, Chengyu" w:date="2019-05-28T12:45:00Z">
                <w:pPr/>
              </w:pPrChange>
            </w:pPr>
            <w:del w:id="3807" w:author="Huang, Chengyu" w:date="2019-05-28T12:45:00Z">
              <w:r w:rsidRPr="007D5167" w:rsidDel="00F1263F">
                <w:rPr>
                  <w:rFonts w:cs="Segoe UI"/>
                  <w:sz w:val="20"/>
                  <w:szCs w:val="20"/>
                </w:rPr>
                <w:delText>Motor vehicle parts</w:delText>
              </w:r>
            </w:del>
          </w:p>
        </w:tc>
        <w:tc>
          <w:tcPr>
            <w:tcW w:w="4410" w:type="dxa"/>
          </w:tcPr>
          <w:p w14:paraId="5CA2F0B6" w14:textId="274A2BC2" w:rsidR="00C67657" w:rsidRPr="007D5167" w:rsidDel="00F1263F" w:rsidRDefault="00C67657" w:rsidP="00F1263F">
            <w:pPr>
              <w:pStyle w:val="AnnexAppendixTitle"/>
              <w:rPr>
                <w:del w:id="3808" w:author="Huang, Chengyu" w:date="2019-05-28T12:45:00Z"/>
                <w:rFonts w:cs="Segoe UI"/>
                <w:sz w:val="20"/>
                <w:szCs w:val="20"/>
              </w:rPr>
              <w:pPrChange w:id="3809" w:author="Huang, Chengyu" w:date="2019-05-28T12:45:00Z">
                <w:pPr/>
              </w:pPrChange>
            </w:pPr>
            <w:del w:id="3810" w:author="Huang, Chengyu" w:date="2019-05-28T12:45:00Z">
              <w:r w:rsidRPr="007D5167" w:rsidDel="00F1263F">
                <w:rPr>
                  <w:rFonts w:cs="Segoe UI"/>
                  <w:sz w:val="20"/>
                  <w:szCs w:val="20"/>
                </w:rPr>
                <w:delText>Parts 8407-8409, 8609, 8706-8708, 8716</w:delText>
              </w:r>
            </w:del>
          </w:p>
        </w:tc>
        <w:tc>
          <w:tcPr>
            <w:tcW w:w="2277" w:type="dxa"/>
          </w:tcPr>
          <w:p w14:paraId="71F95400" w14:textId="600C0E7A" w:rsidR="00C67657" w:rsidRPr="007D5167" w:rsidDel="00F1263F" w:rsidRDefault="00C67657" w:rsidP="00F1263F">
            <w:pPr>
              <w:pStyle w:val="AnnexAppendixTitle"/>
              <w:rPr>
                <w:del w:id="3811" w:author="Huang, Chengyu" w:date="2019-05-28T12:45:00Z"/>
                <w:rFonts w:cs="Segoe UI"/>
                <w:sz w:val="20"/>
                <w:szCs w:val="20"/>
              </w:rPr>
              <w:pPrChange w:id="3812" w:author="Huang, Chengyu" w:date="2019-05-28T12:45:00Z">
                <w:pPr/>
              </w:pPrChange>
            </w:pPr>
            <w:del w:id="3813" w:author="Huang, Chengyu" w:date="2019-05-28T12:45:00Z">
              <w:r w:rsidRPr="007D5167" w:rsidDel="00F1263F">
                <w:rPr>
                  <w:rFonts w:cs="Segoe UI"/>
                  <w:sz w:val="20"/>
                  <w:szCs w:val="20"/>
                </w:rPr>
                <w:delText>3362, 3363</w:delText>
              </w:r>
            </w:del>
          </w:p>
        </w:tc>
      </w:tr>
    </w:tbl>
    <w:p w14:paraId="16418B56" w14:textId="5B6B52D1" w:rsidR="00C67657" w:rsidRPr="007D5167" w:rsidDel="00F1263F" w:rsidRDefault="00C67657" w:rsidP="00F1263F">
      <w:pPr>
        <w:pStyle w:val="AnnexAppendixTitle"/>
        <w:rPr>
          <w:del w:id="3814" w:author="Huang, Chengyu" w:date="2019-05-28T12:45:00Z"/>
          <w:rFonts w:cs="Segoe UI"/>
          <w:sz w:val="20"/>
          <w:szCs w:val="20"/>
        </w:rPr>
        <w:pPrChange w:id="3815" w:author="Huang, Chengyu" w:date="2019-05-28T12:45:00Z">
          <w:pPr/>
        </w:pPrChange>
      </w:pPr>
    </w:p>
    <w:p w14:paraId="6B8B1E55" w14:textId="3B761A14" w:rsidR="00C67657" w:rsidRPr="007D5167" w:rsidDel="00F1263F" w:rsidRDefault="00C67657" w:rsidP="00F1263F">
      <w:pPr>
        <w:pStyle w:val="AnnexAppendixTitle"/>
        <w:rPr>
          <w:del w:id="3816" w:author="Huang, Chengyu" w:date="2019-05-28T12:45:00Z"/>
        </w:rPr>
        <w:pPrChange w:id="3817" w:author="Huang, Chengyu" w:date="2019-05-28T12:45:00Z">
          <w:pPr>
            <w:pStyle w:val="Heading2"/>
          </w:pPr>
        </w:pPrChange>
      </w:pPr>
      <w:bookmarkStart w:id="3818" w:name="_Toc516148771"/>
      <w:bookmarkStart w:id="3819" w:name="_Toc516218277"/>
      <w:bookmarkStart w:id="3820" w:name="_Toc516239222"/>
      <w:del w:id="3821" w:author="Huang, Chengyu" w:date="2019-05-28T12:45:00Z">
        <w:r w:rsidRPr="007D5167" w:rsidDel="00F1263F">
          <w:delText>Scenarios</w:delText>
        </w:r>
        <w:bookmarkEnd w:id="3818"/>
        <w:bookmarkEnd w:id="3819"/>
        <w:bookmarkEnd w:id="3820"/>
      </w:del>
    </w:p>
    <w:p w14:paraId="531796A4" w14:textId="3C37823E" w:rsidR="00C67657" w:rsidRPr="007D5167" w:rsidDel="00F1263F" w:rsidRDefault="00C67657" w:rsidP="00F1263F">
      <w:pPr>
        <w:pStyle w:val="AnnexAppendixTitle"/>
        <w:rPr>
          <w:del w:id="3822" w:author="Huang, Chengyu" w:date="2019-05-28T12:45:00Z"/>
          <w:rFonts w:cs="Segoe UI"/>
          <w:szCs w:val="21"/>
        </w:rPr>
        <w:pPrChange w:id="3823" w:author="Huang, Chengyu" w:date="2019-05-28T12:45:00Z">
          <w:pPr>
            <w:spacing w:after="240"/>
          </w:pPr>
        </w:pPrChange>
      </w:pPr>
      <w:del w:id="3824" w:author="Huang, Chengyu" w:date="2019-05-28T12:45:00Z">
        <w:r w:rsidRPr="007D5167" w:rsidDel="00F1263F">
          <w:rPr>
            <w:rFonts w:cs="Segoe UI"/>
            <w:szCs w:val="21"/>
          </w:rPr>
          <w:delText xml:space="preserve">A CGE model offers a tool for controlled experiments in which the effects of a change in policy or other shock on an economy can be identified and isolated, while holding all other influences constant. Likewise, the model can be used to simulate two shocks simultaneously and to describe their separate and combined effects.  The approach taken in this analysis is to pose two shocks simultaneously: </w:delText>
        </w:r>
      </w:del>
    </w:p>
    <w:p w14:paraId="4AFB03D8" w14:textId="21BFDF7E" w:rsidR="00C67657" w:rsidRPr="007D5167" w:rsidDel="00F1263F" w:rsidRDefault="00C67657" w:rsidP="00F1263F">
      <w:pPr>
        <w:pStyle w:val="AnnexAppendixTitle"/>
        <w:rPr>
          <w:del w:id="3825" w:author="Huang, Chengyu" w:date="2019-05-28T12:45:00Z"/>
          <w:rFonts w:cs="Segoe UI"/>
          <w:szCs w:val="21"/>
        </w:rPr>
        <w:pPrChange w:id="3826" w:author="Huang, Chengyu" w:date="2019-05-28T12:45:00Z">
          <w:pPr>
            <w:spacing w:after="240"/>
            <w:ind w:left="270" w:hanging="270"/>
          </w:pPr>
        </w:pPrChange>
      </w:pPr>
      <w:del w:id="3827" w:author="Huang, Chengyu" w:date="2019-05-28T12:45:00Z">
        <w:r w:rsidRPr="007D5167" w:rsidDel="00F1263F">
          <w:rPr>
            <w:rFonts w:cs="Segoe UI"/>
            <w:szCs w:val="21"/>
          </w:rPr>
          <w:delText xml:space="preserve">(1) A successful outcome for the NAFTA renegotiation combined with implementation of the CPTPP, and </w:delText>
        </w:r>
      </w:del>
    </w:p>
    <w:p w14:paraId="1ACF4F63" w14:textId="310FFD3B" w:rsidR="00C67657" w:rsidRPr="007D5167" w:rsidDel="00F1263F" w:rsidRDefault="00C67657" w:rsidP="00F1263F">
      <w:pPr>
        <w:pStyle w:val="AnnexAppendixTitle"/>
        <w:rPr>
          <w:del w:id="3828" w:author="Huang, Chengyu" w:date="2019-05-28T12:45:00Z"/>
          <w:rFonts w:cs="Segoe UI"/>
          <w:szCs w:val="21"/>
        </w:rPr>
        <w:pPrChange w:id="3829" w:author="Huang, Chengyu" w:date="2019-05-28T12:45:00Z">
          <w:pPr>
            <w:spacing w:after="240"/>
            <w:ind w:left="270" w:hanging="270"/>
          </w:pPr>
        </w:pPrChange>
      </w:pPr>
      <w:del w:id="3830" w:author="Huang, Chengyu" w:date="2019-05-28T12:45:00Z">
        <w:r w:rsidRPr="007D5167" w:rsidDel="00F1263F">
          <w:rPr>
            <w:rFonts w:cs="Segoe UI"/>
            <w:szCs w:val="21"/>
          </w:rPr>
          <w:delText>(2) An unsuccessful outcome for the NAFTA renegotiation combined with implementation of the CPTPP.</w:delText>
        </w:r>
      </w:del>
    </w:p>
    <w:p w14:paraId="1E253B3E" w14:textId="76E10A6E" w:rsidR="00C67657" w:rsidRPr="007D5167" w:rsidDel="00F1263F" w:rsidRDefault="00C67657" w:rsidP="00F1263F">
      <w:pPr>
        <w:pStyle w:val="AnnexAppendixTitle"/>
        <w:rPr>
          <w:del w:id="3831" w:author="Huang, Chengyu" w:date="2019-05-28T12:45:00Z"/>
          <w:rFonts w:cs="Segoe UI"/>
          <w:szCs w:val="21"/>
        </w:rPr>
        <w:pPrChange w:id="3832" w:author="Huang, Chengyu" w:date="2019-05-28T12:45:00Z">
          <w:pPr>
            <w:shd w:val="clear" w:color="auto" w:fill="FFFFFF"/>
            <w:spacing w:after="240"/>
          </w:pPr>
        </w:pPrChange>
      </w:pPr>
      <w:del w:id="3833" w:author="Huang, Chengyu" w:date="2019-05-28T12:45:00Z">
        <w:r w:rsidRPr="007D5167" w:rsidDel="00F1263F">
          <w:rPr>
            <w:rFonts w:cs="Segoe UI"/>
            <w:szCs w:val="21"/>
          </w:rPr>
          <w:delText xml:space="preserve">The elements of each shock are described in table 4. Trade liberalization between Canada and Mexico is undertaken in both the CPTPP and successful NAFTA agreements.  Because the CPTPP negotiation is already completed, their bilateral tariff liberalization and facilitation of services trade are counted as CPTPP outcomes, except for Canada dairy trade. Canadian dairy liberalization in the CPTPP is assumed to provide its members with access comparable to that of Mexico, and duty-free Canada-Mexico dairy trade is assumed to be achieved under the successful NAFTA scenario. </w:delText>
        </w:r>
      </w:del>
    </w:p>
    <w:p w14:paraId="155E8ECB" w14:textId="4A43C2FC" w:rsidR="00C67657" w:rsidRPr="007D5167" w:rsidDel="00F1263F" w:rsidRDefault="00C67657" w:rsidP="00F1263F">
      <w:pPr>
        <w:pStyle w:val="AnnexAppendixTitle"/>
        <w:rPr>
          <w:del w:id="3834" w:author="Huang, Chengyu" w:date="2019-05-28T12:45:00Z"/>
          <w:rFonts w:cs="Segoe UI"/>
          <w:szCs w:val="21"/>
        </w:rPr>
        <w:pPrChange w:id="3835" w:author="Huang, Chengyu" w:date="2019-05-28T12:45:00Z">
          <w:pPr>
            <w:shd w:val="clear" w:color="auto" w:fill="FFFFFF"/>
            <w:spacing w:after="240"/>
          </w:pPr>
        </w:pPrChange>
      </w:pPr>
      <w:del w:id="3836" w:author="Huang, Chengyu" w:date="2019-05-28T12:45:00Z">
        <w:r w:rsidRPr="007D5167" w:rsidDel="00F1263F">
          <w:rPr>
            <w:rFonts w:cs="Segoe UI"/>
            <w:szCs w:val="21"/>
          </w:rPr>
          <w:delText>Four sensitivity analyses are also described in table 4.  These are:  a successful NAFTA outcome that imposes stricter rules of origin in the motor vehicle and parts sectors; a successful NAFTA outcome combined with an imposed increase in labor costs in the motor vehicles and vehicle parts sectors of Mexico; an unsuccessful NAFTA outcome that is accompanied by rising trade costs for trade with the United States due to increased border enforcement; and a comparison of the successful and unsuccessful outcomes excluding any changes in trade costs among CPTPP and NAFTA members.  All four NAFTA sensitivity analyses are carried out in combination with the simultaneous implementation of the CPTPP.</w:delText>
        </w:r>
      </w:del>
    </w:p>
    <w:p w14:paraId="6798D058" w14:textId="133FC262" w:rsidR="00C67657" w:rsidRPr="007D5167" w:rsidDel="00F1263F" w:rsidRDefault="00C67657" w:rsidP="00F1263F">
      <w:pPr>
        <w:pStyle w:val="AnnexAppendixTitle"/>
        <w:rPr>
          <w:del w:id="3837" w:author="Huang, Chengyu" w:date="2019-05-28T12:45:00Z"/>
          <w:rFonts w:cs="Segoe UI"/>
          <w:szCs w:val="21"/>
        </w:rPr>
        <w:pPrChange w:id="3838" w:author="Huang, Chengyu" w:date="2019-05-28T12:45:00Z">
          <w:pPr>
            <w:spacing w:after="240"/>
          </w:pPr>
        </w:pPrChange>
      </w:pPr>
      <w:del w:id="3839" w:author="Huang, Chengyu" w:date="2019-05-28T12:45:00Z">
        <w:r w:rsidRPr="007D5167" w:rsidDel="00F1263F">
          <w:rPr>
            <w:rFonts w:cs="Segoe UI"/>
            <w:szCs w:val="21"/>
          </w:rPr>
          <w:delText>The analysis accounts for 4 types of trade policies:</w:delText>
        </w:r>
      </w:del>
    </w:p>
    <w:p w14:paraId="6C7DAE8F" w14:textId="7C20D58B" w:rsidR="00C67657" w:rsidRPr="007D5167" w:rsidDel="00F1263F" w:rsidRDefault="00C67657" w:rsidP="00F1263F">
      <w:pPr>
        <w:pStyle w:val="AnnexAppendixTitle"/>
        <w:rPr>
          <w:del w:id="3840" w:author="Huang, Chengyu" w:date="2019-05-28T12:45:00Z"/>
          <w:rFonts w:cs="Segoe UI"/>
          <w:szCs w:val="21"/>
        </w:rPr>
        <w:pPrChange w:id="3841" w:author="Huang, Chengyu" w:date="2019-05-28T12:45:00Z">
          <w:pPr>
            <w:numPr>
              <w:numId w:val="36"/>
            </w:numPr>
            <w:spacing w:after="240"/>
            <w:ind w:left="720" w:hanging="360"/>
            <w:contextualSpacing/>
          </w:pPr>
        </w:pPrChange>
      </w:pPr>
      <w:del w:id="3842" w:author="Huang, Chengyu" w:date="2019-05-28T12:45:00Z">
        <w:r w:rsidRPr="007D5167" w:rsidDel="00F1263F">
          <w:rPr>
            <w:rFonts w:cs="Segoe UI"/>
            <w:i/>
            <w:szCs w:val="21"/>
          </w:rPr>
          <w:delText xml:space="preserve">Tariffs. </w:delText>
        </w:r>
        <w:r w:rsidRPr="007D5167" w:rsidDel="00F1263F">
          <w:rPr>
            <w:rFonts w:cs="Segoe UI"/>
            <w:szCs w:val="21"/>
          </w:rPr>
          <w:delText xml:space="preserve"> Applied and Most-Favored-Nation (MFN) tariffs and the ad valorem equivalents of tariff-rate quotas (TRQs) are represented as ad valorem import taxes.  </w:delText>
        </w:r>
        <w:r w:rsidRPr="007D5167" w:rsidDel="00F1263F">
          <w:rPr>
            <w:rFonts w:cs="Segoe UI"/>
            <w:szCs w:val="21"/>
          </w:rPr>
          <w:br/>
        </w:r>
      </w:del>
    </w:p>
    <w:p w14:paraId="2C9EA80D" w14:textId="2111F856" w:rsidR="00C67657" w:rsidRPr="007D5167" w:rsidDel="00F1263F" w:rsidRDefault="00C67657" w:rsidP="00F1263F">
      <w:pPr>
        <w:pStyle w:val="AnnexAppendixTitle"/>
        <w:rPr>
          <w:del w:id="3843" w:author="Huang, Chengyu" w:date="2019-05-28T12:45:00Z"/>
          <w:rFonts w:cs="Segoe UI"/>
          <w:szCs w:val="21"/>
        </w:rPr>
        <w:pPrChange w:id="3844" w:author="Huang, Chengyu" w:date="2019-05-28T12:45:00Z">
          <w:pPr>
            <w:numPr>
              <w:numId w:val="36"/>
            </w:numPr>
            <w:spacing w:after="240"/>
            <w:ind w:left="720" w:hanging="360"/>
            <w:contextualSpacing/>
          </w:pPr>
        </w:pPrChange>
      </w:pPr>
      <w:del w:id="3845" w:author="Huang, Chengyu" w:date="2019-05-28T12:45:00Z">
        <w:r w:rsidRPr="007D5167" w:rsidDel="00F1263F">
          <w:rPr>
            <w:rFonts w:cs="Segoe UI"/>
            <w:i/>
            <w:szCs w:val="21"/>
          </w:rPr>
          <w:delText>Non-tariff measures (NTMs) applied to goods.</w:delText>
        </w:r>
        <w:r w:rsidRPr="007D5167" w:rsidDel="00F1263F">
          <w:rPr>
            <w:rFonts w:cs="Segoe UI"/>
            <w:szCs w:val="21"/>
          </w:rPr>
          <w:delText xml:space="preserve">  </w:delText>
        </w:r>
        <w:bookmarkStart w:id="3846" w:name="_Hlk516141037"/>
        <w:r w:rsidRPr="007D5167" w:rsidDel="00F1263F">
          <w:rPr>
            <w:rFonts w:cs="Segoe UI"/>
            <w:szCs w:val="21"/>
          </w:rPr>
          <w:delText xml:space="preserve">NTMs that create trade frictions such as customs delays </w:delText>
        </w:r>
        <w:bookmarkEnd w:id="3846"/>
        <w:r w:rsidRPr="007D5167" w:rsidDel="00F1263F">
          <w:rPr>
            <w:rFonts w:cs="Segoe UI"/>
            <w:szCs w:val="21"/>
          </w:rPr>
          <w:delText xml:space="preserve">are described in ad valorem equivalent (AVE) terms as iceberg-type inefficiencies.  In effect, trade inefficiency is measured in terms of the good itself so that as inefficiency increases, less of the exported good arrives at the importer’s port.  </w:delText>
        </w:r>
        <w:r w:rsidRPr="007D5167" w:rsidDel="00F1263F">
          <w:rPr>
            <w:rFonts w:cs="Segoe UI"/>
            <w:szCs w:val="21"/>
          </w:rPr>
          <w:br/>
        </w:r>
      </w:del>
    </w:p>
    <w:p w14:paraId="5DA1B730" w14:textId="3BAD6070" w:rsidR="00C67657" w:rsidRPr="007D5167" w:rsidDel="00F1263F" w:rsidRDefault="00C67657" w:rsidP="00F1263F">
      <w:pPr>
        <w:pStyle w:val="AnnexAppendixTitle"/>
        <w:rPr>
          <w:del w:id="3847" w:author="Huang, Chengyu" w:date="2019-05-28T12:45:00Z"/>
          <w:rFonts w:cs="Segoe UI"/>
          <w:szCs w:val="21"/>
        </w:rPr>
        <w:pPrChange w:id="3848" w:author="Huang, Chengyu" w:date="2019-05-28T12:45:00Z">
          <w:pPr>
            <w:numPr>
              <w:numId w:val="36"/>
            </w:numPr>
            <w:spacing w:after="240"/>
            <w:ind w:left="720" w:hanging="360"/>
            <w:contextualSpacing/>
          </w:pPr>
        </w:pPrChange>
      </w:pPr>
      <w:del w:id="3849" w:author="Huang, Chengyu" w:date="2019-05-28T12:45:00Z">
        <w:r w:rsidRPr="007D5167" w:rsidDel="00F1263F">
          <w:rPr>
            <w:rFonts w:cs="Segoe UI"/>
            <w:i/>
            <w:szCs w:val="21"/>
          </w:rPr>
          <w:delText>NTMs in services</w:delText>
        </w:r>
        <w:r w:rsidRPr="007D5167" w:rsidDel="00F1263F">
          <w:rPr>
            <w:rFonts w:cs="Segoe UI"/>
            <w:szCs w:val="21"/>
          </w:rPr>
          <w:delText xml:space="preserve">.  These are described as the AVEs of import tariffs. The model is recalibrated to describe the AVEs of services.  </w:delText>
        </w:r>
        <w:r w:rsidRPr="007D5167" w:rsidDel="00F1263F">
          <w:rPr>
            <w:rFonts w:cs="Segoe UI"/>
            <w:szCs w:val="21"/>
          </w:rPr>
          <w:br/>
          <w:delText xml:space="preserve">  </w:delText>
        </w:r>
      </w:del>
    </w:p>
    <w:p w14:paraId="1FFD9CAF" w14:textId="0EF2EF46" w:rsidR="00C67657" w:rsidRPr="007D5167" w:rsidDel="00F1263F" w:rsidRDefault="00C67657" w:rsidP="00F1263F">
      <w:pPr>
        <w:pStyle w:val="AnnexAppendixTitle"/>
        <w:rPr>
          <w:del w:id="3850" w:author="Huang, Chengyu" w:date="2019-05-28T12:45:00Z"/>
          <w:rFonts w:cs="Segoe UI"/>
          <w:szCs w:val="21"/>
        </w:rPr>
        <w:pPrChange w:id="3851" w:author="Huang, Chengyu" w:date="2019-05-28T12:45:00Z">
          <w:pPr>
            <w:numPr>
              <w:numId w:val="36"/>
            </w:numPr>
            <w:spacing w:after="240"/>
            <w:ind w:left="720" w:hanging="360"/>
            <w:contextualSpacing/>
          </w:pPr>
        </w:pPrChange>
      </w:pPr>
      <w:del w:id="3852" w:author="Huang, Chengyu" w:date="2019-05-28T12:45:00Z">
        <w:r w:rsidRPr="007D5167" w:rsidDel="00F1263F">
          <w:rPr>
            <w:rFonts w:cs="Segoe UI"/>
            <w:i/>
            <w:szCs w:val="21"/>
          </w:rPr>
          <w:delText>Rules of Origin</w:delText>
        </w:r>
        <w:r w:rsidRPr="007D5167" w:rsidDel="00F1263F">
          <w:rPr>
            <w:rFonts w:cs="Segoe UI"/>
            <w:szCs w:val="21"/>
          </w:rPr>
          <w:delText xml:space="preserve">. While many tariff lines are subject to ROOs, our relatively aggregated model describes them in four sectors:  textiles, apparel, motor vehicles, and motor vehicle parts. The costs of complying with existing ROOs are represented as AVEs of import tariffs among NAFTA partners and the model is recalibrated to explicitly include these costs. Compliance costs are reduced by one-half in a successful NAFTA renegotiation. In an unsuccessful negotiation, ROOs are replaced by MFN tariffs on NAFTA trade with the U.S. and remain unchanged on Canada-Mexico trade in these products. The introduction of ROOs on textiles, apparel, vehicles and vehicles parts in the CPTPP region reduces the effective liberalization in that market and is represented by maintaining tariffs of 50 percent of the CPTPP margin of preference for ROO commodities.   </w:delText>
        </w:r>
      </w:del>
    </w:p>
    <w:p w14:paraId="5F709CCB" w14:textId="4CCA02FF" w:rsidR="00C67657" w:rsidRPr="007D5167" w:rsidDel="00F1263F" w:rsidRDefault="00C67657" w:rsidP="00F1263F">
      <w:pPr>
        <w:pStyle w:val="AnnexAppendixTitle"/>
        <w:rPr>
          <w:del w:id="3853" w:author="Huang, Chengyu" w:date="2019-05-28T12:45:00Z"/>
          <w:rFonts w:cs="Segoe UI"/>
          <w:szCs w:val="21"/>
        </w:rPr>
        <w:pPrChange w:id="3854" w:author="Huang, Chengyu" w:date="2019-05-28T12:45:00Z">
          <w:pPr>
            <w:spacing w:line="22" w:lineRule="auto"/>
          </w:pPr>
        </w:pPrChange>
      </w:pPr>
      <w:del w:id="3855" w:author="Huang, Chengyu" w:date="2019-05-28T12:45:00Z">
        <w:r w:rsidRPr="007D5167" w:rsidDel="00F1263F">
          <w:rPr>
            <w:rFonts w:cs="Segoe UI"/>
            <w:szCs w:val="21"/>
          </w:rPr>
          <w:br w:type="page"/>
        </w:r>
      </w:del>
    </w:p>
    <w:tbl>
      <w:tblPr>
        <w:tblStyle w:val="TableGrid1"/>
        <w:tblW w:w="9805" w:type="dxa"/>
        <w:jc w:val="center"/>
        <w:tblLook w:val="04A0" w:firstRow="1" w:lastRow="0" w:firstColumn="1" w:lastColumn="0" w:noHBand="0" w:noVBand="1"/>
      </w:tblPr>
      <w:tblGrid>
        <w:gridCol w:w="1376"/>
        <w:gridCol w:w="2257"/>
        <w:gridCol w:w="1762"/>
        <w:gridCol w:w="1800"/>
        <w:gridCol w:w="2610"/>
      </w:tblGrid>
      <w:tr w:rsidR="00C67657" w:rsidRPr="007D5167" w:rsidDel="00F1263F" w14:paraId="61AEFF9D" w14:textId="12BC9E98" w:rsidTr="00C67657">
        <w:trPr>
          <w:jc w:val="center"/>
          <w:del w:id="3856" w:author="Huang, Chengyu" w:date="2019-05-28T12:45:00Z"/>
        </w:trPr>
        <w:tc>
          <w:tcPr>
            <w:tcW w:w="9805" w:type="dxa"/>
            <w:gridSpan w:val="5"/>
          </w:tcPr>
          <w:p w14:paraId="7E3C12ED" w14:textId="7B80AEBE" w:rsidR="00C67657" w:rsidRPr="007D5167" w:rsidDel="00F1263F" w:rsidRDefault="00C67657" w:rsidP="00F1263F">
            <w:pPr>
              <w:pStyle w:val="AnnexAppendixTitle"/>
              <w:rPr>
                <w:del w:id="3857" w:author="Huang, Chengyu" w:date="2019-05-28T12:45:00Z"/>
                <w:rFonts w:cs="Segoe UI"/>
                <w:b w:val="0"/>
                <w:color w:val="4982AD"/>
                <w:sz w:val="20"/>
                <w:szCs w:val="20"/>
              </w:rPr>
              <w:pPrChange w:id="3858" w:author="Huang, Chengyu" w:date="2019-05-28T12:45:00Z">
                <w:pPr>
                  <w:jc w:val="center"/>
                </w:pPr>
              </w:pPrChange>
            </w:pPr>
            <w:del w:id="3859" w:author="Huang, Chengyu" w:date="2019-05-28T12:45:00Z">
              <w:r w:rsidRPr="007D5167" w:rsidDel="00F1263F">
                <w:rPr>
                  <w:rFonts w:cs="Segoe UI"/>
                  <w:color w:val="4982AD"/>
                  <w:sz w:val="20"/>
                  <w:szCs w:val="20"/>
                </w:rPr>
                <w:delText>Table 4. Composition of the Scenarios and Sensitivity Analyses</w:delText>
              </w:r>
            </w:del>
          </w:p>
        </w:tc>
      </w:tr>
      <w:tr w:rsidR="00C67657" w:rsidRPr="007D5167" w:rsidDel="00F1263F" w14:paraId="480E2266" w14:textId="4C1FD4BD" w:rsidTr="00C67657">
        <w:trPr>
          <w:jc w:val="center"/>
          <w:del w:id="3860" w:author="Huang, Chengyu" w:date="2019-05-28T12:45:00Z"/>
        </w:trPr>
        <w:tc>
          <w:tcPr>
            <w:tcW w:w="1376" w:type="dxa"/>
          </w:tcPr>
          <w:p w14:paraId="11910B12" w14:textId="691CF286" w:rsidR="00C67657" w:rsidRPr="007D5167" w:rsidDel="00F1263F" w:rsidRDefault="00C67657" w:rsidP="00F1263F">
            <w:pPr>
              <w:pStyle w:val="AnnexAppendixTitle"/>
              <w:rPr>
                <w:del w:id="3861" w:author="Huang, Chengyu" w:date="2019-05-28T12:45:00Z"/>
                <w:rFonts w:cs="Segoe UI"/>
                <w:sz w:val="16"/>
                <w:szCs w:val="16"/>
              </w:rPr>
              <w:pPrChange w:id="3862" w:author="Huang, Chengyu" w:date="2019-05-28T12:45:00Z">
                <w:pPr/>
              </w:pPrChange>
            </w:pPr>
          </w:p>
        </w:tc>
        <w:tc>
          <w:tcPr>
            <w:tcW w:w="2257" w:type="dxa"/>
          </w:tcPr>
          <w:p w14:paraId="04626DA3" w14:textId="53A8D49C" w:rsidR="00C67657" w:rsidRPr="007D5167" w:rsidDel="00F1263F" w:rsidRDefault="00C67657" w:rsidP="00F1263F">
            <w:pPr>
              <w:pStyle w:val="AnnexAppendixTitle"/>
              <w:rPr>
                <w:del w:id="3863" w:author="Huang, Chengyu" w:date="2019-05-28T12:45:00Z"/>
                <w:rFonts w:cs="Segoe UI"/>
                <w:b w:val="0"/>
                <w:sz w:val="16"/>
                <w:szCs w:val="16"/>
              </w:rPr>
              <w:pPrChange w:id="3864" w:author="Huang, Chengyu" w:date="2019-05-28T12:45:00Z">
                <w:pPr/>
              </w:pPrChange>
            </w:pPr>
            <w:del w:id="3865" w:author="Huang, Chengyu" w:date="2019-05-28T12:45:00Z">
              <w:r w:rsidRPr="007D5167" w:rsidDel="00F1263F">
                <w:rPr>
                  <w:rFonts w:cs="Segoe UI"/>
                  <w:sz w:val="16"/>
                  <w:szCs w:val="16"/>
                </w:rPr>
                <w:delText>Tariffs</w:delText>
              </w:r>
            </w:del>
          </w:p>
        </w:tc>
        <w:tc>
          <w:tcPr>
            <w:tcW w:w="1762" w:type="dxa"/>
          </w:tcPr>
          <w:p w14:paraId="4F14AD40" w14:textId="581797D7" w:rsidR="00C67657" w:rsidRPr="007D5167" w:rsidDel="00F1263F" w:rsidRDefault="00C67657" w:rsidP="00F1263F">
            <w:pPr>
              <w:pStyle w:val="AnnexAppendixTitle"/>
              <w:rPr>
                <w:del w:id="3866" w:author="Huang, Chengyu" w:date="2019-05-28T12:45:00Z"/>
                <w:rFonts w:cs="Segoe UI"/>
                <w:b w:val="0"/>
                <w:sz w:val="16"/>
                <w:szCs w:val="16"/>
              </w:rPr>
              <w:pPrChange w:id="3867" w:author="Huang, Chengyu" w:date="2019-05-28T12:45:00Z">
                <w:pPr/>
              </w:pPrChange>
            </w:pPr>
            <w:del w:id="3868" w:author="Huang, Chengyu" w:date="2019-05-28T12:45:00Z">
              <w:r w:rsidRPr="007D5167" w:rsidDel="00F1263F">
                <w:rPr>
                  <w:rFonts w:cs="Segoe UI"/>
                  <w:sz w:val="16"/>
                  <w:szCs w:val="16"/>
                </w:rPr>
                <w:delText>NTMs in Trade in Goods</w:delText>
              </w:r>
            </w:del>
          </w:p>
        </w:tc>
        <w:tc>
          <w:tcPr>
            <w:tcW w:w="1800" w:type="dxa"/>
          </w:tcPr>
          <w:p w14:paraId="67476270" w14:textId="67FA3E63" w:rsidR="00C67657" w:rsidRPr="007D5167" w:rsidDel="00F1263F" w:rsidRDefault="00C67657" w:rsidP="00F1263F">
            <w:pPr>
              <w:pStyle w:val="AnnexAppendixTitle"/>
              <w:rPr>
                <w:del w:id="3869" w:author="Huang, Chengyu" w:date="2019-05-28T12:45:00Z"/>
                <w:rFonts w:cs="Segoe UI"/>
                <w:b w:val="0"/>
                <w:sz w:val="16"/>
                <w:szCs w:val="16"/>
              </w:rPr>
              <w:pPrChange w:id="3870" w:author="Huang, Chengyu" w:date="2019-05-28T12:45:00Z">
                <w:pPr/>
              </w:pPrChange>
            </w:pPr>
            <w:del w:id="3871" w:author="Huang, Chengyu" w:date="2019-05-28T12:45:00Z">
              <w:r w:rsidRPr="007D5167" w:rsidDel="00F1263F">
                <w:rPr>
                  <w:rFonts w:cs="Segoe UI"/>
                  <w:sz w:val="16"/>
                  <w:szCs w:val="16"/>
                </w:rPr>
                <w:delText>NTMs in Trade in Services</w:delText>
              </w:r>
            </w:del>
          </w:p>
        </w:tc>
        <w:tc>
          <w:tcPr>
            <w:tcW w:w="2610" w:type="dxa"/>
          </w:tcPr>
          <w:p w14:paraId="38985BFF" w14:textId="3909E841" w:rsidR="00C67657" w:rsidRPr="007D5167" w:rsidDel="00F1263F" w:rsidRDefault="00C67657" w:rsidP="00F1263F">
            <w:pPr>
              <w:pStyle w:val="AnnexAppendixTitle"/>
              <w:rPr>
                <w:del w:id="3872" w:author="Huang, Chengyu" w:date="2019-05-28T12:45:00Z"/>
                <w:rFonts w:cs="Segoe UI"/>
                <w:b w:val="0"/>
                <w:sz w:val="16"/>
                <w:szCs w:val="16"/>
              </w:rPr>
              <w:pPrChange w:id="3873" w:author="Huang, Chengyu" w:date="2019-05-28T12:45:00Z">
                <w:pPr/>
              </w:pPrChange>
            </w:pPr>
            <w:del w:id="3874" w:author="Huang, Chengyu" w:date="2019-05-28T12:45:00Z">
              <w:r w:rsidRPr="007D5167" w:rsidDel="00F1263F">
                <w:rPr>
                  <w:rFonts w:cs="Segoe UI"/>
                  <w:sz w:val="16"/>
                  <w:szCs w:val="16"/>
                </w:rPr>
                <w:delText>Rules of Origin</w:delText>
              </w:r>
            </w:del>
          </w:p>
        </w:tc>
      </w:tr>
      <w:tr w:rsidR="00C67657" w:rsidRPr="007D5167" w:rsidDel="00F1263F" w14:paraId="00E87767" w14:textId="7E5A6C04" w:rsidTr="00C67657">
        <w:trPr>
          <w:jc w:val="center"/>
          <w:del w:id="3875" w:author="Huang, Chengyu" w:date="2019-05-28T12:45:00Z"/>
        </w:trPr>
        <w:tc>
          <w:tcPr>
            <w:tcW w:w="9805" w:type="dxa"/>
            <w:gridSpan w:val="5"/>
          </w:tcPr>
          <w:p w14:paraId="614A77F2" w14:textId="050A7C97" w:rsidR="00C67657" w:rsidRPr="007D5167" w:rsidDel="00F1263F" w:rsidRDefault="00C67657" w:rsidP="00F1263F">
            <w:pPr>
              <w:pStyle w:val="AnnexAppendixTitle"/>
              <w:rPr>
                <w:del w:id="3876" w:author="Huang, Chengyu" w:date="2019-05-28T12:45:00Z"/>
                <w:rFonts w:cs="Segoe UI"/>
                <w:b w:val="0"/>
                <w:sz w:val="16"/>
                <w:szCs w:val="16"/>
              </w:rPr>
              <w:pPrChange w:id="3877" w:author="Huang, Chengyu" w:date="2019-05-28T12:45:00Z">
                <w:pPr>
                  <w:jc w:val="center"/>
                </w:pPr>
              </w:pPrChange>
            </w:pPr>
            <w:del w:id="3878" w:author="Huang, Chengyu" w:date="2019-05-28T12:45:00Z">
              <w:r w:rsidRPr="007D5167" w:rsidDel="00F1263F">
                <w:rPr>
                  <w:rFonts w:cs="Segoe UI"/>
                  <w:sz w:val="16"/>
                  <w:szCs w:val="16"/>
                </w:rPr>
                <w:delText>Scenarios</w:delText>
              </w:r>
            </w:del>
          </w:p>
        </w:tc>
      </w:tr>
      <w:tr w:rsidR="00C67657" w:rsidRPr="007D5167" w:rsidDel="00F1263F" w14:paraId="12F4C17F" w14:textId="50AC3C6E" w:rsidTr="00C67657">
        <w:trPr>
          <w:jc w:val="center"/>
          <w:del w:id="3879" w:author="Huang, Chengyu" w:date="2019-05-28T12:45:00Z"/>
        </w:trPr>
        <w:tc>
          <w:tcPr>
            <w:tcW w:w="1376" w:type="dxa"/>
          </w:tcPr>
          <w:p w14:paraId="713960E3" w14:textId="7F3C77B4" w:rsidR="00C67657" w:rsidRPr="007D5167" w:rsidDel="00F1263F" w:rsidRDefault="00C67657" w:rsidP="00F1263F">
            <w:pPr>
              <w:pStyle w:val="AnnexAppendixTitle"/>
              <w:rPr>
                <w:del w:id="3880" w:author="Huang, Chengyu" w:date="2019-05-28T12:45:00Z"/>
                <w:rFonts w:cs="Segoe UI"/>
                <w:sz w:val="12"/>
                <w:szCs w:val="12"/>
              </w:rPr>
              <w:pPrChange w:id="3881" w:author="Huang, Chengyu" w:date="2019-05-28T12:45:00Z">
                <w:pPr/>
              </w:pPrChange>
            </w:pPr>
            <w:del w:id="3882" w:author="Huang, Chengyu" w:date="2019-05-28T12:45:00Z">
              <w:r w:rsidRPr="007D5167" w:rsidDel="00F1263F">
                <w:rPr>
                  <w:rFonts w:cs="Segoe UI"/>
                  <w:sz w:val="12"/>
                  <w:szCs w:val="12"/>
                </w:rPr>
                <w:delText>CPTPP</w:delText>
              </w:r>
            </w:del>
          </w:p>
        </w:tc>
        <w:tc>
          <w:tcPr>
            <w:tcW w:w="2257" w:type="dxa"/>
          </w:tcPr>
          <w:p w14:paraId="4146E6B1" w14:textId="57BE3F44" w:rsidR="00C67657" w:rsidRPr="007D5167" w:rsidDel="00F1263F" w:rsidRDefault="00C67657" w:rsidP="00F1263F">
            <w:pPr>
              <w:pStyle w:val="AnnexAppendixTitle"/>
              <w:rPr>
                <w:del w:id="3883" w:author="Huang, Chengyu" w:date="2019-05-28T12:45:00Z"/>
                <w:rFonts w:cs="Segoe UI"/>
                <w:sz w:val="12"/>
                <w:szCs w:val="12"/>
              </w:rPr>
              <w:pPrChange w:id="3884" w:author="Huang, Chengyu" w:date="2019-05-28T12:45:00Z">
                <w:pPr/>
              </w:pPrChange>
            </w:pPr>
            <w:del w:id="3885" w:author="Huang, Chengyu" w:date="2019-05-28T12:45:00Z">
              <w:r w:rsidRPr="007D5167" w:rsidDel="00F1263F">
                <w:rPr>
                  <w:rFonts w:cs="Segoe UI"/>
                  <w:sz w:val="12"/>
                  <w:szCs w:val="12"/>
                </w:rPr>
                <w:delText>All intra-TPP tariffs eliminated, except no change on Canadian dairy tariff with Mexico with partial reductions on dairy for other members, and partial reduction of Japanese beef tariffs</w:delText>
              </w:r>
            </w:del>
          </w:p>
        </w:tc>
        <w:tc>
          <w:tcPr>
            <w:tcW w:w="1762" w:type="dxa"/>
          </w:tcPr>
          <w:p w14:paraId="580CEDD7" w14:textId="3ADB5CC5" w:rsidR="00C67657" w:rsidRPr="007D5167" w:rsidDel="00F1263F" w:rsidRDefault="00C67657" w:rsidP="00F1263F">
            <w:pPr>
              <w:pStyle w:val="AnnexAppendixTitle"/>
              <w:rPr>
                <w:del w:id="3886" w:author="Huang, Chengyu" w:date="2019-05-28T12:45:00Z"/>
                <w:rFonts w:cs="Segoe UI"/>
                <w:sz w:val="12"/>
                <w:szCs w:val="12"/>
              </w:rPr>
              <w:pPrChange w:id="3887" w:author="Huang, Chengyu" w:date="2019-05-28T12:45:00Z">
                <w:pPr/>
              </w:pPrChange>
            </w:pPr>
            <w:del w:id="3888" w:author="Huang, Chengyu" w:date="2019-05-28T12:45:00Z">
              <w:r w:rsidRPr="007D5167" w:rsidDel="00F1263F">
                <w:rPr>
                  <w:rFonts w:cs="Segoe UI"/>
                  <w:sz w:val="12"/>
                  <w:szCs w:val="12"/>
                </w:rPr>
                <w:delText>Trade efficiency gains of 1 percent</w:delText>
              </w:r>
            </w:del>
          </w:p>
        </w:tc>
        <w:tc>
          <w:tcPr>
            <w:tcW w:w="1800" w:type="dxa"/>
          </w:tcPr>
          <w:p w14:paraId="030D2D45" w14:textId="0D63CD41" w:rsidR="00C67657" w:rsidRPr="007D5167" w:rsidDel="00F1263F" w:rsidRDefault="00C67657" w:rsidP="00F1263F">
            <w:pPr>
              <w:pStyle w:val="AnnexAppendixTitle"/>
              <w:rPr>
                <w:del w:id="3889" w:author="Huang, Chengyu" w:date="2019-05-28T12:45:00Z"/>
                <w:rFonts w:cs="Segoe UI"/>
                <w:sz w:val="12"/>
                <w:szCs w:val="12"/>
              </w:rPr>
              <w:pPrChange w:id="3890" w:author="Huang, Chengyu" w:date="2019-05-28T12:45:00Z">
                <w:pPr/>
              </w:pPrChange>
            </w:pPr>
            <w:del w:id="3891" w:author="Huang, Chengyu" w:date="2019-05-28T12:45:00Z">
              <w:r w:rsidRPr="007D5167" w:rsidDel="00F1263F">
                <w:rPr>
                  <w:rFonts w:cs="Segoe UI"/>
                  <w:sz w:val="12"/>
                  <w:szCs w:val="12"/>
                </w:rPr>
                <w:delText>AVEs of NTMs in services trade reduced by 25% among TPP members</w:delText>
              </w:r>
            </w:del>
          </w:p>
        </w:tc>
        <w:tc>
          <w:tcPr>
            <w:tcW w:w="2610" w:type="dxa"/>
          </w:tcPr>
          <w:p w14:paraId="2B8E7394" w14:textId="1376D3E9" w:rsidR="00C67657" w:rsidRPr="007D5167" w:rsidDel="00F1263F" w:rsidRDefault="00C67657" w:rsidP="00F1263F">
            <w:pPr>
              <w:pStyle w:val="AnnexAppendixTitle"/>
              <w:rPr>
                <w:del w:id="3892" w:author="Huang, Chengyu" w:date="2019-05-28T12:45:00Z"/>
                <w:rFonts w:cs="Segoe UI"/>
                <w:sz w:val="12"/>
                <w:szCs w:val="12"/>
              </w:rPr>
              <w:pPrChange w:id="3893" w:author="Huang, Chengyu" w:date="2019-05-28T12:45:00Z">
                <w:pPr/>
              </w:pPrChange>
            </w:pPr>
            <w:del w:id="3894" w:author="Huang, Chengyu" w:date="2019-05-28T12:45:00Z">
              <w:r w:rsidRPr="007D5167" w:rsidDel="00F1263F">
                <w:rPr>
                  <w:rFonts w:cs="Segoe UI"/>
                  <w:sz w:val="12"/>
                  <w:szCs w:val="12"/>
                </w:rPr>
                <w:delText xml:space="preserve">Tariff cuts for textiles/apparel and vehicles/parts reduced by one-half to represent introduction of ROOs to CPTPP trade; no change in Canada-Mexico ROO trade costs </w:delText>
              </w:r>
            </w:del>
          </w:p>
        </w:tc>
      </w:tr>
      <w:tr w:rsidR="00C67657" w:rsidRPr="007D5167" w:rsidDel="00F1263F" w14:paraId="77931221" w14:textId="359E9A74" w:rsidTr="00C67657">
        <w:trPr>
          <w:jc w:val="center"/>
          <w:del w:id="3895" w:author="Huang, Chengyu" w:date="2019-05-28T12:45:00Z"/>
        </w:trPr>
        <w:tc>
          <w:tcPr>
            <w:tcW w:w="1376" w:type="dxa"/>
            <w:tcBorders>
              <w:bottom w:val="nil"/>
            </w:tcBorders>
          </w:tcPr>
          <w:p w14:paraId="52AFEF9D" w14:textId="1157B9E6" w:rsidR="00C67657" w:rsidRPr="007D5167" w:rsidDel="00F1263F" w:rsidRDefault="00C67657" w:rsidP="00F1263F">
            <w:pPr>
              <w:pStyle w:val="AnnexAppendixTitle"/>
              <w:rPr>
                <w:del w:id="3896" w:author="Huang, Chengyu" w:date="2019-05-28T12:45:00Z"/>
                <w:rFonts w:cs="Segoe UI"/>
                <w:sz w:val="12"/>
                <w:szCs w:val="12"/>
              </w:rPr>
              <w:pPrChange w:id="3897" w:author="Huang, Chengyu" w:date="2019-05-28T12:45:00Z">
                <w:pPr/>
              </w:pPrChange>
            </w:pPr>
            <w:del w:id="3898" w:author="Huang, Chengyu" w:date="2019-05-28T12:45:00Z">
              <w:r w:rsidRPr="007D5167" w:rsidDel="00F1263F">
                <w:rPr>
                  <w:rFonts w:cs="Segoe UI"/>
                  <w:sz w:val="12"/>
                  <w:szCs w:val="12"/>
                </w:rPr>
                <w:delText>Successful NAFTA</w:delText>
              </w:r>
            </w:del>
          </w:p>
        </w:tc>
        <w:tc>
          <w:tcPr>
            <w:tcW w:w="2257" w:type="dxa"/>
            <w:tcBorders>
              <w:bottom w:val="nil"/>
            </w:tcBorders>
          </w:tcPr>
          <w:p w14:paraId="42884901" w14:textId="67497F12" w:rsidR="00C67657" w:rsidRPr="007D5167" w:rsidDel="00F1263F" w:rsidRDefault="00C67657" w:rsidP="00F1263F">
            <w:pPr>
              <w:pStyle w:val="AnnexAppendixTitle"/>
              <w:rPr>
                <w:del w:id="3899" w:author="Huang, Chengyu" w:date="2019-05-28T12:45:00Z"/>
                <w:rFonts w:cs="Segoe UI"/>
                <w:sz w:val="12"/>
                <w:szCs w:val="12"/>
              </w:rPr>
              <w:pPrChange w:id="3900" w:author="Huang, Chengyu" w:date="2019-05-28T12:45:00Z">
                <w:pPr/>
              </w:pPrChange>
            </w:pPr>
            <w:del w:id="3901" w:author="Huang, Chengyu" w:date="2019-05-28T12:45:00Z">
              <w:r w:rsidRPr="007D5167" w:rsidDel="00F1263F">
                <w:rPr>
                  <w:rFonts w:cs="Segoe UI"/>
                  <w:sz w:val="12"/>
                  <w:szCs w:val="12"/>
                </w:rPr>
                <w:delText>All NAFTA tariffs eliminated</w:delText>
              </w:r>
            </w:del>
          </w:p>
        </w:tc>
        <w:tc>
          <w:tcPr>
            <w:tcW w:w="1762" w:type="dxa"/>
            <w:tcBorders>
              <w:bottom w:val="nil"/>
            </w:tcBorders>
          </w:tcPr>
          <w:p w14:paraId="01658595" w14:textId="5FCF368F" w:rsidR="00C67657" w:rsidRPr="007D5167" w:rsidDel="00F1263F" w:rsidRDefault="00C67657" w:rsidP="00F1263F">
            <w:pPr>
              <w:pStyle w:val="AnnexAppendixTitle"/>
              <w:rPr>
                <w:del w:id="3902" w:author="Huang, Chengyu" w:date="2019-05-28T12:45:00Z"/>
                <w:rFonts w:cs="Segoe UI"/>
                <w:sz w:val="12"/>
                <w:szCs w:val="12"/>
              </w:rPr>
              <w:pPrChange w:id="3903" w:author="Huang, Chengyu" w:date="2019-05-28T12:45:00Z">
                <w:pPr/>
              </w:pPrChange>
            </w:pPr>
            <w:del w:id="3904" w:author="Huang, Chengyu" w:date="2019-05-28T12:45:00Z">
              <w:r w:rsidRPr="007D5167" w:rsidDel="00F1263F">
                <w:rPr>
                  <w:rFonts w:cs="Segoe UI"/>
                  <w:sz w:val="12"/>
                  <w:szCs w:val="12"/>
                </w:rPr>
                <w:delText>Trade efficiency increased by 1% on U.S. trade with Canada and Mexico</w:delText>
              </w:r>
            </w:del>
          </w:p>
        </w:tc>
        <w:tc>
          <w:tcPr>
            <w:tcW w:w="1800" w:type="dxa"/>
            <w:tcBorders>
              <w:bottom w:val="nil"/>
            </w:tcBorders>
          </w:tcPr>
          <w:p w14:paraId="2EC24CEB" w14:textId="0BC98748" w:rsidR="00C67657" w:rsidRPr="007D5167" w:rsidDel="00F1263F" w:rsidRDefault="00C67657" w:rsidP="00F1263F">
            <w:pPr>
              <w:pStyle w:val="AnnexAppendixTitle"/>
              <w:rPr>
                <w:del w:id="3905" w:author="Huang, Chengyu" w:date="2019-05-28T12:45:00Z"/>
                <w:rFonts w:cs="Segoe UI"/>
                <w:sz w:val="12"/>
                <w:szCs w:val="12"/>
              </w:rPr>
              <w:pPrChange w:id="3906" w:author="Huang, Chengyu" w:date="2019-05-28T12:45:00Z">
                <w:pPr/>
              </w:pPrChange>
            </w:pPr>
            <w:del w:id="3907" w:author="Huang, Chengyu" w:date="2019-05-28T12:45:00Z">
              <w:r w:rsidRPr="007D5167" w:rsidDel="00F1263F">
                <w:rPr>
                  <w:rFonts w:cs="Segoe UI"/>
                  <w:sz w:val="12"/>
                  <w:szCs w:val="12"/>
                </w:rPr>
                <w:delText>AVEs of NTMs in services on U.S. trade with Canada and Mexico reduced by 25%</w:delText>
              </w:r>
            </w:del>
          </w:p>
        </w:tc>
        <w:tc>
          <w:tcPr>
            <w:tcW w:w="2610" w:type="dxa"/>
            <w:tcBorders>
              <w:bottom w:val="nil"/>
            </w:tcBorders>
          </w:tcPr>
          <w:p w14:paraId="6F0D9827" w14:textId="1AB53AD4" w:rsidR="00C67657" w:rsidRPr="007D5167" w:rsidDel="00F1263F" w:rsidRDefault="00C67657" w:rsidP="00F1263F">
            <w:pPr>
              <w:pStyle w:val="AnnexAppendixTitle"/>
              <w:rPr>
                <w:del w:id="3908" w:author="Huang, Chengyu" w:date="2019-05-28T12:45:00Z"/>
                <w:rFonts w:cs="Segoe UI"/>
                <w:sz w:val="12"/>
                <w:szCs w:val="12"/>
              </w:rPr>
              <w:pPrChange w:id="3909" w:author="Huang, Chengyu" w:date="2019-05-28T12:45:00Z">
                <w:pPr/>
              </w:pPrChange>
            </w:pPr>
            <w:del w:id="3910" w:author="Huang, Chengyu" w:date="2019-05-28T12:45:00Z">
              <w:r w:rsidRPr="007D5167" w:rsidDel="00F1263F">
                <w:rPr>
                  <w:rFonts w:cs="Segoe UI"/>
                  <w:sz w:val="12"/>
                  <w:szCs w:val="12"/>
                </w:rPr>
                <w:delText>ROO trade costs for NAFTA trade in textiles/apparel and vehicles/parts reduced by one-half</w:delText>
              </w:r>
            </w:del>
          </w:p>
        </w:tc>
      </w:tr>
      <w:tr w:rsidR="00C67657" w:rsidRPr="007D5167" w:rsidDel="00F1263F" w14:paraId="4B79B0E2" w14:textId="47361FF8" w:rsidTr="00C67657">
        <w:trPr>
          <w:jc w:val="center"/>
          <w:del w:id="3911" w:author="Huang, Chengyu" w:date="2019-05-28T12:45:00Z"/>
        </w:trPr>
        <w:tc>
          <w:tcPr>
            <w:tcW w:w="1376" w:type="dxa"/>
            <w:tcBorders>
              <w:top w:val="single" w:sz="4" w:space="0" w:color="auto"/>
            </w:tcBorders>
          </w:tcPr>
          <w:p w14:paraId="602B6B41" w14:textId="06266A85" w:rsidR="00C67657" w:rsidRPr="007D5167" w:rsidDel="00F1263F" w:rsidRDefault="00C67657" w:rsidP="00F1263F">
            <w:pPr>
              <w:pStyle w:val="AnnexAppendixTitle"/>
              <w:rPr>
                <w:del w:id="3912" w:author="Huang, Chengyu" w:date="2019-05-28T12:45:00Z"/>
                <w:rFonts w:cs="Segoe UI"/>
                <w:sz w:val="12"/>
                <w:szCs w:val="12"/>
              </w:rPr>
              <w:pPrChange w:id="3913" w:author="Huang, Chengyu" w:date="2019-05-28T12:45:00Z">
                <w:pPr/>
              </w:pPrChange>
            </w:pPr>
            <w:del w:id="3914" w:author="Huang, Chengyu" w:date="2019-05-28T12:45:00Z">
              <w:r w:rsidRPr="007D5167" w:rsidDel="00F1263F">
                <w:rPr>
                  <w:rFonts w:cs="Segoe UI"/>
                  <w:sz w:val="12"/>
                  <w:szCs w:val="12"/>
                </w:rPr>
                <w:delText>Unsuccessful NAFTA</w:delText>
              </w:r>
            </w:del>
          </w:p>
        </w:tc>
        <w:tc>
          <w:tcPr>
            <w:tcW w:w="2257" w:type="dxa"/>
            <w:tcBorders>
              <w:top w:val="single" w:sz="4" w:space="0" w:color="auto"/>
            </w:tcBorders>
          </w:tcPr>
          <w:p w14:paraId="7CBE92C6" w14:textId="130F432A" w:rsidR="00C67657" w:rsidRPr="007D5167" w:rsidDel="00F1263F" w:rsidRDefault="00C67657" w:rsidP="00F1263F">
            <w:pPr>
              <w:pStyle w:val="AnnexAppendixTitle"/>
              <w:rPr>
                <w:del w:id="3915" w:author="Huang, Chengyu" w:date="2019-05-28T12:45:00Z"/>
                <w:rFonts w:cs="Segoe UI"/>
                <w:sz w:val="12"/>
                <w:szCs w:val="12"/>
              </w:rPr>
              <w:pPrChange w:id="3916" w:author="Huang, Chengyu" w:date="2019-05-28T12:45:00Z">
                <w:pPr/>
              </w:pPrChange>
            </w:pPr>
            <w:del w:id="3917" w:author="Huang, Chengyu" w:date="2019-05-28T12:45:00Z">
              <w:r w:rsidRPr="007D5167" w:rsidDel="00F1263F">
                <w:rPr>
                  <w:rFonts w:cs="Segoe UI"/>
                  <w:sz w:val="12"/>
                  <w:szCs w:val="12"/>
                </w:rPr>
                <w:delText>MFN rates on U.S. trade with Canada and Mexico</w:delText>
              </w:r>
            </w:del>
          </w:p>
        </w:tc>
        <w:tc>
          <w:tcPr>
            <w:tcW w:w="1762" w:type="dxa"/>
            <w:tcBorders>
              <w:top w:val="single" w:sz="4" w:space="0" w:color="auto"/>
            </w:tcBorders>
          </w:tcPr>
          <w:p w14:paraId="3611A0EE" w14:textId="7C8ECF72" w:rsidR="00C67657" w:rsidRPr="007D5167" w:rsidDel="00F1263F" w:rsidRDefault="00C67657" w:rsidP="00F1263F">
            <w:pPr>
              <w:pStyle w:val="AnnexAppendixTitle"/>
              <w:rPr>
                <w:del w:id="3918" w:author="Huang, Chengyu" w:date="2019-05-28T12:45:00Z"/>
                <w:rFonts w:cs="Segoe UI"/>
                <w:sz w:val="12"/>
                <w:szCs w:val="12"/>
              </w:rPr>
              <w:pPrChange w:id="3919" w:author="Huang, Chengyu" w:date="2019-05-28T12:45:00Z">
                <w:pPr/>
              </w:pPrChange>
            </w:pPr>
            <w:del w:id="3920" w:author="Huang, Chengyu" w:date="2019-05-28T12:45:00Z">
              <w:r w:rsidRPr="007D5167" w:rsidDel="00F1263F">
                <w:rPr>
                  <w:rFonts w:cs="Segoe UI"/>
                  <w:sz w:val="12"/>
                  <w:szCs w:val="12"/>
                </w:rPr>
                <w:delText>Trade efficiency decreased by 2% on U.S. trade with Canada and Mexico</w:delText>
              </w:r>
            </w:del>
          </w:p>
        </w:tc>
        <w:tc>
          <w:tcPr>
            <w:tcW w:w="1800" w:type="dxa"/>
            <w:tcBorders>
              <w:top w:val="single" w:sz="4" w:space="0" w:color="auto"/>
            </w:tcBorders>
          </w:tcPr>
          <w:p w14:paraId="5D578C9F" w14:textId="3490C555" w:rsidR="00C67657" w:rsidRPr="007D5167" w:rsidDel="00F1263F" w:rsidRDefault="00C67657" w:rsidP="00F1263F">
            <w:pPr>
              <w:pStyle w:val="AnnexAppendixTitle"/>
              <w:rPr>
                <w:del w:id="3921" w:author="Huang, Chengyu" w:date="2019-05-28T12:45:00Z"/>
                <w:rFonts w:cs="Segoe UI"/>
                <w:sz w:val="12"/>
                <w:szCs w:val="12"/>
              </w:rPr>
              <w:pPrChange w:id="3922" w:author="Huang, Chengyu" w:date="2019-05-28T12:45:00Z">
                <w:pPr/>
              </w:pPrChange>
            </w:pPr>
            <w:del w:id="3923" w:author="Huang, Chengyu" w:date="2019-05-28T12:45:00Z">
              <w:r w:rsidRPr="007D5167" w:rsidDel="00F1263F">
                <w:rPr>
                  <w:rFonts w:cs="Segoe UI"/>
                  <w:sz w:val="12"/>
                  <w:szCs w:val="12"/>
                </w:rPr>
                <w:delText>No change in AVEs of NTMs in services on U.S. trade with Canada and Mexico</w:delText>
              </w:r>
            </w:del>
          </w:p>
        </w:tc>
        <w:tc>
          <w:tcPr>
            <w:tcW w:w="2610" w:type="dxa"/>
            <w:tcBorders>
              <w:top w:val="single" w:sz="4" w:space="0" w:color="auto"/>
            </w:tcBorders>
          </w:tcPr>
          <w:p w14:paraId="02BA9884" w14:textId="62468A57" w:rsidR="00C67657" w:rsidRPr="007D5167" w:rsidDel="00F1263F" w:rsidRDefault="00C67657" w:rsidP="00F1263F">
            <w:pPr>
              <w:pStyle w:val="AnnexAppendixTitle"/>
              <w:rPr>
                <w:del w:id="3924" w:author="Huang, Chengyu" w:date="2019-05-28T12:45:00Z"/>
                <w:rFonts w:cs="Segoe UI"/>
                <w:sz w:val="12"/>
                <w:szCs w:val="12"/>
              </w:rPr>
              <w:pPrChange w:id="3925" w:author="Huang, Chengyu" w:date="2019-05-28T12:45:00Z">
                <w:pPr/>
              </w:pPrChange>
            </w:pPr>
            <w:del w:id="3926" w:author="Huang, Chengyu" w:date="2019-05-28T12:45:00Z">
              <w:r w:rsidRPr="007D5167" w:rsidDel="00F1263F">
                <w:rPr>
                  <w:rFonts w:cs="Segoe UI"/>
                  <w:sz w:val="12"/>
                  <w:szCs w:val="12"/>
                </w:rPr>
                <w:delText>ROOs no longer apply on U.S. trade with Canada and Mexico (MFN rates imposed); no change in Canada-Mexico ROO trade costs</w:delText>
              </w:r>
            </w:del>
          </w:p>
        </w:tc>
      </w:tr>
      <w:tr w:rsidR="00C67657" w:rsidRPr="007D5167" w:rsidDel="00F1263F" w14:paraId="5192AAF6" w14:textId="52F94E9C" w:rsidTr="00C67657">
        <w:trPr>
          <w:jc w:val="center"/>
          <w:del w:id="3927" w:author="Huang, Chengyu" w:date="2019-05-28T12:45:00Z"/>
        </w:trPr>
        <w:tc>
          <w:tcPr>
            <w:tcW w:w="9805" w:type="dxa"/>
            <w:gridSpan w:val="5"/>
          </w:tcPr>
          <w:p w14:paraId="16839909" w14:textId="68B06AAD" w:rsidR="00C67657" w:rsidRPr="007D5167" w:rsidDel="00F1263F" w:rsidRDefault="00C67657" w:rsidP="00F1263F">
            <w:pPr>
              <w:pStyle w:val="AnnexAppendixTitle"/>
              <w:rPr>
                <w:del w:id="3928" w:author="Huang, Chengyu" w:date="2019-05-28T12:45:00Z"/>
                <w:rFonts w:cs="Segoe UI"/>
                <w:b w:val="0"/>
                <w:sz w:val="16"/>
                <w:szCs w:val="16"/>
              </w:rPr>
              <w:pPrChange w:id="3929" w:author="Huang, Chengyu" w:date="2019-05-28T12:45:00Z">
                <w:pPr>
                  <w:jc w:val="center"/>
                </w:pPr>
              </w:pPrChange>
            </w:pPr>
            <w:del w:id="3930" w:author="Huang, Chengyu" w:date="2019-05-28T12:45:00Z">
              <w:r w:rsidRPr="007D5167" w:rsidDel="00F1263F">
                <w:rPr>
                  <w:rFonts w:cs="Segoe UI"/>
                  <w:sz w:val="16"/>
                  <w:szCs w:val="16"/>
                </w:rPr>
                <w:delText>Sensitivity Analyses</w:delText>
              </w:r>
            </w:del>
          </w:p>
        </w:tc>
      </w:tr>
      <w:tr w:rsidR="00C67657" w:rsidRPr="007D5167" w:rsidDel="00F1263F" w14:paraId="566A7224" w14:textId="000C9D75" w:rsidTr="00C67657">
        <w:trPr>
          <w:jc w:val="center"/>
          <w:del w:id="3931" w:author="Huang, Chengyu" w:date="2019-05-28T12:45:00Z"/>
        </w:trPr>
        <w:tc>
          <w:tcPr>
            <w:tcW w:w="1376" w:type="dxa"/>
          </w:tcPr>
          <w:p w14:paraId="02B57E28" w14:textId="3CB5B4B9" w:rsidR="00C67657" w:rsidRPr="007D5167" w:rsidDel="00F1263F" w:rsidRDefault="00C67657" w:rsidP="00F1263F">
            <w:pPr>
              <w:pStyle w:val="AnnexAppendixTitle"/>
              <w:rPr>
                <w:del w:id="3932" w:author="Huang, Chengyu" w:date="2019-05-28T12:45:00Z"/>
                <w:rFonts w:cs="Segoe UI"/>
                <w:sz w:val="12"/>
                <w:szCs w:val="12"/>
              </w:rPr>
              <w:pPrChange w:id="3933" w:author="Huang, Chengyu" w:date="2019-05-28T12:45:00Z">
                <w:pPr/>
              </w:pPrChange>
            </w:pPr>
            <w:del w:id="3934" w:author="Huang, Chengyu" w:date="2019-05-28T12:45:00Z">
              <w:r w:rsidRPr="007D5167" w:rsidDel="00F1263F">
                <w:rPr>
                  <w:rFonts w:cs="Segoe UI"/>
                  <w:sz w:val="12"/>
                  <w:szCs w:val="12"/>
                </w:rPr>
                <w:delText>Successful NAFTA with stricter ROO</w:delText>
              </w:r>
            </w:del>
          </w:p>
        </w:tc>
        <w:tc>
          <w:tcPr>
            <w:tcW w:w="2257" w:type="dxa"/>
          </w:tcPr>
          <w:p w14:paraId="07B56F65" w14:textId="183E1ACA" w:rsidR="00C67657" w:rsidRPr="007D5167" w:rsidDel="00F1263F" w:rsidRDefault="00C67657" w:rsidP="00F1263F">
            <w:pPr>
              <w:pStyle w:val="AnnexAppendixTitle"/>
              <w:rPr>
                <w:del w:id="3935" w:author="Huang, Chengyu" w:date="2019-05-28T12:45:00Z"/>
                <w:rFonts w:cs="Segoe UI"/>
                <w:sz w:val="12"/>
                <w:szCs w:val="12"/>
              </w:rPr>
              <w:pPrChange w:id="3936" w:author="Huang, Chengyu" w:date="2019-05-28T12:45:00Z">
                <w:pPr/>
              </w:pPrChange>
            </w:pPr>
            <w:del w:id="3937" w:author="Huang, Chengyu" w:date="2019-05-28T12:45:00Z">
              <w:r w:rsidRPr="007D5167" w:rsidDel="00F1263F">
                <w:rPr>
                  <w:rFonts w:cs="Segoe UI"/>
                  <w:sz w:val="12"/>
                  <w:szCs w:val="12"/>
                </w:rPr>
                <w:delText>All NAFTA tariffs eliminated</w:delText>
              </w:r>
            </w:del>
          </w:p>
        </w:tc>
        <w:tc>
          <w:tcPr>
            <w:tcW w:w="1762" w:type="dxa"/>
          </w:tcPr>
          <w:p w14:paraId="567F2546" w14:textId="618A402F" w:rsidR="00C67657" w:rsidRPr="007D5167" w:rsidDel="00F1263F" w:rsidRDefault="00C67657" w:rsidP="00F1263F">
            <w:pPr>
              <w:pStyle w:val="AnnexAppendixTitle"/>
              <w:rPr>
                <w:del w:id="3938" w:author="Huang, Chengyu" w:date="2019-05-28T12:45:00Z"/>
                <w:rFonts w:cs="Segoe UI"/>
                <w:sz w:val="12"/>
                <w:szCs w:val="12"/>
              </w:rPr>
              <w:pPrChange w:id="3939" w:author="Huang, Chengyu" w:date="2019-05-28T12:45:00Z">
                <w:pPr/>
              </w:pPrChange>
            </w:pPr>
            <w:del w:id="3940" w:author="Huang, Chengyu" w:date="2019-05-28T12:45:00Z">
              <w:r w:rsidRPr="007D5167" w:rsidDel="00F1263F">
                <w:rPr>
                  <w:rFonts w:cs="Segoe UI"/>
                  <w:sz w:val="12"/>
                  <w:szCs w:val="12"/>
                </w:rPr>
                <w:delText>Trade efficiency increased by 1% on U.S. trade with Canada and Mexico</w:delText>
              </w:r>
            </w:del>
          </w:p>
        </w:tc>
        <w:tc>
          <w:tcPr>
            <w:tcW w:w="1800" w:type="dxa"/>
          </w:tcPr>
          <w:p w14:paraId="66C5C602" w14:textId="50CB001A" w:rsidR="00C67657" w:rsidRPr="007D5167" w:rsidDel="00F1263F" w:rsidRDefault="00C67657" w:rsidP="00F1263F">
            <w:pPr>
              <w:pStyle w:val="AnnexAppendixTitle"/>
              <w:rPr>
                <w:del w:id="3941" w:author="Huang, Chengyu" w:date="2019-05-28T12:45:00Z"/>
                <w:rFonts w:cs="Segoe UI"/>
                <w:sz w:val="12"/>
                <w:szCs w:val="12"/>
              </w:rPr>
              <w:pPrChange w:id="3942" w:author="Huang, Chengyu" w:date="2019-05-28T12:45:00Z">
                <w:pPr/>
              </w:pPrChange>
            </w:pPr>
            <w:del w:id="3943" w:author="Huang, Chengyu" w:date="2019-05-28T12:45:00Z">
              <w:r w:rsidRPr="007D5167" w:rsidDel="00F1263F">
                <w:rPr>
                  <w:rFonts w:cs="Segoe UI"/>
                  <w:sz w:val="12"/>
                  <w:szCs w:val="12"/>
                </w:rPr>
                <w:delText>AVEs of NTMs in services on U.S. trade with Canada and Mexico reduced by 25%</w:delText>
              </w:r>
            </w:del>
          </w:p>
        </w:tc>
        <w:tc>
          <w:tcPr>
            <w:tcW w:w="2610" w:type="dxa"/>
          </w:tcPr>
          <w:p w14:paraId="4C4A389B" w14:textId="3EAFF9BD" w:rsidR="00C67657" w:rsidRPr="007D5167" w:rsidDel="00F1263F" w:rsidRDefault="00C67657" w:rsidP="00F1263F">
            <w:pPr>
              <w:pStyle w:val="AnnexAppendixTitle"/>
              <w:rPr>
                <w:del w:id="3944" w:author="Huang, Chengyu" w:date="2019-05-28T12:45:00Z"/>
                <w:rFonts w:cs="Segoe UI"/>
                <w:sz w:val="12"/>
                <w:szCs w:val="12"/>
              </w:rPr>
              <w:pPrChange w:id="3945" w:author="Huang, Chengyu" w:date="2019-05-28T12:45:00Z">
                <w:pPr/>
              </w:pPrChange>
            </w:pPr>
            <w:del w:id="3946" w:author="Huang, Chengyu" w:date="2019-05-28T12:45:00Z">
              <w:r w:rsidRPr="007D5167" w:rsidDel="00F1263F">
                <w:rPr>
                  <w:rFonts w:cs="Segoe UI"/>
                  <w:sz w:val="12"/>
                  <w:szCs w:val="12"/>
                </w:rPr>
                <w:delText>ROOs no longer apply on NAFTA trade in autos and parts (MFN rates imposed)</w:delText>
              </w:r>
            </w:del>
          </w:p>
        </w:tc>
      </w:tr>
      <w:tr w:rsidR="00C67657" w:rsidRPr="007D5167" w:rsidDel="00F1263F" w14:paraId="02508451" w14:textId="6D6E87A0" w:rsidTr="00C67657">
        <w:trPr>
          <w:jc w:val="center"/>
          <w:del w:id="3947" w:author="Huang, Chengyu" w:date="2019-05-28T12:45:00Z"/>
        </w:trPr>
        <w:tc>
          <w:tcPr>
            <w:tcW w:w="1376" w:type="dxa"/>
          </w:tcPr>
          <w:p w14:paraId="4CA9B521" w14:textId="1EFF85DD" w:rsidR="00C67657" w:rsidRPr="007D5167" w:rsidDel="00F1263F" w:rsidRDefault="00C67657" w:rsidP="00F1263F">
            <w:pPr>
              <w:pStyle w:val="AnnexAppendixTitle"/>
              <w:rPr>
                <w:del w:id="3948" w:author="Huang, Chengyu" w:date="2019-05-28T12:45:00Z"/>
                <w:rFonts w:cs="Segoe UI"/>
                <w:sz w:val="12"/>
                <w:szCs w:val="12"/>
              </w:rPr>
              <w:pPrChange w:id="3949" w:author="Huang, Chengyu" w:date="2019-05-28T12:45:00Z">
                <w:pPr/>
              </w:pPrChange>
            </w:pPr>
            <w:del w:id="3950" w:author="Huang, Chengyu" w:date="2019-05-28T12:45:00Z">
              <w:r w:rsidRPr="007D5167" w:rsidDel="00F1263F">
                <w:rPr>
                  <w:rFonts w:cs="Segoe UI"/>
                  <w:sz w:val="12"/>
                  <w:szCs w:val="12"/>
                </w:rPr>
                <w:delText>Successful NAFTA with increased Mexican labor costs in vehicles and parts production</w:delText>
              </w:r>
            </w:del>
          </w:p>
        </w:tc>
        <w:tc>
          <w:tcPr>
            <w:tcW w:w="2257" w:type="dxa"/>
          </w:tcPr>
          <w:p w14:paraId="25969BF7" w14:textId="6BC7B7C9" w:rsidR="00C67657" w:rsidRPr="007D5167" w:rsidDel="00F1263F" w:rsidRDefault="00C67657" w:rsidP="00F1263F">
            <w:pPr>
              <w:pStyle w:val="AnnexAppendixTitle"/>
              <w:rPr>
                <w:del w:id="3951" w:author="Huang, Chengyu" w:date="2019-05-28T12:45:00Z"/>
                <w:rFonts w:cs="Segoe UI"/>
                <w:sz w:val="12"/>
                <w:szCs w:val="12"/>
              </w:rPr>
              <w:pPrChange w:id="3952" w:author="Huang, Chengyu" w:date="2019-05-28T12:45:00Z">
                <w:pPr/>
              </w:pPrChange>
            </w:pPr>
            <w:del w:id="3953" w:author="Huang, Chengyu" w:date="2019-05-28T12:45:00Z">
              <w:r w:rsidRPr="007D5167" w:rsidDel="00F1263F">
                <w:rPr>
                  <w:rFonts w:cs="Segoe UI"/>
                  <w:sz w:val="12"/>
                  <w:szCs w:val="12"/>
                </w:rPr>
                <w:delText xml:space="preserve">All NAFTA tariffs eliminated; </w:delText>
              </w:r>
              <w:r w:rsidRPr="007D5167" w:rsidDel="00F1263F">
                <w:rPr>
                  <w:rFonts w:cs="Segoe UI"/>
                  <w:i/>
                  <w:sz w:val="12"/>
                  <w:szCs w:val="12"/>
                </w:rPr>
                <w:delText>50 percentage point increase in factor tax on labor used in Mexican production of vehicles and parts</w:delText>
              </w:r>
              <w:r w:rsidRPr="007D5167" w:rsidDel="00F1263F">
                <w:rPr>
                  <w:rFonts w:cs="Segoe UI"/>
                  <w:sz w:val="12"/>
                  <w:szCs w:val="12"/>
                </w:rPr>
                <w:delText xml:space="preserve"> </w:delText>
              </w:r>
            </w:del>
          </w:p>
        </w:tc>
        <w:tc>
          <w:tcPr>
            <w:tcW w:w="1762" w:type="dxa"/>
          </w:tcPr>
          <w:p w14:paraId="1DEA1891" w14:textId="21957EF6" w:rsidR="00C67657" w:rsidRPr="007D5167" w:rsidDel="00F1263F" w:rsidRDefault="00C67657" w:rsidP="00F1263F">
            <w:pPr>
              <w:pStyle w:val="AnnexAppendixTitle"/>
              <w:rPr>
                <w:del w:id="3954" w:author="Huang, Chengyu" w:date="2019-05-28T12:45:00Z"/>
                <w:rFonts w:cs="Segoe UI"/>
                <w:sz w:val="12"/>
                <w:szCs w:val="12"/>
              </w:rPr>
              <w:pPrChange w:id="3955" w:author="Huang, Chengyu" w:date="2019-05-28T12:45:00Z">
                <w:pPr/>
              </w:pPrChange>
            </w:pPr>
            <w:del w:id="3956" w:author="Huang, Chengyu" w:date="2019-05-28T12:45:00Z">
              <w:r w:rsidRPr="007D5167" w:rsidDel="00F1263F">
                <w:rPr>
                  <w:rFonts w:cs="Segoe UI"/>
                  <w:sz w:val="12"/>
                  <w:szCs w:val="12"/>
                </w:rPr>
                <w:delText>Trade efficiency increased by 1% on U.S. trade with Canada and Mexico</w:delText>
              </w:r>
            </w:del>
          </w:p>
        </w:tc>
        <w:tc>
          <w:tcPr>
            <w:tcW w:w="1800" w:type="dxa"/>
          </w:tcPr>
          <w:p w14:paraId="38BD313E" w14:textId="1741DF24" w:rsidR="00C67657" w:rsidRPr="007D5167" w:rsidDel="00F1263F" w:rsidRDefault="00C67657" w:rsidP="00F1263F">
            <w:pPr>
              <w:pStyle w:val="AnnexAppendixTitle"/>
              <w:rPr>
                <w:del w:id="3957" w:author="Huang, Chengyu" w:date="2019-05-28T12:45:00Z"/>
                <w:rFonts w:cs="Segoe UI"/>
                <w:sz w:val="12"/>
                <w:szCs w:val="12"/>
              </w:rPr>
              <w:pPrChange w:id="3958" w:author="Huang, Chengyu" w:date="2019-05-28T12:45:00Z">
                <w:pPr/>
              </w:pPrChange>
            </w:pPr>
            <w:del w:id="3959" w:author="Huang, Chengyu" w:date="2019-05-28T12:45:00Z">
              <w:r w:rsidRPr="007D5167" w:rsidDel="00F1263F">
                <w:rPr>
                  <w:rFonts w:cs="Segoe UI"/>
                  <w:sz w:val="12"/>
                  <w:szCs w:val="12"/>
                </w:rPr>
                <w:delText>AVEs of NTMs in services on U.S. trade with Canada and Mexico reduced by 25%</w:delText>
              </w:r>
            </w:del>
          </w:p>
        </w:tc>
        <w:tc>
          <w:tcPr>
            <w:tcW w:w="2610" w:type="dxa"/>
          </w:tcPr>
          <w:p w14:paraId="4D16E4B3" w14:textId="68ADC514" w:rsidR="00C67657" w:rsidRPr="007D5167" w:rsidDel="00F1263F" w:rsidRDefault="00C67657" w:rsidP="00F1263F">
            <w:pPr>
              <w:pStyle w:val="AnnexAppendixTitle"/>
              <w:rPr>
                <w:del w:id="3960" w:author="Huang, Chengyu" w:date="2019-05-28T12:45:00Z"/>
                <w:rFonts w:cs="Segoe UI"/>
                <w:sz w:val="12"/>
                <w:szCs w:val="12"/>
              </w:rPr>
              <w:pPrChange w:id="3961" w:author="Huang, Chengyu" w:date="2019-05-28T12:45:00Z">
                <w:pPr/>
              </w:pPrChange>
            </w:pPr>
            <w:del w:id="3962" w:author="Huang, Chengyu" w:date="2019-05-28T12:45:00Z">
              <w:r w:rsidRPr="007D5167" w:rsidDel="00F1263F">
                <w:rPr>
                  <w:rFonts w:cs="Segoe UI"/>
                  <w:sz w:val="12"/>
                  <w:szCs w:val="12"/>
                </w:rPr>
                <w:delText>ROO trade costs for NAFTA trade in textiles/apparel and vehicles/parts reduced by one-half</w:delText>
              </w:r>
            </w:del>
          </w:p>
        </w:tc>
      </w:tr>
      <w:tr w:rsidR="00C67657" w:rsidRPr="007D5167" w:rsidDel="00F1263F" w14:paraId="3BF8B35B" w14:textId="5F7F7FBD" w:rsidTr="00C67657">
        <w:trPr>
          <w:jc w:val="center"/>
          <w:del w:id="3963" w:author="Huang, Chengyu" w:date="2019-05-28T12:45:00Z"/>
        </w:trPr>
        <w:tc>
          <w:tcPr>
            <w:tcW w:w="1376" w:type="dxa"/>
          </w:tcPr>
          <w:p w14:paraId="65F0D05F" w14:textId="07EED605" w:rsidR="00C67657" w:rsidRPr="007D5167" w:rsidDel="00F1263F" w:rsidRDefault="00C67657" w:rsidP="00F1263F">
            <w:pPr>
              <w:pStyle w:val="AnnexAppendixTitle"/>
              <w:rPr>
                <w:del w:id="3964" w:author="Huang, Chengyu" w:date="2019-05-28T12:45:00Z"/>
                <w:rFonts w:cs="Segoe UI"/>
                <w:sz w:val="12"/>
                <w:szCs w:val="12"/>
              </w:rPr>
              <w:pPrChange w:id="3965" w:author="Huang, Chengyu" w:date="2019-05-28T12:45:00Z">
                <w:pPr/>
              </w:pPrChange>
            </w:pPr>
            <w:del w:id="3966" w:author="Huang, Chengyu" w:date="2019-05-28T12:45:00Z">
              <w:r w:rsidRPr="007D5167" w:rsidDel="00F1263F">
                <w:rPr>
                  <w:rFonts w:cs="Segoe UI"/>
                  <w:sz w:val="12"/>
                  <w:szCs w:val="12"/>
                </w:rPr>
                <w:delText>Unsuccessful NAFTA with increasing trade costs on U.S. trade with Canada and Mexico</w:delText>
              </w:r>
            </w:del>
          </w:p>
        </w:tc>
        <w:tc>
          <w:tcPr>
            <w:tcW w:w="2257" w:type="dxa"/>
          </w:tcPr>
          <w:p w14:paraId="6276A826" w14:textId="293CFD24" w:rsidR="00C67657" w:rsidRPr="007D5167" w:rsidDel="00F1263F" w:rsidRDefault="00C67657" w:rsidP="00F1263F">
            <w:pPr>
              <w:pStyle w:val="AnnexAppendixTitle"/>
              <w:rPr>
                <w:del w:id="3967" w:author="Huang, Chengyu" w:date="2019-05-28T12:45:00Z"/>
                <w:rFonts w:cs="Segoe UI"/>
                <w:sz w:val="12"/>
                <w:szCs w:val="12"/>
              </w:rPr>
              <w:pPrChange w:id="3968" w:author="Huang, Chengyu" w:date="2019-05-28T12:45:00Z">
                <w:pPr/>
              </w:pPrChange>
            </w:pPr>
            <w:del w:id="3969" w:author="Huang, Chengyu" w:date="2019-05-28T12:45:00Z">
              <w:r w:rsidRPr="007D5167" w:rsidDel="00F1263F">
                <w:rPr>
                  <w:rFonts w:cs="Segoe UI"/>
                  <w:sz w:val="12"/>
                  <w:szCs w:val="12"/>
                </w:rPr>
                <w:delText>MFN rates on U.S. trade with Canada and Mexico</w:delText>
              </w:r>
            </w:del>
          </w:p>
        </w:tc>
        <w:tc>
          <w:tcPr>
            <w:tcW w:w="1762" w:type="dxa"/>
          </w:tcPr>
          <w:p w14:paraId="7D1DB043" w14:textId="4D5D5A53" w:rsidR="00C67657" w:rsidRPr="007D5167" w:rsidDel="00F1263F" w:rsidRDefault="00C67657" w:rsidP="00F1263F">
            <w:pPr>
              <w:pStyle w:val="AnnexAppendixTitle"/>
              <w:rPr>
                <w:del w:id="3970" w:author="Huang, Chengyu" w:date="2019-05-28T12:45:00Z"/>
                <w:rFonts w:cs="Segoe UI"/>
                <w:sz w:val="12"/>
                <w:szCs w:val="12"/>
              </w:rPr>
              <w:pPrChange w:id="3971" w:author="Huang, Chengyu" w:date="2019-05-28T12:45:00Z">
                <w:pPr/>
              </w:pPrChange>
            </w:pPr>
            <w:del w:id="3972" w:author="Huang, Chengyu" w:date="2019-05-28T12:45:00Z">
              <w:r w:rsidRPr="007D5167" w:rsidDel="00F1263F">
                <w:rPr>
                  <w:rFonts w:cs="Segoe UI"/>
                  <w:sz w:val="12"/>
                  <w:szCs w:val="12"/>
                </w:rPr>
                <w:delText>Trade efficiency decreased by a range of 2% - 30% on U.S. trade with Canada and Mexico</w:delText>
              </w:r>
            </w:del>
          </w:p>
        </w:tc>
        <w:tc>
          <w:tcPr>
            <w:tcW w:w="1800" w:type="dxa"/>
          </w:tcPr>
          <w:p w14:paraId="77000135" w14:textId="02B9DF2D" w:rsidR="00C67657" w:rsidRPr="007D5167" w:rsidDel="00F1263F" w:rsidRDefault="00C67657" w:rsidP="00F1263F">
            <w:pPr>
              <w:pStyle w:val="AnnexAppendixTitle"/>
              <w:rPr>
                <w:del w:id="3973" w:author="Huang, Chengyu" w:date="2019-05-28T12:45:00Z"/>
                <w:rFonts w:cs="Segoe UI"/>
                <w:sz w:val="12"/>
                <w:szCs w:val="12"/>
              </w:rPr>
              <w:pPrChange w:id="3974" w:author="Huang, Chengyu" w:date="2019-05-28T12:45:00Z">
                <w:pPr/>
              </w:pPrChange>
            </w:pPr>
            <w:del w:id="3975" w:author="Huang, Chengyu" w:date="2019-05-28T12:45:00Z">
              <w:r w:rsidRPr="007D5167" w:rsidDel="00F1263F">
                <w:rPr>
                  <w:rFonts w:cs="Segoe UI"/>
                  <w:sz w:val="12"/>
                  <w:szCs w:val="12"/>
                </w:rPr>
                <w:delText>No change in AVEs of NTMs in services on U.S. trade with Canada and Mexico</w:delText>
              </w:r>
            </w:del>
          </w:p>
        </w:tc>
        <w:tc>
          <w:tcPr>
            <w:tcW w:w="2610" w:type="dxa"/>
          </w:tcPr>
          <w:p w14:paraId="563B4CA8" w14:textId="7BE6C77A" w:rsidR="00C67657" w:rsidRPr="007D5167" w:rsidDel="00F1263F" w:rsidRDefault="00C67657" w:rsidP="00F1263F">
            <w:pPr>
              <w:pStyle w:val="AnnexAppendixTitle"/>
              <w:rPr>
                <w:del w:id="3976" w:author="Huang, Chengyu" w:date="2019-05-28T12:45:00Z"/>
                <w:rFonts w:cs="Segoe UI"/>
                <w:sz w:val="12"/>
                <w:szCs w:val="12"/>
              </w:rPr>
              <w:pPrChange w:id="3977" w:author="Huang, Chengyu" w:date="2019-05-28T12:45:00Z">
                <w:pPr/>
              </w:pPrChange>
            </w:pPr>
            <w:del w:id="3978" w:author="Huang, Chengyu" w:date="2019-05-28T12:45:00Z">
              <w:r w:rsidRPr="007D5167" w:rsidDel="00F1263F">
                <w:rPr>
                  <w:rFonts w:cs="Segoe UI"/>
                  <w:sz w:val="12"/>
                  <w:szCs w:val="12"/>
                </w:rPr>
                <w:delText>ROOs no longer apply on U.S. trade with Canada and Mexico (MFN rates imposed); no change in Canada-Mexico ROO trade costs</w:delText>
              </w:r>
            </w:del>
          </w:p>
        </w:tc>
      </w:tr>
      <w:tr w:rsidR="00C67657" w:rsidRPr="007D5167" w:rsidDel="00F1263F" w14:paraId="35F2FC27" w14:textId="3B912F6D" w:rsidTr="00C67657">
        <w:trPr>
          <w:jc w:val="center"/>
          <w:del w:id="3979" w:author="Huang, Chengyu" w:date="2019-05-28T12:45:00Z"/>
        </w:trPr>
        <w:tc>
          <w:tcPr>
            <w:tcW w:w="1376" w:type="dxa"/>
          </w:tcPr>
          <w:p w14:paraId="4F057A3B" w14:textId="7748FBD1" w:rsidR="00C67657" w:rsidRPr="007D5167" w:rsidDel="00F1263F" w:rsidRDefault="00C67657" w:rsidP="00F1263F">
            <w:pPr>
              <w:pStyle w:val="AnnexAppendixTitle"/>
              <w:rPr>
                <w:del w:id="3980" w:author="Huang, Chengyu" w:date="2019-05-28T12:45:00Z"/>
                <w:rFonts w:cs="Segoe UI"/>
                <w:sz w:val="12"/>
                <w:szCs w:val="12"/>
              </w:rPr>
              <w:pPrChange w:id="3981" w:author="Huang, Chengyu" w:date="2019-05-28T12:45:00Z">
                <w:pPr/>
              </w:pPrChange>
            </w:pPr>
            <w:del w:id="3982" w:author="Huang, Chengyu" w:date="2019-05-28T12:45:00Z">
              <w:r w:rsidRPr="007D5167" w:rsidDel="00F1263F">
                <w:rPr>
                  <w:rFonts w:cs="Segoe UI"/>
                  <w:sz w:val="12"/>
                  <w:szCs w:val="12"/>
                </w:rPr>
                <w:delText>Successful versus. unsuccessful NAFTA, excluding changes in trade costs</w:delText>
              </w:r>
            </w:del>
          </w:p>
        </w:tc>
        <w:tc>
          <w:tcPr>
            <w:tcW w:w="2257" w:type="dxa"/>
          </w:tcPr>
          <w:p w14:paraId="202F10E9" w14:textId="5D04DFF5" w:rsidR="00C67657" w:rsidRPr="007D5167" w:rsidDel="00F1263F" w:rsidRDefault="00C67657" w:rsidP="00F1263F">
            <w:pPr>
              <w:pStyle w:val="AnnexAppendixTitle"/>
              <w:rPr>
                <w:del w:id="3983" w:author="Huang, Chengyu" w:date="2019-05-28T12:45:00Z"/>
                <w:rFonts w:cs="Segoe UI"/>
                <w:sz w:val="12"/>
                <w:szCs w:val="12"/>
              </w:rPr>
              <w:pPrChange w:id="3984" w:author="Huang, Chengyu" w:date="2019-05-28T12:45:00Z">
                <w:pPr/>
              </w:pPrChange>
            </w:pPr>
            <w:del w:id="3985" w:author="Huang, Chengyu" w:date="2019-05-28T12:45:00Z">
              <w:r w:rsidRPr="007D5167" w:rsidDel="00F1263F">
                <w:rPr>
                  <w:rFonts w:cs="Segoe UI"/>
                  <w:sz w:val="12"/>
                  <w:szCs w:val="12"/>
                </w:rPr>
                <w:delText>Successful – all NAFTA tariffs eliminated;</w:delText>
              </w:r>
            </w:del>
          </w:p>
          <w:p w14:paraId="48A88E90" w14:textId="5D245E0E" w:rsidR="00C67657" w:rsidRPr="007D5167" w:rsidDel="00F1263F" w:rsidRDefault="00C67657" w:rsidP="00F1263F">
            <w:pPr>
              <w:pStyle w:val="AnnexAppendixTitle"/>
              <w:rPr>
                <w:del w:id="3986" w:author="Huang, Chengyu" w:date="2019-05-28T12:45:00Z"/>
                <w:rFonts w:cs="Segoe UI"/>
                <w:sz w:val="12"/>
                <w:szCs w:val="12"/>
              </w:rPr>
              <w:pPrChange w:id="3987" w:author="Huang, Chengyu" w:date="2019-05-28T12:45:00Z">
                <w:pPr/>
              </w:pPrChange>
            </w:pPr>
            <w:del w:id="3988" w:author="Huang, Chengyu" w:date="2019-05-28T12:45:00Z">
              <w:r w:rsidRPr="007D5167" w:rsidDel="00F1263F">
                <w:rPr>
                  <w:rFonts w:cs="Segoe UI"/>
                  <w:sz w:val="12"/>
                  <w:szCs w:val="12"/>
                </w:rPr>
                <w:delText>Unsuccessful - MFN rates imposed on U.S. trade with Canada and Mexico</w:delText>
              </w:r>
            </w:del>
          </w:p>
        </w:tc>
        <w:tc>
          <w:tcPr>
            <w:tcW w:w="1762" w:type="dxa"/>
          </w:tcPr>
          <w:p w14:paraId="057214F0" w14:textId="465B384D" w:rsidR="00C67657" w:rsidRPr="007D5167" w:rsidDel="00F1263F" w:rsidRDefault="00C67657" w:rsidP="00F1263F">
            <w:pPr>
              <w:pStyle w:val="AnnexAppendixTitle"/>
              <w:rPr>
                <w:del w:id="3989" w:author="Huang, Chengyu" w:date="2019-05-28T12:45:00Z"/>
                <w:rFonts w:cs="Segoe UI"/>
                <w:sz w:val="12"/>
                <w:szCs w:val="12"/>
              </w:rPr>
              <w:pPrChange w:id="3990" w:author="Huang, Chengyu" w:date="2019-05-28T12:45:00Z">
                <w:pPr/>
              </w:pPrChange>
            </w:pPr>
            <w:del w:id="3991" w:author="Huang, Chengyu" w:date="2019-05-28T12:45:00Z">
              <w:r w:rsidRPr="007D5167" w:rsidDel="00F1263F">
                <w:rPr>
                  <w:rFonts w:cs="Segoe UI"/>
                  <w:sz w:val="12"/>
                  <w:szCs w:val="12"/>
                </w:rPr>
                <w:delText>No changes in trade efficiency among CPTPP members or NAFTA members</w:delText>
              </w:r>
            </w:del>
          </w:p>
        </w:tc>
        <w:tc>
          <w:tcPr>
            <w:tcW w:w="1800" w:type="dxa"/>
          </w:tcPr>
          <w:p w14:paraId="049A00E0" w14:textId="7096E1E3" w:rsidR="00C67657" w:rsidRPr="007D5167" w:rsidDel="00F1263F" w:rsidRDefault="00C67657" w:rsidP="00F1263F">
            <w:pPr>
              <w:pStyle w:val="AnnexAppendixTitle"/>
              <w:rPr>
                <w:del w:id="3992" w:author="Huang, Chengyu" w:date="2019-05-28T12:45:00Z"/>
                <w:rFonts w:cs="Segoe UI"/>
                <w:sz w:val="12"/>
                <w:szCs w:val="12"/>
              </w:rPr>
              <w:pPrChange w:id="3993" w:author="Huang, Chengyu" w:date="2019-05-28T12:45:00Z">
                <w:pPr/>
              </w:pPrChange>
            </w:pPr>
            <w:del w:id="3994" w:author="Huang, Chengyu" w:date="2019-05-28T12:45:00Z">
              <w:r w:rsidRPr="007D5167" w:rsidDel="00F1263F">
                <w:rPr>
                  <w:rFonts w:cs="Segoe UI"/>
                  <w:sz w:val="12"/>
                  <w:szCs w:val="12"/>
                </w:rPr>
                <w:delText xml:space="preserve">Successful - AVEs of NTMs in services on U.S. trade with Canada and Mexico reduced by 25%; </w:delText>
              </w:r>
            </w:del>
          </w:p>
          <w:p w14:paraId="23204201" w14:textId="1BEB76F6" w:rsidR="00C67657" w:rsidRPr="007D5167" w:rsidDel="00F1263F" w:rsidRDefault="00C67657" w:rsidP="00F1263F">
            <w:pPr>
              <w:pStyle w:val="AnnexAppendixTitle"/>
              <w:rPr>
                <w:del w:id="3995" w:author="Huang, Chengyu" w:date="2019-05-28T12:45:00Z"/>
                <w:rFonts w:cs="Segoe UI"/>
                <w:sz w:val="12"/>
                <w:szCs w:val="12"/>
              </w:rPr>
              <w:pPrChange w:id="3996" w:author="Huang, Chengyu" w:date="2019-05-28T12:45:00Z">
                <w:pPr/>
              </w:pPrChange>
            </w:pPr>
            <w:del w:id="3997" w:author="Huang, Chengyu" w:date="2019-05-28T12:45:00Z">
              <w:r w:rsidRPr="007D5167" w:rsidDel="00F1263F">
                <w:rPr>
                  <w:rFonts w:cs="Segoe UI"/>
                  <w:sz w:val="12"/>
                  <w:szCs w:val="12"/>
                </w:rPr>
                <w:delText>Unsuccessful – No change in AVEs of NTMs on U.S. trade with Canada and Mexico</w:delText>
              </w:r>
            </w:del>
          </w:p>
        </w:tc>
        <w:tc>
          <w:tcPr>
            <w:tcW w:w="2610" w:type="dxa"/>
          </w:tcPr>
          <w:p w14:paraId="2790F5C9" w14:textId="22E9BC1F" w:rsidR="00C67657" w:rsidRPr="007D5167" w:rsidDel="00F1263F" w:rsidRDefault="00C67657" w:rsidP="00F1263F">
            <w:pPr>
              <w:pStyle w:val="AnnexAppendixTitle"/>
              <w:rPr>
                <w:del w:id="3998" w:author="Huang, Chengyu" w:date="2019-05-28T12:45:00Z"/>
                <w:rFonts w:cs="Segoe UI"/>
                <w:sz w:val="12"/>
                <w:szCs w:val="12"/>
              </w:rPr>
              <w:pPrChange w:id="3999" w:author="Huang, Chengyu" w:date="2019-05-28T12:45:00Z">
                <w:pPr/>
              </w:pPrChange>
            </w:pPr>
            <w:del w:id="4000" w:author="Huang, Chengyu" w:date="2019-05-28T12:45:00Z">
              <w:r w:rsidRPr="007D5167" w:rsidDel="00F1263F">
                <w:rPr>
                  <w:rFonts w:cs="Segoe UI"/>
                  <w:sz w:val="12"/>
                  <w:szCs w:val="12"/>
                </w:rPr>
                <w:delText>Successful - ROO trade costs for NAFTA trade in textiles/apparel and vehicles/parts reduced by one-half;</w:delText>
              </w:r>
            </w:del>
          </w:p>
          <w:p w14:paraId="7F31D630" w14:textId="412174F8" w:rsidR="00C67657" w:rsidRPr="007D5167" w:rsidDel="00F1263F" w:rsidRDefault="00C67657" w:rsidP="00F1263F">
            <w:pPr>
              <w:pStyle w:val="AnnexAppendixTitle"/>
              <w:rPr>
                <w:del w:id="4001" w:author="Huang, Chengyu" w:date="2019-05-28T12:45:00Z"/>
                <w:rFonts w:cs="Segoe UI"/>
                <w:sz w:val="12"/>
                <w:szCs w:val="12"/>
              </w:rPr>
              <w:pPrChange w:id="4002" w:author="Huang, Chengyu" w:date="2019-05-28T12:45:00Z">
                <w:pPr/>
              </w:pPrChange>
            </w:pPr>
            <w:del w:id="4003" w:author="Huang, Chengyu" w:date="2019-05-28T12:45:00Z">
              <w:r w:rsidRPr="007D5167" w:rsidDel="00F1263F">
                <w:rPr>
                  <w:rFonts w:cs="Segoe UI"/>
                  <w:sz w:val="12"/>
                  <w:szCs w:val="12"/>
                </w:rPr>
                <w:delText>Unsuccessful – ROOs replace by MFN rates on U.S. trade with Canada and Mexico; no change in Canada-Mexico ROO trade costs</w:delText>
              </w:r>
            </w:del>
          </w:p>
        </w:tc>
      </w:tr>
    </w:tbl>
    <w:p w14:paraId="45C042CD" w14:textId="4BD54090" w:rsidR="00C67657" w:rsidRPr="007D5167" w:rsidDel="00F1263F" w:rsidRDefault="00C67657" w:rsidP="00F1263F">
      <w:pPr>
        <w:pStyle w:val="AnnexAppendixTitle"/>
        <w:rPr>
          <w:del w:id="4004" w:author="Huang, Chengyu" w:date="2019-05-28T12:45:00Z"/>
          <w:rFonts w:cs="Segoe UI"/>
          <w:sz w:val="20"/>
          <w:szCs w:val="20"/>
        </w:rPr>
        <w:pPrChange w:id="4005" w:author="Huang, Chengyu" w:date="2019-05-28T12:45:00Z">
          <w:pPr>
            <w:spacing w:after="240"/>
          </w:pPr>
        </w:pPrChange>
      </w:pPr>
    </w:p>
    <w:p w14:paraId="66A52F72" w14:textId="4F020F8B" w:rsidR="00C67657" w:rsidRPr="007D5167" w:rsidDel="00F1263F" w:rsidRDefault="00C67657" w:rsidP="00F1263F">
      <w:pPr>
        <w:pStyle w:val="AnnexAppendixTitle"/>
        <w:rPr>
          <w:del w:id="4006" w:author="Huang, Chengyu" w:date="2019-05-28T12:45:00Z"/>
        </w:rPr>
        <w:pPrChange w:id="4007" w:author="Huang, Chengyu" w:date="2019-05-28T12:45:00Z">
          <w:pPr>
            <w:pStyle w:val="Heading2"/>
          </w:pPr>
        </w:pPrChange>
      </w:pPr>
      <w:bookmarkStart w:id="4008" w:name="_Toc516148772"/>
      <w:bookmarkStart w:id="4009" w:name="_Toc516218278"/>
      <w:bookmarkStart w:id="4010" w:name="_Toc516239223"/>
      <w:del w:id="4011" w:author="Huang, Chengyu" w:date="2019-05-28T12:45:00Z">
        <w:r w:rsidRPr="007D5167" w:rsidDel="00F1263F">
          <w:delText>Bibliography</w:delText>
        </w:r>
        <w:bookmarkEnd w:id="4008"/>
        <w:bookmarkEnd w:id="4009"/>
        <w:bookmarkEnd w:id="4010"/>
      </w:del>
    </w:p>
    <w:p w14:paraId="6A1A0EB0" w14:textId="148BF9F7" w:rsidR="00C67657" w:rsidRPr="007D5167" w:rsidDel="00F1263F" w:rsidRDefault="00C67657" w:rsidP="00F1263F">
      <w:pPr>
        <w:pStyle w:val="AnnexAppendixTitle"/>
        <w:rPr>
          <w:del w:id="4012" w:author="Huang, Chengyu" w:date="2019-05-28T12:45:00Z"/>
          <w:rFonts w:eastAsia="Calibri" w:cs="Segoe UI"/>
          <w:szCs w:val="21"/>
        </w:rPr>
        <w:pPrChange w:id="4013" w:author="Huang, Chengyu" w:date="2019-05-28T12:45:00Z">
          <w:pPr>
            <w:spacing w:after="240"/>
          </w:pPr>
        </w:pPrChange>
      </w:pPr>
      <w:del w:id="4014" w:author="Huang, Chengyu" w:date="2019-05-28T12:45:00Z">
        <w:r w:rsidRPr="007D5167" w:rsidDel="00F1263F">
          <w:rPr>
            <w:rFonts w:eastAsia="Calibri" w:cs="Segoe UI"/>
            <w:szCs w:val="21"/>
          </w:rPr>
          <w:delText>Aguilar, Angel (2016</w:delText>
        </w:r>
        <w:r w:rsidR="00EA3BCB" w:rsidDel="00F1263F">
          <w:fldChar w:fldCharType="begin"/>
        </w:r>
        <w:r w:rsidR="00EA3BCB" w:rsidDel="00F1263F">
          <w:delInstrText xml:space="preserve"> HYPERLINK "https://www.gtap.agecon.purdue.edu/resources/res_display.asp?RecordID=5111" </w:delInstrText>
        </w:r>
        <w:r w:rsidR="00EA3BCB" w:rsidDel="00F1263F">
          <w:fldChar w:fldCharType="separate"/>
        </w:r>
        <w:r w:rsidRPr="007D5167" w:rsidDel="00F1263F">
          <w:rPr>
            <w:rFonts w:eastAsia="Calibri" w:cs="Segoe UI"/>
            <w:szCs w:val="21"/>
          </w:rPr>
          <w:delText xml:space="preserve">).  </w:delText>
        </w:r>
        <w:r w:rsidRPr="007D5167" w:rsidDel="00F1263F">
          <w:rPr>
            <w:rFonts w:eastAsia="Calibri" w:cs="Segoe UI"/>
            <w:color w:val="0000FF"/>
            <w:szCs w:val="21"/>
            <w:u w:val="single"/>
          </w:rPr>
          <w:delText xml:space="preserve">“Concordances – Six Digit HS Sectors to GTAP Sectors.” </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GTAP Resource #5111.  Center for Global Trade Analysis, Purdue University, West Lafayette, IN. </w:delText>
        </w:r>
      </w:del>
    </w:p>
    <w:p w14:paraId="04B273D2" w14:textId="10262F08" w:rsidR="00C67657" w:rsidRPr="007D5167" w:rsidDel="00F1263F" w:rsidRDefault="00C67657" w:rsidP="00F1263F">
      <w:pPr>
        <w:pStyle w:val="AnnexAppendixTitle"/>
        <w:rPr>
          <w:del w:id="4015" w:author="Huang, Chengyu" w:date="2019-05-28T12:45:00Z"/>
          <w:rFonts w:eastAsia="Calibri" w:cs="Segoe UI"/>
          <w:szCs w:val="21"/>
        </w:rPr>
        <w:pPrChange w:id="4016" w:author="Huang, Chengyu" w:date="2019-05-28T12:45:00Z">
          <w:pPr>
            <w:spacing w:after="240"/>
          </w:pPr>
        </w:pPrChange>
      </w:pPr>
      <w:del w:id="4017" w:author="Huang, Chengyu" w:date="2019-05-28T12:45:00Z">
        <w:r w:rsidRPr="007D5167" w:rsidDel="00F1263F">
          <w:rPr>
            <w:rFonts w:eastAsia="Calibri" w:cs="Segoe UI"/>
            <w:szCs w:val="21"/>
            <w:lang w:val="es-AR"/>
          </w:rPr>
          <w:delText xml:space="preserve">Anson, Jose, Olivier Cadot, Antoni Estevadeordal, Jaime de Melo, Akiko Suwa-Eisenmann and Bolorma Tumurchudur (2005).  </w:delText>
        </w:r>
        <w:r w:rsidRPr="007D5167" w:rsidDel="00F1263F">
          <w:rPr>
            <w:rFonts w:eastAsia="Calibri" w:cs="Segoe UI"/>
            <w:szCs w:val="21"/>
          </w:rPr>
          <w:delText>“</w:delText>
        </w:r>
        <w:r w:rsidR="00EA3BCB" w:rsidDel="00F1263F">
          <w:fldChar w:fldCharType="begin"/>
        </w:r>
        <w:r w:rsidR="00EA3BCB" w:rsidDel="00F1263F">
          <w:delInstrText xml:space="preserve"> HYPERLINK "https://s3.amazonaws.com/academia.edu.documents/46220168/Rules_of_Origin_in_North-South_Preferent20160604-13185-f85ebm.pdf?AWS</w:delInstrText>
        </w:r>
        <w:r w:rsidR="00EA3BCB" w:rsidDel="00F1263F">
          <w:delInstrText xml:space="preserve">AccessKeyId=AKIAIWOWYYGZ2Y53UL3A&amp;Expires=1519513759&amp;Signature=aFsuCNt1ZQ6nCugYXeNH29IuXko%3D&amp;response-content-disposition=inline%3B%20filename%3DRules_of_origin_in_North_South_preferent.pdf" </w:delInstrText>
        </w:r>
        <w:r w:rsidR="00EA3BCB" w:rsidDel="00F1263F">
          <w:fldChar w:fldCharType="separate"/>
        </w:r>
        <w:r w:rsidRPr="007D5167" w:rsidDel="00F1263F">
          <w:rPr>
            <w:rFonts w:eastAsia="Calibri" w:cs="Segoe UI"/>
            <w:szCs w:val="21"/>
          </w:rPr>
          <w:delText>Rules of Origin in North-South Preferential Trading Arrangements with an Application to NAFTA,” in</w:delText>
        </w:r>
        <w:r w:rsidR="00EA3BCB" w:rsidDel="00F1263F">
          <w:rPr>
            <w:rFonts w:eastAsia="Calibri" w:cs="Segoe UI"/>
            <w:szCs w:val="21"/>
          </w:rPr>
          <w:fldChar w:fldCharType="end"/>
        </w:r>
        <w:r w:rsidRPr="007D5167" w:rsidDel="00F1263F">
          <w:rPr>
            <w:rFonts w:eastAsia="Calibri" w:cs="Segoe UI"/>
            <w:szCs w:val="21"/>
          </w:rPr>
          <w:delText xml:space="preserve"> </w:delText>
        </w:r>
        <w:r w:rsidR="00EA3BCB" w:rsidDel="00F1263F">
          <w:fldChar w:fldCharType="begin"/>
        </w:r>
        <w:r w:rsidR="00EA3BCB" w:rsidDel="00F1263F">
          <w:delInstrText xml:space="preserve"> HYPERLINK "https://papers.ssrn.com/sol3/papers.cfm?abstract_id=758623" \l "#" </w:delInstrText>
        </w:r>
        <w:r w:rsidR="00EA3BCB" w:rsidDel="00F1263F">
          <w:fldChar w:fldCharType="separate"/>
        </w:r>
        <w:r w:rsidRPr="007D5167" w:rsidDel="00F1263F">
          <w:rPr>
            <w:rFonts w:cs="Segoe UI"/>
            <w:i/>
            <w:iCs/>
            <w:szCs w:val="21"/>
            <w:shd w:val="clear" w:color="auto" w:fill="FFFFFF"/>
          </w:rPr>
          <w:delText>Review of International Economics</w:delText>
        </w:r>
        <w:r w:rsidRPr="007D5167" w:rsidDel="00F1263F">
          <w:rPr>
            <w:rFonts w:cs="Segoe UI"/>
            <w:iCs/>
            <w:szCs w:val="21"/>
            <w:shd w:val="clear" w:color="auto" w:fill="FFFFFF"/>
          </w:rPr>
          <w:delText xml:space="preserve">, v. 13, no. 3, pp. 501-517. </w:delText>
        </w:r>
        <w:r w:rsidR="00EA3BCB" w:rsidDel="00F1263F">
          <w:rPr>
            <w:rFonts w:cs="Segoe UI"/>
            <w:iCs/>
            <w:szCs w:val="21"/>
            <w:shd w:val="clear" w:color="auto" w:fill="FFFFFF"/>
          </w:rPr>
          <w:fldChar w:fldCharType="end"/>
        </w:r>
        <w:r w:rsidRPr="007D5167" w:rsidDel="00F1263F">
          <w:rPr>
            <w:rFonts w:eastAsia="Calibri" w:cs="Segoe UI"/>
            <w:szCs w:val="21"/>
          </w:rPr>
          <w:delText xml:space="preserve"> </w:delText>
        </w:r>
      </w:del>
    </w:p>
    <w:p w14:paraId="4D11F8C2" w14:textId="7AC2655B" w:rsidR="00C67657" w:rsidRPr="007D5167" w:rsidDel="00F1263F" w:rsidRDefault="00C67657" w:rsidP="00F1263F">
      <w:pPr>
        <w:pStyle w:val="AnnexAppendixTitle"/>
        <w:rPr>
          <w:del w:id="4018" w:author="Huang, Chengyu" w:date="2019-05-28T12:45:00Z"/>
          <w:rFonts w:eastAsia="Calibri"/>
          <w:szCs w:val="21"/>
        </w:rPr>
        <w:pPrChange w:id="4019" w:author="Huang, Chengyu" w:date="2019-05-28T12:45:00Z">
          <w:pPr/>
        </w:pPrChange>
      </w:pPr>
      <w:del w:id="4020" w:author="Huang, Chengyu" w:date="2019-05-28T12:45:00Z">
        <w:r w:rsidRPr="007D5167" w:rsidDel="00F1263F">
          <w:rPr>
            <w:rFonts w:eastAsia="Calibri"/>
            <w:szCs w:val="21"/>
          </w:rPr>
          <w:delText xml:space="preserve">Bratt, Michael (2014).  </w:delText>
        </w:r>
        <w:r w:rsidR="00EA3BCB" w:rsidDel="00F1263F">
          <w:fldChar w:fldCharType="begin"/>
        </w:r>
        <w:r w:rsidR="00EA3BCB" w:rsidDel="00F1263F">
          <w:delInstrText xml:space="preserve"> HYPERLINK "http://www.unige.ch/ses/dsec/repec/files/14011.pdf" </w:delInstrText>
        </w:r>
        <w:r w:rsidR="00EA3BCB" w:rsidDel="00F1263F">
          <w:fldChar w:fldCharType="separate"/>
        </w:r>
        <w:r w:rsidRPr="007D5167" w:rsidDel="00F1263F">
          <w:rPr>
            <w:color w:val="0000FF"/>
            <w:szCs w:val="21"/>
            <w:u w:val="single"/>
          </w:rPr>
          <w:delText xml:space="preserve">Estimating the Bilateral Impact of Non-tariff measures (NTMs). </w:delText>
        </w:r>
        <w:r w:rsidR="00EA3BCB" w:rsidDel="00F1263F">
          <w:rPr>
            <w:color w:val="0000FF"/>
            <w:szCs w:val="21"/>
            <w:u w:val="single"/>
          </w:rPr>
          <w:fldChar w:fldCharType="end"/>
        </w:r>
        <w:r w:rsidRPr="007D5167" w:rsidDel="00F1263F">
          <w:rPr>
            <w:szCs w:val="21"/>
          </w:rPr>
          <w:delText xml:space="preserve"> University of Geneva Working Paper No. 14-01-01.  University of Geneva, Geneva, Switzerland.</w:delText>
        </w:r>
      </w:del>
    </w:p>
    <w:p w14:paraId="45811087" w14:textId="0EB75430" w:rsidR="00C67657" w:rsidRPr="007D5167" w:rsidDel="00F1263F" w:rsidRDefault="00C67657" w:rsidP="00F1263F">
      <w:pPr>
        <w:pStyle w:val="AnnexAppendixTitle"/>
        <w:rPr>
          <w:del w:id="4021" w:author="Huang, Chengyu" w:date="2019-05-28T12:45:00Z"/>
          <w:rFonts w:eastAsia="Calibri"/>
          <w:szCs w:val="21"/>
        </w:rPr>
        <w:pPrChange w:id="4022" w:author="Huang, Chengyu" w:date="2019-05-28T12:45:00Z">
          <w:pPr/>
        </w:pPrChange>
      </w:pPr>
    </w:p>
    <w:p w14:paraId="0363F406" w14:textId="490F836B" w:rsidR="00C67657" w:rsidRPr="007D5167" w:rsidDel="00F1263F" w:rsidRDefault="00C67657" w:rsidP="00F1263F">
      <w:pPr>
        <w:pStyle w:val="AnnexAppendixTitle"/>
        <w:rPr>
          <w:del w:id="4023" w:author="Huang, Chengyu" w:date="2019-05-28T12:45:00Z"/>
          <w:rFonts w:eastAsia="Calibri" w:cs="Segoe UI"/>
          <w:szCs w:val="21"/>
        </w:rPr>
        <w:pPrChange w:id="4024" w:author="Huang, Chengyu" w:date="2019-05-28T12:45:00Z">
          <w:pPr>
            <w:spacing w:after="240"/>
          </w:pPr>
        </w:pPrChange>
      </w:pPr>
      <w:del w:id="4025" w:author="Huang, Chengyu" w:date="2019-05-28T12:45:00Z">
        <w:r w:rsidRPr="007D5167" w:rsidDel="00F1263F">
          <w:rPr>
            <w:rFonts w:eastAsia="Calibri" w:cs="Segoe UI"/>
            <w:szCs w:val="21"/>
          </w:rPr>
          <w:delText xml:space="preserve">Bureau of Labor Statistics, U.S. Department of Labor.  </w:delText>
        </w:r>
        <w:r w:rsidR="00EA3BCB" w:rsidDel="00F1263F">
          <w:fldChar w:fldCharType="begin"/>
        </w:r>
        <w:r w:rsidR="00EA3BCB" w:rsidDel="00F1263F">
          <w:delInstrText xml:space="preserve"> HYPERLINK "https://www.bls.gov/iag/tgs/iagauto.htm" </w:delInstrText>
        </w:r>
        <w:r w:rsidR="00EA3BCB" w:rsidDel="00F1263F">
          <w:fldChar w:fldCharType="separate"/>
        </w:r>
        <w:r w:rsidRPr="007D5167" w:rsidDel="00F1263F">
          <w:rPr>
            <w:rFonts w:eastAsia="Calibri" w:cs="Segoe UI"/>
            <w:color w:val="0000FF"/>
            <w:szCs w:val="21"/>
            <w:u w:val="single"/>
          </w:rPr>
          <w:delText>Automotive Industry:  Employment, Earnings and Hours.</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Accessed on February 5, 2018.</w:delText>
        </w:r>
      </w:del>
    </w:p>
    <w:p w14:paraId="2C9529A7" w14:textId="6624F12F" w:rsidR="00C67657" w:rsidRPr="007D5167" w:rsidDel="00F1263F" w:rsidRDefault="00C67657" w:rsidP="00F1263F">
      <w:pPr>
        <w:pStyle w:val="AnnexAppendixTitle"/>
        <w:rPr>
          <w:del w:id="4026" w:author="Huang, Chengyu" w:date="2019-05-28T12:45:00Z"/>
          <w:rFonts w:eastAsia="Calibri" w:cs="Segoe UI"/>
          <w:szCs w:val="21"/>
        </w:rPr>
        <w:pPrChange w:id="4027" w:author="Huang, Chengyu" w:date="2019-05-28T12:45:00Z">
          <w:pPr>
            <w:spacing w:after="240"/>
          </w:pPr>
        </w:pPrChange>
      </w:pPr>
      <w:del w:id="4028" w:author="Huang, Chengyu" w:date="2019-05-28T12:45:00Z">
        <w:r w:rsidRPr="007D5167" w:rsidDel="00F1263F">
          <w:rPr>
            <w:rFonts w:eastAsia="Calibri" w:cs="Segoe UI"/>
            <w:szCs w:val="21"/>
          </w:rPr>
          <w:delText xml:space="preserve">Cadot, Olivier and Julien Gourdon (2015).   </w:delText>
        </w:r>
        <w:r w:rsidR="00EA3BCB" w:rsidDel="00F1263F">
          <w:fldChar w:fldCharType="begin"/>
        </w:r>
        <w:r w:rsidR="00EA3BCB" w:rsidDel="00F1263F">
          <w:delInstrText xml:space="preserve"> HYPERLINK "http://www.cepii.fr/PDF_PUB/wp/2015</w:delInstrText>
        </w:r>
        <w:r w:rsidR="00EA3BCB" w:rsidDel="00F1263F">
          <w:delInstrText xml:space="preserve">/wp2015-01.pdf%20" </w:delInstrText>
        </w:r>
        <w:r w:rsidR="00EA3BCB" w:rsidDel="00F1263F">
          <w:fldChar w:fldCharType="separate"/>
        </w:r>
        <w:r w:rsidRPr="007D5167" w:rsidDel="00F1263F">
          <w:rPr>
            <w:rFonts w:eastAsia="Calibri" w:cs="Segoe UI"/>
            <w:color w:val="0000FF"/>
            <w:szCs w:val="21"/>
            <w:u w:val="single"/>
          </w:rPr>
          <w:delText>NTMs, Preferential Trade Agreements, and Prices - New Evidence</w:delText>
        </w:r>
        <w:r w:rsidR="00EA3BCB" w:rsidDel="00F1263F">
          <w:rPr>
            <w:rFonts w:eastAsia="Calibri" w:cs="Segoe UI"/>
            <w:color w:val="0000FF"/>
            <w:szCs w:val="21"/>
            <w:u w:val="single"/>
          </w:rPr>
          <w:fldChar w:fldCharType="end"/>
        </w:r>
        <w:r w:rsidRPr="007D5167" w:rsidDel="00F1263F">
          <w:rPr>
            <w:rFonts w:eastAsia="Calibri" w:cs="Segoe UI"/>
            <w:szCs w:val="21"/>
          </w:rPr>
          <w:delText>.  Working Paper No. 2015-01-February.  CEPII, Paris, France.</w:delText>
        </w:r>
      </w:del>
    </w:p>
    <w:p w14:paraId="716BAA3B" w14:textId="7B46C369" w:rsidR="00C67657" w:rsidRPr="007D5167" w:rsidDel="00F1263F" w:rsidRDefault="00C67657" w:rsidP="00F1263F">
      <w:pPr>
        <w:pStyle w:val="AnnexAppendixTitle"/>
        <w:rPr>
          <w:del w:id="4029" w:author="Huang, Chengyu" w:date="2019-05-28T12:45:00Z"/>
          <w:rFonts w:eastAsia="Calibri"/>
          <w:szCs w:val="21"/>
        </w:rPr>
        <w:pPrChange w:id="4030" w:author="Huang, Chengyu" w:date="2019-05-28T12:45:00Z">
          <w:pPr/>
        </w:pPrChange>
      </w:pPr>
      <w:del w:id="4031" w:author="Huang, Chengyu" w:date="2019-05-28T12:45:00Z">
        <w:r w:rsidRPr="007D5167" w:rsidDel="00F1263F">
          <w:rPr>
            <w:rFonts w:eastAsia="Calibri"/>
            <w:szCs w:val="21"/>
          </w:rPr>
          <w:delText xml:space="preserve">Dean, Judith, </w:delText>
        </w:r>
        <w:r w:rsidRPr="007D5167" w:rsidDel="00F1263F">
          <w:rPr>
            <w:szCs w:val="21"/>
          </w:rPr>
          <w:delText xml:space="preserve">Robert Feinberg, José E. Signoret, Michael Ferrantino and Rodney Ludema (2006).  </w:delText>
        </w:r>
        <w:r w:rsidR="00EA3BCB" w:rsidDel="00F1263F">
          <w:fldChar w:fldCharType="begin"/>
        </w:r>
        <w:r w:rsidR="00EA3BCB" w:rsidDel="00F1263F">
          <w:delInstrText xml:space="preserve"> HYPERLINK "htt</w:delInstrText>
        </w:r>
        <w:r w:rsidR="00EA3BCB" w:rsidDel="00F1263F">
          <w:delInstrText xml:space="preserve">ps://www.usitc.gov/publications/332/EC200606A.pdf" </w:delInstrText>
        </w:r>
        <w:r w:rsidR="00EA3BCB" w:rsidDel="00F1263F">
          <w:fldChar w:fldCharType="separate"/>
        </w:r>
        <w:r w:rsidRPr="007D5167" w:rsidDel="00F1263F">
          <w:rPr>
            <w:color w:val="0000FF"/>
            <w:szCs w:val="21"/>
            <w:u w:val="single"/>
          </w:rPr>
          <w:delText>Estimating the Price Effects of Non-tariff Measures</w:delText>
        </w:r>
        <w:r w:rsidR="00EA3BCB" w:rsidDel="00F1263F">
          <w:rPr>
            <w:color w:val="0000FF"/>
            <w:szCs w:val="21"/>
            <w:u w:val="single"/>
          </w:rPr>
          <w:fldChar w:fldCharType="end"/>
        </w:r>
        <w:r w:rsidRPr="007D5167" w:rsidDel="00F1263F">
          <w:rPr>
            <w:szCs w:val="21"/>
          </w:rPr>
          <w:delText>.  Office of Economics Working Paper No. 2006-06-A. U.S. International Trade Commission, Washington, DC.</w:delText>
        </w:r>
      </w:del>
    </w:p>
    <w:p w14:paraId="4A6E8CF9" w14:textId="64C37F0A" w:rsidR="00C67657" w:rsidRPr="007D5167" w:rsidDel="00F1263F" w:rsidRDefault="00C67657" w:rsidP="00F1263F">
      <w:pPr>
        <w:pStyle w:val="AnnexAppendixTitle"/>
        <w:rPr>
          <w:del w:id="4032" w:author="Huang, Chengyu" w:date="2019-05-28T12:45:00Z"/>
          <w:rFonts w:eastAsia="Calibri"/>
          <w:szCs w:val="21"/>
        </w:rPr>
        <w:pPrChange w:id="4033" w:author="Huang, Chengyu" w:date="2019-05-28T12:45:00Z">
          <w:pPr/>
        </w:pPrChange>
      </w:pPr>
    </w:p>
    <w:p w14:paraId="0E2309E5" w14:textId="374BFA93" w:rsidR="00C67657" w:rsidRPr="007D5167" w:rsidDel="00F1263F" w:rsidRDefault="00C67657" w:rsidP="00F1263F">
      <w:pPr>
        <w:pStyle w:val="AnnexAppendixTitle"/>
        <w:rPr>
          <w:del w:id="4034" w:author="Huang, Chengyu" w:date="2019-05-28T12:45:00Z"/>
          <w:rFonts w:eastAsia="Calibri" w:cs="Segoe UI"/>
          <w:szCs w:val="21"/>
        </w:rPr>
        <w:pPrChange w:id="4035" w:author="Huang, Chengyu" w:date="2019-05-28T12:45:00Z">
          <w:pPr>
            <w:spacing w:after="240"/>
          </w:pPr>
        </w:pPrChange>
      </w:pPr>
      <w:del w:id="4036" w:author="Huang, Chengyu" w:date="2019-05-28T12:45:00Z">
        <w:r w:rsidRPr="007D5167" w:rsidDel="00F1263F">
          <w:rPr>
            <w:rFonts w:eastAsia="Calibri" w:cs="Segoe UI"/>
            <w:szCs w:val="21"/>
          </w:rPr>
          <w:delText xml:space="preserve">Freund, Caroline (2017).  </w:delText>
        </w:r>
        <w:r w:rsidR="00EA3BCB" w:rsidDel="00F1263F">
          <w:fldChar w:fldCharType="begin"/>
        </w:r>
        <w:r w:rsidR="00EA3BCB" w:rsidDel="00F1263F">
          <w:delInstrText xml:space="preserve"> HYPERLINK "https:/</w:delInstrText>
        </w:r>
        <w:r w:rsidR="00EA3BCB" w:rsidDel="00F1263F">
          <w:delInstrText xml:space="preserve">/piie.com/system/files/documents/pb17-25.pdf" </w:delInstrText>
        </w:r>
        <w:r w:rsidR="00EA3BCB" w:rsidDel="00F1263F">
          <w:fldChar w:fldCharType="separate"/>
        </w:r>
        <w:r w:rsidRPr="007D5167" w:rsidDel="00F1263F">
          <w:rPr>
            <w:rFonts w:eastAsia="Calibri" w:cs="Segoe UI"/>
            <w:color w:val="0000FF"/>
            <w:szCs w:val="21"/>
            <w:u w:val="single"/>
          </w:rPr>
          <w:delText>Streamlining Rules of Origin in NAFTA</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June, 2017, PB17-25, Peterson Institute, Washington, DC. </w:delText>
        </w:r>
      </w:del>
    </w:p>
    <w:p w14:paraId="713F5D12" w14:textId="3D313EA0" w:rsidR="00C67657" w:rsidRPr="007D5167" w:rsidDel="00F1263F" w:rsidRDefault="00C67657" w:rsidP="00F1263F">
      <w:pPr>
        <w:pStyle w:val="AnnexAppendixTitle"/>
        <w:rPr>
          <w:del w:id="4037" w:author="Huang, Chengyu" w:date="2019-05-28T12:45:00Z"/>
          <w:rFonts w:eastAsia="Calibri" w:cs="Segoe UI"/>
          <w:szCs w:val="21"/>
        </w:rPr>
        <w:pPrChange w:id="4038" w:author="Huang, Chengyu" w:date="2019-05-28T12:45:00Z">
          <w:pPr>
            <w:spacing w:after="240"/>
          </w:pPr>
        </w:pPrChange>
      </w:pPr>
      <w:del w:id="4039" w:author="Huang, Chengyu" w:date="2019-05-28T12:45:00Z">
        <w:r w:rsidRPr="007D5167" w:rsidDel="00F1263F">
          <w:rPr>
            <w:rFonts w:cs="Segoe UI"/>
            <w:color w:val="000000"/>
            <w:szCs w:val="21"/>
            <w:shd w:val="clear" w:color="auto" w:fill="FFFFFF"/>
          </w:rPr>
          <w:delText xml:space="preserve">Corong, Erwin L., </w:delText>
        </w:r>
        <w:r w:rsidRPr="007D5167" w:rsidDel="00F1263F">
          <w:rPr>
            <w:rFonts w:cs="Segoe UI"/>
            <w:i/>
            <w:iCs/>
            <w:color w:val="000000"/>
            <w:szCs w:val="21"/>
          </w:rPr>
          <w:delText>Thomas W. Hertel, Robert McDougall, Marinos E. Tsigas and Dominique van der Mensbrugghe (2017)</w:delText>
        </w:r>
        <w:r w:rsidRPr="007D5167" w:rsidDel="00F1263F">
          <w:rPr>
            <w:rFonts w:cs="Segoe UI"/>
            <w:color w:val="000000"/>
            <w:szCs w:val="21"/>
            <w:shd w:val="clear" w:color="auto" w:fill="FFFFFF"/>
          </w:rPr>
          <w:delText>. “The Standard GTAP Model, Version 7,” in </w:delText>
        </w:r>
        <w:r w:rsidRPr="007D5167" w:rsidDel="00F1263F">
          <w:rPr>
            <w:rFonts w:cs="Segoe UI"/>
            <w:bCs/>
            <w:i/>
            <w:color w:val="000000"/>
            <w:szCs w:val="21"/>
            <w:shd w:val="clear" w:color="auto" w:fill="FFFFFF"/>
          </w:rPr>
          <w:delText>Journal of Global Economic Analysis</w:delText>
        </w:r>
        <w:r w:rsidRPr="007D5167" w:rsidDel="00F1263F">
          <w:rPr>
            <w:rFonts w:cs="Segoe UI"/>
            <w:color w:val="000000"/>
            <w:szCs w:val="21"/>
            <w:shd w:val="clear" w:color="auto" w:fill="FFFFFF"/>
          </w:rPr>
          <w:delText xml:space="preserve">, v. 2, no. 1, p. 1-119. </w:delText>
        </w:r>
      </w:del>
    </w:p>
    <w:p w14:paraId="26E2754D" w14:textId="42466D36" w:rsidR="00C67657" w:rsidRPr="007D5167" w:rsidDel="00F1263F" w:rsidRDefault="00C67657" w:rsidP="00F1263F">
      <w:pPr>
        <w:pStyle w:val="AnnexAppendixTitle"/>
        <w:rPr>
          <w:del w:id="4040" w:author="Huang, Chengyu" w:date="2019-05-28T12:45:00Z"/>
          <w:rFonts w:eastAsia="Calibri" w:cs="Segoe UI"/>
          <w:szCs w:val="21"/>
        </w:rPr>
        <w:pPrChange w:id="4041" w:author="Huang, Chengyu" w:date="2019-05-28T12:45:00Z">
          <w:pPr>
            <w:spacing w:after="240"/>
          </w:pPr>
        </w:pPrChange>
      </w:pPr>
      <w:del w:id="4042" w:author="Huang, Chengyu" w:date="2019-05-28T12:45:00Z">
        <w:r w:rsidRPr="007D5167" w:rsidDel="00F1263F">
          <w:rPr>
            <w:rFonts w:eastAsia="Calibri" w:cs="Segoe UI"/>
            <w:szCs w:val="21"/>
          </w:rPr>
          <w:delText xml:space="preserve">Eurostat.  </w:delText>
        </w:r>
        <w:r w:rsidR="00EA3BCB" w:rsidDel="00F1263F">
          <w:fldChar w:fldCharType="begin"/>
        </w:r>
        <w:r w:rsidR="00EA3BCB" w:rsidDel="00F1263F">
          <w:delInstrText xml:space="preserve"> HYPERLINK "http://appsso.eurostat.ec.europa.eu/nui/submitViewTableAction.do" </w:delInstrText>
        </w:r>
        <w:r w:rsidR="00EA3BCB" w:rsidDel="00F1263F">
          <w:fldChar w:fldCharType="separate"/>
        </w:r>
        <w:r w:rsidRPr="007D5167" w:rsidDel="00F1263F">
          <w:rPr>
            <w:rFonts w:eastAsia="Calibri" w:cs="Segoe UI"/>
            <w:color w:val="0000FF"/>
            <w:szCs w:val="21"/>
            <w:u w:val="single"/>
          </w:rPr>
          <w:delText>Annual Detailed Enterprise Statistics on Manufacturing</w:delText>
        </w:r>
        <w:r w:rsidR="00EA3BCB" w:rsidDel="00F1263F">
          <w:rPr>
            <w:rFonts w:eastAsia="Calibri" w:cs="Segoe UI"/>
            <w:color w:val="0000FF"/>
            <w:szCs w:val="21"/>
            <w:u w:val="single"/>
          </w:rPr>
          <w:fldChar w:fldCharType="end"/>
        </w:r>
        <w:r w:rsidRPr="007D5167" w:rsidDel="00F1263F">
          <w:rPr>
            <w:rFonts w:eastAsia="Calibri" w:cs="Segoe UI"/>
            <w:szCs w:val="21"/>
          </w:rPr>
          <w:delText>.   Accessed February 5, 2018.</w:delText>
        </w:r>
      </w:del>
    </w:p>
    <w:p w14:paraId="58BAC4E4" w14:textId="632FF87D" w:rsidR="00C67657" w:rsidRPr="007D5167" w:rsidDel="00F1263F" w:rsidRDefault="00C67657" w:rsidP="00F1263F">
      <w:pPr>
        <w:pStyle w:val="AnnexAppendixTitle"/>
        <w:rPr>
          <w:del w:id="4043" w:author="Huang, Chengyu" w:date="2019-05-28T12:45:00Z"/>
          <w:rFonts w:eastAsia="Calibri" w:cs="Segoe UI"/>
          <w:szCs w:val="21"/>
        </w:rPr>
        <w:pPrChange w:id="4044" w:author="Huang, Chengyu" w:date="2019-05-28T12:45:00Z">
          <w:pPr>
            <w:spacing w:after="240"/>
          </w:pPr>
        </w:pPrChange>
      </w:pPr>
      <w:del w:id="4045" w:author="Huang, Chengyu" w:date="2019-05-28T12:45:00Z">
        <w:r w:rsidRPr="007D5167" w:rsidDel="00F1263F">
          <w:rPr>
            <w:rFonts w:eastAsia="Calibri" w:cs="Segoe UI"/>
            <w:szCs w:val="21"/>
          </w:rPr>
          <w:delText xml:space="preserve">Fontagne, Lionel, Cristina Mitaritonna and Jose Signoret (2016).  </w:delText>
        </w:r>
        <w:r w:rsidR="00EA3BCB" w:rsidDel="00F1263F">
          <w:fldChar w:fldCharType="begin"/>
        </w:r>
        <w:r w:rsidR="00EA3BCB" w:rsidDel="00F1263F">
          <w:delInstrText xml:space="preserve"> HYPERLINK "http://www.c</w:delInstrText>
        </w:r>
        <w:r w:rsidR="00EA3BCB" w:rsidDel="00F1263F">
          <w:delInstrText xml:space="preserve">epii.fr/PDF_PUB/wp/2016/wp2016-20.pdf" </w:delInstrText>
        </w:r>
        <w:r w:rsidR="00EA3BCB" w:rsidDel="00F1263F">
          <w:fldChar w:fldCharType="separate"/>
        </w:r>
        <w:r w:rsidRPr="007D5167" w:rsidDel="00F1263F">
          <w:rPr>
            <w:rFonts w:eastAsia="Calibri" w:cs="Segoe UI"/>
            <w:color w:val="0000FF"/>
            <w:szCs w:val="21"/>
            <w:u w:val="single"/>
          </w:rPr>
          <w:delText>Estimated Equivalents of Service NTMs</w:delText>
        </w:r>
        <w:r w:rsidR="00EA3BCB" w:rsidDel="00F1263F">
          <w:rPr>
            <w:rFonts w:eastAsia="Calibri" w:cs="Segoe UI"/>
            <w:color w:val="0000FF"/>
            <w:szCs w:val="21"/>
            <w:u w:val="single"/>
          </w:rPr>
          <w:fldChar w:fldCharType="end"/>
        </w:r>
        <w:r w:rsidRPr="007D5167" w:rsidDel="00F1263F">
          <w:rPr>
            <w:rFonts w:eastAsia="Calibri" w:cs="Segoe UI"/>
            <w:szCs w:val="21"/>
          </w:rPr>
          <w:delText>. No. 16-20, CEPII, Paris, France.</w:delText>
        </w:r>
      </w:del>
    </w:p>
    <w:p w14:paraId="10204855" w14:textId="3AD2669F" w:rsidR="00C67657" w:rsidRPr="007D5167" w:rsidDel="00F1263F" w:rsidRDefault="00C67657" w:rsidP="00F1263F">
      <w:pPr>
        <w:pStyle w:val="AnnexAppendixTitle"/>
        <w:rPr>
          <w:del w:id="4046" w:author="Huang, Chengyu" w:date="2019-05-28T12:45:00Z"/>
          <w:rFonts w:eastAsia="Calibri" w:cs="Segoe UI"/>
          <w:szCs w:val="21"/>
        </w:rPr>
        <w:pPrChange w:id="4047" w:author="Huang, Chengyu" w:date="2019-05-28T12:45:00Z">
          <w:pPr>
            <w:spacing w:after="240"/>
          </w:pPr>
        </w:pPrChange>
      </w:pPr>
      <w:del w:id="4048" w:author="Huang, Chengyu" w:date="2019-05-28T12:45:00Z">
        <w:r w:rsidRPr="007D5167" w:rsidDel="00F1263F">
          <w:rPr>
            <w:rFonts w:eastAsia="Calibri" w:cs="Segoe UI"/>
            <w:szCs w:val="21"/>
          </w:rPr>
          <w:delText xml:space="preserve">Fox, Alan K., William Powers and Ashley Winston (2007).  </w:delText>
        </w:r>
        <w:r w:rsidR="00EA3BCB" w:rsidDel="00F1263F">
          <w:fldChar w:fldCharType="begin"/>
        </w:r>
        <w:r w:rsidR="00EA3BCB" w:rsidDel="00F1263F">
          <w:delInstrText xml:space="preserve"> HYPERLINK "https://www.usitc.gov/publications/332/ec200706a.pdf" </w:delInstrText>
        </w:r>
        <w:r w:rsidR="00EA3BCB" w:rsidDel="00F1263F">
          <w:fldChar w:fldCharType="separate"/>
        </w:r>
        <w:r w:rsidRPr="007D5167" w:rsidDel="00F1263F">
          <w:rPr>
            <w:rFonts w:eastAsia="Calibri" w:cs="Segoe UI"/>
            <w:color w:val="0000FF"/>
            <w:szCs w:val="21"/>
            <w:u w:val="single"/>
          </w:rPr>
          <w:delText>Textile and Apparel Barriers and Rules of Origin in a Post-ATC World</w:delText>
        </w:r>
        <w:r w:rsidR="00EA3BCB" w:rsidDel="00F1263F">
          <w:rPr>
            <w:rFonts w:eastAsia="Calibri" w:cs="Segoe UI"/>
            <w:color w:val="0000FF"/>
            <w:szCs w:val="21"/>
            <w:u w:val="single"/>
          </w:rPr>
          <w:fldChar w:fldCharType="end"/>
        </w:r>
        <w:r w:rsidRPr="007D5167" w:rsidDel="00F1263F">
          <w:rPr>
            <w:rFonts w:eastAsia="Calibri" w:cs="Segoe UI"/>
            <w:szCs w:val="21"/>
          </w:rPr>
          <w:delText>.  No. 2007-06-A Office Of Economics Working Paper.  U.S. International Trade Commission, Washington, DC.</w:delText>
        </w:r>
      </w:del>
    </w:p>
    <w:p w14:paraId="41838EC4" w14:textId="76679594" w:rsidR="00C67657" w:rsidRPr="007D5167" w:rsidDel="00F1263F" w:rsidRDefault="00C67657" w:rsidP="00F1263F">
      <w:pPr>
        <w:pStyle w:val="AnnexAppendixTitle"/>
        <w:rPr>
          <w:del w:id="4049" w:author="Huang, Chengyu" w:date="2019-05-28T12:45:00Z"/>
          <w:rFonts w:eastAsia="Calibri" w:cs="Segoe UI"/>
          <w:szCs w:val="21"/>
        </w:rPr>
        <w:pPrChange w:id="4050" w:author="Huang, Chengyu" w:date="2019-05-28T12:45:00Z">
          <w:pPr>
            <w:spacing w:after="240"/>
          </w:pPr>
        </w:pPrChange>
      </w:pPr>
      <w:del w:id="4051" w:author="Huang, Chengyu" w:date="2019-05-28T12:45:00Z">
        <w:r w:rsidRPr="007D5167" w:rsidDel="00F1263F">
          <w:rPr>
            <w:rFonts w:eastAsia="Calibri" w:cs="Segoe UI"/>
            <w:szCs w:val="21"/>
          </w:rPr>
          <w:delText xml:space="preserve">Global Affairs Canada.  </w:delText>
        </w:r>
        <w:r w:rsidR="00EA3BCB" w:rsidDel="00F1263F">
          <w:fldChar w:fldCharType="begin"/>
        </w:r>
        <w:r w:rsidR="00EA3BCB" w:rsidDel="00F1263F">
          <w:delInstrText xml:space="preserve"> HYPERLINK "http://www.international.gc.ca/controls-controles/textiles/ex-</w:delInstrText>
        </w:r>
        <w:r w:rsidR="00EA3BCB" w:rsidDel="00F1263F">
          <w:delInstrText xml:space="preserve">17.aspx?lang=eng" </w:delInstrText>
        </w:r>
        <w:r w:rsidR="00EA3BCB" w:rsidDel="00F1263F">
          <w:fldChar w:fldCharType="separate"/>
        </w:r>
        <w:r w:rsidRPr="007D5167" w:rsidDel="00F1263F">
          <w:rPr>
            <w:rFonts w:eastAsia="Calibri" w:cs="Segoe UI"/>
            <w:color w:val="0000FF"/>
            <w:szCs w:val="21"/>
            <w:u w:val="single"/>
          </w:rPr>
          <w:delText>Export and Import Control System</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Accessed on February 10, 2018. </w:delText>
        </w:r>
      </w:del>
    </w:p>
    <w:p w14:paraId="6F08BD48" w14:textId="5357A48C" w:rsidR="00C67657" w:rsidRPr="007D5167" w:rsidDel="00F1263F" w:rsidRDefault="00C67657" w:rsidP="00F1263F">
      <w:pPr>
        <w:pStyle w:val="AnnexAppendixTitle"/>
        <w:rPr>
          <w:del w:id="4052" w:author="Huang, Chengyu" w:date="2019-05-28T12:45:00Z"/>
          <w:rFonts w:eastAsia="Calibri" w:cs="Segoe UI"/>
          <w:szCs w:val="21"/>
        </w:rPr>
        <w:pPrChange w:id="4053" w:author="Huang, Chengyu" w:date="2019-05-28T12:45:00Z">
          <w:pPr>
            <w:spacing w:after="240"/>
          </w:pPr>
        </w:pPrChange>
      </w:pPr>
      <w:del w:id="4054" w:author="Huang, Chengyu" w:date="2019-05-28T12:45:00Z">
        <w:r w:rsidRPr="007D5167" w:rsidDel="00F1263F">
          <w:rPr>
            <w:rFonts w:eastAsia="Calibri" w:cs="Segoe UI"/>
            <w:szCs w:val="21"/>
          </w:rPr>
          <w:delText xml:space="preserve">Government of Canada.  </w:delText>
        </w:r>
        <w:r w:rsidR="00EA3BCB" w:rsidDel="00F1263F">
          <w:fldChar w:fldCharType="begin"/>
        </w:r>
        <w:r w:rsidR="00EA3BCB" w:rsidDel="00F1263F">
          <w:delInstrText xml:space="preserve"> HYPERLINK "http://www.opic.ic.gc.ca/app/scr/app/cis/summary-sommaire/3361" </w:delInstrText>
        </w:r>
        <w:r w:rsidR="00EA3BCB" w:rsidDel="00F1263F">
          <w:fldChar w:fldCharType="separate"/>
        </w:r>
        <w:r w:rsidRPr="007D5167" w:rsidDel="00F1263F">
          <w:rPr>
            <w:rFonts w:eastAsia="Calibri" w:cs="Segoe UI"/>
            <w:color w:val="0000FF"/>
            <w:szCs w:val="21"/>
            <w:u w:val="single"/>
          </w:rPr>
          <w:delText>Canadian Industry Statistics</w:delText>
        </w:r>
        <w:r w:rsidR="00EA3BCB" w:rsidDel="00F1263F">
          <w:rPr>
            <w:rFonts w:eastAsia="Calibri" w:cs="Segoe UI"/>
            <w:color w:val="0000FF"/>
            <w:szCs w:val="21"/>
            <w:u w:val="single"/>
          </w:rPr>
          <w:fldChar w:fldCharType="end"/>
        </w:r>
        <w:r w:rsidRPr="007D5167" w:rsidDel="00F1263F">
          <w:rPr>
            <w:rFonts w:eastAsia="Calibri" w:cs="Segoe UI"/>
            <w:szCs w:val="21"/>
          </w:rPr>
          <w:delText>.  Accessed February 5, 2018</w:delText>
        </w:r>
      </w:del>
    </w:p>
    <w:p w14:paraId="3D526952" w14:textId="71CFC90E" w:rsidR="00C67657" w:rsidRPr="007D5167" w:rsidDel="00F1263F" w:rsidRDefault="00C67657" w:rsidP="00F1263F">
      <w:pPr>
        <w:pStyle w:val="AnnexAppendixTitle"/>
        <w:rPr>
          <w:del w:id="4055" w:author="Huang, Chengyu" w:date="2019-05-28T12:45:00Z"/>
          <w:rFonts w:eastAsia="Calibri" w:cs="Segoe UI"/>
          <w:szCs w:val="21"/>
        </w:rPr>
        <w:pPrChange w:id="4056" w:author="Huang, Chengyu" w:date="2019-05-28T12:45:00Z">
          <w:pPr>
            <w:spacing w:after="240"/>
          </w:pPr>
        </w:pPrChange>
      </w:pPr>
      <w:del w:id="4057" w:author="Huang, Chengyu" w:date="2019-05-28T12:45:00Z">
        <w:r w:rsidRPr="007D5167" w:rsidDel="00F1263F">
          <w:rPr>
            <w:rFonts w:eastAsia="Calibri" w:cs="Segoe UI"/>
            <w:szCs w:val="21"/>
          </w:rPr>
          <w:delText xml:space="preserve">Government of Canada, Office of the Chief Economist. </w:delText>
        </w:r>
        <w:r w:rsidR="00EA3BCB" w:rsidDel="00F1263F">
          <w:fldChar w:fldCharType="begin"/>
        </w:r>
        <w:r w:rsidR="00EA3BCB" w:rsidDel="00F1263F">
          <w:delInstrText xml:space="preserve"> HYPERLINK "http://international.gc.ca/trade-commerce/trade-agreeme</w:delInstrText>
        </w:r>
        <w:r w:rsidR="00EA3BCB" w:rsidDel="00F1263F">
          <w:delInstrText xml:space="preserve">nts-accords-commerciaux/agr-acc/cptpp-ptpgp/impact-repercussions.aspx?lang=eng" </w:delInstrText>
        </w:r>
        <w:r w:rsidR="00EA3BCB" w:rsidDel="00F1263F">
          <w:fldChar w:fldCharType="separate"/>
        </w:r>
        <w:r w:rsidRPr="007D5167" w:rsidDel="00F1263F">
          <w:rPr>
            <w:rFonts w:eastAsia="Calibri" w:cs="Segoe UI"/>
            <w:color w:val="0000FF"/>
            <w:szCs w:val="21"/>
            <w:u w:val="single"/>
          </w:rPr>
          <w:delText>Economic Impact of Canada’s Participation in the Comprehensive and Progressive Treatment for Trans-Pacific Partnership</w:delText>
        </w:r>
        <w:r w:rsidR="00EA3BCB" w:rsidDel="00F1263F">
          <w:rPr>
            <w:rFonts w:eastAsia="Calibri" w:cs="Segoe UI"/>
            <w:color w:val="0000FF"/>
            <w:szCs w:val="21"/>
            <w:u w:val="single"/>
          </w:rPr>
          <w:fldChar w:fldCharType="end"/>
        </w:r>
        <w:r w:rsidRPr="007D5167" w:rsidDel="00F1263F">
          <w:rPr>
            <w:rFonts w:eastAsia="Calibri" w:cs="Segoe UI"/>
            <w:color w:val="0000FF"/>
            <w:szCs w:val="21"/>
            <w:u w:val="single"/>
          </w:rPr>
          <w:delText>.</w:delText>
        </w:r>
        <w:r w:rsidRPr="007D5167" w:rsidDel="00F1263F">
          <w:rPr>
            <w:rFonts w:eastAsia="Calibri" w:cs="Segoe UI"/>
            <w:szCs w:val="21"/>
          </w:rPr>
          <w:delText xml:space="preserve"> February 16, 2018.  </w:delText>
        </w:r>
      </w:del>
    </w:p>
    <w:p w14:paraId="1D9F3380" w14:textId="2BA42142" w:rsidR="00C67657" w:rsidRPr="007D5167" w:rsidDel="00F1263F" w:rsidRDefault="00C67657" w:rsidP="00F1263F">
      <w:pPr>
        <w:pStyle w:val="AnnexAppendixTitle"/>
        <w:rPr>
          <w:del w:id="4058" w:author="Huang, Chengyu" w:date="2019-05-28T12:45:00Z"/>
          <w:rFonts w:eastAsia="Calibri" w:cs="Segoe UI"/>
          <w:szCs w:val="21"/>
        </w:rPr>
        <w:pPrChange w:id="4059" w:author="Huang, Chengyu" w:date="2019-05-28T12:45:00Z">
          <w:pPr>
            <w:spacing w:after="240"/>
          </w:pPr>
        </w:pPrChange>
      </w:pPr>
      <w:del w:id="4060" w:author="Huang, Chengyu" w:date="2019-05-28T12:45:00Z">
        <w:r w:rsidRPr="007D5167" w:rsidDel="00F1263F">
          <w:rPr>
            <w:rFonts w:cs="Segoe UI"/>
            <w:szCs w:val="21"/>
          </w:rPr>
          <w:delText xml:space="preserve">Herin, Jan (1986). </w:delText>
        </w:r>
        <w:r w:rsidRPr="007D5167" w:rsidDel="00F1263F">
          <w:rPr>
            <w:rFonts w:cs="Segoe UI"/>
            <w:i/>
            <w:szCs w:val="21"/>
          </w:rPr>
          <w:delText>“Rules of Origin and Differences Between Tariff Levels in EFTA and in the EC,”</w:delText>
        </w:r>
        <w:r w:rsidRPr="007D5167" w:rsidDel="00F1263F">
          <w:rPr>
            <w:rFonts w:cs="Segoe UI"/>
            <w:szCs w:val="21"/>
          </w:rPr>
          <w:delText xml:space="preserve"> Technical Report, EFTA Occasional Paper 13. European Free Trade Agreement, Geneva, Switzerland.</w:delText>
        </w:r>
      </w:del>
    </w:p>
    <w:p w14:paraId="7F877EA0" w14:textId="1C7C2CC5" w:rsidR="00C67657" w:rsidRPr="007D5167" w:rsidDel="00F1263F" w:rsidRDefault="00C67657" w:rsidP="00F1263F">
      <w:pPr>
        <w:pStyle w:val="AnnexAppendixTitle"/>
        <w:rPr>
          <w:del w:id="4061" w:author="Huang, Chengyu" w:date="2019-05-28T12:45:00Z"/>
          <w:rFonts w:cs="Segoe UI"/>
          <w:szCs w:val="21"/>
        </w:rPr>
        <w:pPrChange w:id="4062" w:author="Huang, Chengyu" w:date="2019-05-28T12:45:00Z">
          <w:pPr>
            <w:spacing w:after="240"/>
          </w:pPr>
        </w:pPrChange>
      </w:pPr>
      <w:del w:id="4063" w:author="Huang, Chengyu" w:date="2019-05-28T12:45:00Z">
        <w:r w:rsidRPr="007D5167" w:rsidDel="00F1263F">
          <w:rPr>
            <w:rFonts w:cs="Segoe UI"/>
            <w:szCs w:val="21"/>
          </w:rPr>
          <w:delText xml:space="preserve">Hertel, Thomas W. and Marinos Tsigas (1997) in Thomas W. Hertel, ed. </w:delText>
        </w:r>
        <w:r w:rsidRPr="007D5167" w:rsidDel="00F1263F">
          <w:rPr>
            <w:rFonts w:cs="Segoe UI"/>
            <w:i/>
            <w:szCs w:val="21"/>
          </w:rPr>
          <w:delText>Global Trade Analysis – Modeling and Applications</w:delText>
        </w:r>
        <w:r w:rsidRPr="007D5167" w:rsidDel="00F1263F">
          <w:rPr>
            <w:rFonts w:cs="Segoe UI"/>
            <w:szCs w:val="21"/>
          </w:rPr>
          <w:delText>. Cambridge University Press.</w:delText>
        </w:r>
      </w:del>
    </w:p>
    <w:p w14:paraId="0C11CB1F" w14:textId="07D052DE" w:rsidR="00C67657" w:rsidRPr="007D5167" w:rsidDel="00F1263F" w:rsidRDefault="00C67657" w:rsidP="00F1263F">
      <w:pPr>
        <w:pStyle w:val="AnnexAppendixTitle"/>
        <w:rPr>
          <w:del w:id="4064" w:author="Huang, Chengyu" w:date="2019-05-28T12:45:00Z"/>
          <w:rFonts w:cs="Segoe UI"/>
          <w:szCs w:val="21"/>
        </w:rPr>
        <w:pPrChange w:id="4065" w:author="Huang, Chengyu" w:date="2019-05-28T12:45:00Z">
          <w:pPr>
            <w:spacing w:after="240"/>
          </w:pPr>
        </w:pPrChange>
      </w:pPr>
      <w:del w:id="4066" w:author="Huang, Chengyu" w:date="2019-05-28T12:45:00Z">
        <w:r w:rsidRPr="007D5167" w:rsidDel="00F1263F">
          <w:rPr>
            <w:rFonts w:cs="Segoe UI"/>
            <w:szCs w:val="21"/>
          </w:rPr>
          <w:delText xml:space="preserve">Jafari,Yaghoob and David G. Tarr (2014). </w:delText>
        </w:r>
        <w:r w:rsidR="00EA3BCB" w:rsidDel="00F1263F">
          <w:fldChar w:fldCharType="begin"/>
        </w:r>
        <w:r w:rsidR="00EA3BCB" w:rsidDel="00F1263F">
          <w:delInstrText xml:space="preserve"> HYPERLINK "http://documents.worldbank.org/curated/en/137321468331910699/pdf/WPS7096.pdf" </w:delInstrText>
        </w:r>
        <w:r w:rsidR="00EA3BCB" w:rsidDel="00F1263F">
          <w:fldChar w:fldCharType="separate"/>
        </w:r>
        <w:r w:rsidRPr="007D5167" w:rsidDel="00F1263F">
          <w:rPr>
            <w:rFonts w:cs="Segoe UI"/>
            <w:color w:val="0000FF"/>
            <w:szCs w:val="21"/>
            <w:u w:val="single"/>
          </w:rPr>
          <w:delText>Estimates of Ad Valorem Equivalents of Barriers Against Foreign Suppliers of Services in Eleven Services Sectors and 103 Countries</w:delText>
        </w:r>
        <w:r w:rsidR="00EA3BCB" w:rsidDel="00F1263F">
          <w:rPr>
            <w:rFonts w:cs="Segoe UI"/>
            <w:color w:val="0000FF"/>
            <w:szCs w:val="21"/>
            <w:u w:val="single"/>
          </w:rPr>
          <w:fldChar w:fldCharType="end"/>
        </w:r>
        <w:r w:rsidRPr="007D5167" w:rsidDel="00F1263F">
          <w:rPr>
            <w:rFonts w:cs="Segoe UI"/>
            <w:szCs w:val="21"/>
          </w:rPr>
          <w:delText xml:space="preserve"> Policy Research Working Paper 7096.  World Bank, Washington, DC.</w:delText>
        </w:r>
      </w:del>
    </w:p>
    <w:p w14:paraId="21AA15A4" w14:textId="61A27EC2" w:rsidR="00C67657" w:rsidRPr="007D5167" w:rsidDel="00F1263F" w:rsidRDefault="00C67657" w:rsidP="00F1263F">
      <w:pPr>
        <w:pStyle w:val="AnnexAppendixTitle"/>
        <w:rPr>
          <w:del w:id="4067" w:author="Huang, Chengyu" w:date="2019-05-28T12:45:00Z"/>
          <w:rFonts w:eastAsia="Calibri" w:cs="Segoe UI"/>
          <w:szCs w:val="21"/>
        </w:rPr>
        <w:pPrChange w:id="4068" w:author="Huang, Chengyu" w:date="2019-05-28T12:45:00Z">
          <w:pPr>
            <w:spacing w:after="240"/>
          </w:pPr>
        </w:pPrChange>
      </w:pPr>
      <w:del w:id="4069" w:author="Huang, Chengyu" w:date="2019-05-28T12:45:00Z">
        <w:r w:rsidRPr="007D5167" w:rsidDel="00F1263F">
          <w:rPr>
            <w:rFonts w:eastAsia="Calibri" w:cs="Segoe UI"/>
            <w:szCs w:val="21"/>
          </w:rPr>
          <w:delText xml:space="preserve">Ibisworld.  </w:delText>
        </w:r>
        <w:r w:rsidR="00EA3BCB" w:rsidDel="00F1263F">
          <w:fldChar w:fldCharType="begin"/>
        </w:r>
        <w:r w:rsidR="00EA3BCB" w:rsidDel="00F1263F">
          <w:delInstrText xml:space="preserve"> HYPERLINK "https://www.ibisworld.com/industry-trends/international/china-market-research-reports/manufacturing/tran</w:delInstrText>
        </w:r>
        <w:r w:rsidR="00EA3BCB" w:rsidDel="00F1263F">
          <w:delInstrText xml:space="preserve">sportation-equipment/automobile-manufacturing.html" </w:delInstrText>
        </w:r>
        <w:r w:rsidR="00EA3BCB" w:rsidDel="00F1263F">
          <w:fldChar w:fldCharType="separate"/>
        </w:r>
        <w:r w:rsidRPr="007D5167" w:rsidDel="00F1263F">
          <w:rPr>
            <w:rFonts w:eastAsia="Calibri" w:cs="Segoe UI"/>
            <w:color w:val="0000FF"/>
            <w:szCs w:val="21"/>
            <w:u w:val="single"/>
          </w:rPr>
          <w:delText>Automobile Manufacturing in China</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Report no. 3721. Accessed on February 3, 2018. </w:delText>
        </w:r>
      </w:del>
    </w:p>
    <w:p w14:paraId="150D02F5" w14:textId="18E0816E" w:rsidR="00C67657" w:rsidRPr="007D5167" w:rsidDel="00F1263F" w:rsidRDefault="00C67657" w:rsidP="00F1263F">
      <w:pPr>
        <w:pStyle w:val="AnnexAppendixTitle"/>
        <w:rPr>
          <w:del w:id="4070" w:author="Huang, Chengyu" w:date="2019-05-28T12:45:00Z"/>
          <w:rFonts w:eastAsia="Calibri" w:cs="Segoe UI"/>
          <w:szCs w:val="21"/>
        </w:rPr>
        <w:pPrChange w:id="4071" w:author="Huang, Chengyu" w:date="2019-05-28T12:45:00Z">
          <w:pPr>
            <w:spacing w:after="240"/>
          </w:pPr>
        </w:pPrChange>
      </w:pPr>
      <w:del w:id="4072" w:author="Huang, Chengyu" w:date="2019-05-28T12:45:00Z">
        <w:r w:rsidRPr="007D5167" w:rsidDel="00F1263F">
          <w:rPr>
            <w:rFonts w:eastAsia="Calibri" w:cs="Segoe UI"/>
            <w:szCs w:val="21"/>
          </w:rPr>
          <w:delText xml:space="preserve">Ibisworld.  </w:delText>
        </w:r>
        <w:r w:rsidR="00EA3BCB" w:rsidDel="00F1263F">
          <w:fldChar w:fldCharType="begin"/>
        </w:r>
        <w:r w:rsidR="00EA3BCB" w:rsidDel="00F1263F">
          <w:delInstrText xml:space="preserve"> HYPERLINK "https://www.ibisworld.com/industry-trends/international/china-market-research-reports/manufac</w:delInstrText>
        </w:r>
        <w:r w:rsidR="00EA3BCB" w:rsidDel="00F1263F">
          <w:delInstrText xml:space="preserve">turing/transportation-equipment/auto-parts-manufacturing.html" </w:delInstrText>
        </w:r>
        <w:r w:rsidR="00EA3BCB" w:rsidDel="00F1263F">
          <w:fldChar w:fldCharType="separate"/>
        </w:r>
        <w:r w:rsidRPr="007D5167" w:rsidDel="00F1263F">
          <w:rPr>
            <w:rFonts w:eastAsia="Calibri" w:cs="Segoe UI"/>
            <w:color w:val="0000FF"/>
            <w:szCs w:val="21"/>
            <w:u w:val="single"/>
          </w:rPr>
          <w:delText>Auto Parts Manufacturing in China</w:delText>
        </w:r>
        <w:r w:rsidR="00EA3BCB" w:rsidDel="00F1263F">
          <w:rPr>
            <w:rFonts w:eastAsia="Calibri" w:cs="Segoe UI"/>
            <w:color w:val="0000FF"/>
            <w:szCs w:val="21"/>
            <w:u w:val="single"/>
          </w:rPr>
          <w:fldChar w:fldCharType="end"/>
        </w:r>
        <w:r w:rsidRPr="007D5167" w:rsidDel="00F1263F">
          <w:rPr>
            <w:rFonts w:eastAsia="Calibri" w:cs="Segoe UI"/>
            <w:szCs w:val="21"/>
          </w:rPr>
          <w:delText>.  Report no. 3725.  Accessed on February 3, 2018.</w:delText>
        </w:r>
      </w:del>
    </w:p>
    <w:p w14:paraId="2F372455" w14:textId="22004621" w:rsidR="00C67657" w:rsidRPr="007D5167" w:rsidDel="00F1263F" w:rsidRDefault="00C67657" w:rsidP="00F1263F">
      <w:pPr>
        <w:pStyle w:val="AnnexAppendixTitle"/>
        <w:rPr>
          <w:del w:id="4073" w:author="Huang, Chengyu" w:date="2019-05-28T12:45:00Z"/>
          <w:rFonts w:eastAsia="Calibri" w:cs="Segoe UI"/>
          <w:szCs w:val="21"/>
        </w:rPr>
        <w:pPrChange w:id="4074" w:author="Huang, Chengyu" w:date="2019-05-28T12:45:00Z">
          <w:pPr>
            <w:spacing w:after="240"/>
          </w:pPr>
        </w:pPrChange>
      </w:pPr>
      <w:del w:id="4075" w:author="Huang, Chengyu" w:date="2019-05-28T12:45:00Z">
        <w:r w:rsidRPr="007D5167" w:rsidDel="00F1263F">
          <w:rPr>
            <w:rFonts w:eastAsia="Calibri" w:cs="Segoe UI"/>
            <w:szCs w:val="21"/>
          </w:rPr>
          <w:delText xml:space="preserve">International Organization of Motor Vehicle Manufacturers.  </w:delText>
        </w:r>
        <w:r w:rsidR="00EA3BCB" w:rsidDel="00F1263F">
          <w:fldChar w:fldCharType="begin"/>
        </w:r>
        <w:r w:rsidR="00EA3BCB" w:rsidDel="00F1263F">
          <w:delInstrText xml:space="preserve"> HYPERLINK "http://www.oica.net/category/production-statistics/2016-statistics/" </w:delInstrText>
        </w:r>
        <w:r w:rsidR="00EA3BCB" w:rsidDel="00F1263F">
          <w:fldChar w:fldCharType="separate"/>
        </w:r>
        <w:r w:rsidRPr="007D5167" w:rsidDel="00F1263F">
          <w:rPr>
            <w:rFonts w:eastAsia="Calibri" w:cs="Segoe UI"/>
            <w:color w:val="0000FF"/>
            <w:szCs w:val="21"/>
            <w:u w:val="single"/>
          </w:rPr>
          <w:delText>Production Statistics, 2018</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Accessed on February 5, 2018. </w:delText>
        </w:r>
      </w:del>
    </w:p>
    <w:p w14:paraId="7179949D" w14:textId="44FE87D5" w:rsidR="00C67657" w:rsidRPr="007D5167" w:rsidDel="00F1263F" w:rsidRDefault="00C67657" w:rsidP="00F1263F">
      <w:pPr>
        <w:pStyle w:val="AnnexAppendixTitle"/>
        <w:rPr>
          <w:del w:id="4076" w:author="Huang, Chengyu" w:date="2019-05-28T12:45:00Z"/>
          <w:rFonts w:eastAsia="Calibri" w:cs="Segoe UI"/>
          <w:szCs w:val="21"/>
        </w:rPr>
        <w:pPrChange w:id="4077" w:author="Huang, Chengyu" w:date="2019-05-28T12:45:00Z">
          <w:pPr>
            <w:spacing w:after="240"/>
          </w:pPr>
        </w:pPrChange>
      </w:pPr>
      <w:del w:id="4078" w:author="Huang, Chengyu" w:date="2019-05-28T12:45:00Z">
        <w:r w:rsidRPr="007D5167" w:rsidDel="00F1263F">
          <w:rPr>
            <w:rFonts w:eastAsia="Calibri" w:cs="Segoe UI"/>
            <w:szCs w:val="21"/>
          </w:rPr>
          <w:delText xml:space="preserve">Japan Ministry of Economy, Trade and Industry (MITI).  </w:delText>
        </w:r>
        <w:r w:rsidR="00EA3BCB" w:rsidDel="00F1263F">
          <w:fldChar w:fldCharType="begin"/>
        </w:r>
        <w:r w:rsidR="00EA3BCB" w:rsidDel="00F1263F">
          <w:delInstrText xml:space="preserve"> HYPERLINK "http://www.meti.go.jp/english/statistics/tyo/kougyo/index.html" </w:delInstrText>
        </w:r>
        <w:r w:rsidR="00EA3BCB" w:rsidDel="00F1263F">
          <w:fldChar w:fldCharType="separate"/>
        </w:r>
        <w:r w:rsidRPr="007D5167" w:rsidDel="00F1263F">
          <w:rPr>
            <w:rFonts w:eastAsia="Calibri" w:cs="Segoe UI"/>
            <w:color w:val="0000FF"/>
            <w:szCs w:val="21"/>
            <w:u w:val="single"/>
          </w:rPr>
          <w:delText>Census of Manufactures, 2014</w:delText>
        </w:r>
        <w:r w:rsidR="00EA3BCB" w:rsidDel="00F1263F">
          <w:rPr>
            <w:rFonts w:eastAsia="Calibri" w:cs="Segoe UI"/>
            <w:color w:val="0000FF"/>
            <w:szCs w:val="21"/>
            <w:u w:val="single"/>
          </w:rPr>
          <w:fldChar w:fldCharType="end"/>
        </w:r>
        <w:r w:rsidRPr="007D5167" w:rsidDel="00F1263F">
          <w:rPr>
            <w:rFonts w:eastAsia="Calibri" w:cs="Segoe UI"/>
            <w:szCs w:val="21"/>
          </w:rPr>
          <w:delText>.  Tokyo, Japan. Accessed on February 6, 2018.</w:delText>
        </w:r>
      </w:del>
    </w:p>
    <w:p w14:paraId="60472CAA" w14:textId="0E8E4F41" w:rsidR="00C67657" w:rsidRPr="007D5167" w:rsidDel="00F1263F" w:rsidRDefault="00C67657" w:rsidP="00F1263F">
      <w:pPr>
        <w:pStyle w:val="AnnexAppendixTitle"/>
        <w:rPr>
          <w:del w:id="4079" w:author="Huang, Chengyu" w:date="2019-05-28T12:45:00Z"/>
          <w:rFonts w:eastAsia="Calibri"/>
          <w:szCs w:val="21"/>
        </w:rPr>
        <w:pPrChange w:id="4080" w:author="Huang, Chengyu" w:date="2019-05-28T12:45:00Z">
          <w:pPr/>
        </w:pPrChange>
      </w:pPr>
      <w:del w:id="4081" w:author="Huang, Chengyu" w:date="2019-05-28T12:45:00Z">
        <w:r w:rsidRPr="007D5167" w:rsidDel="00F1263F">
          <w:rPr>
            <w:rFonts w:eastAsia="Calibri"/>
            <w:color w:val="000000"/>
            <w:szCs w:val="21"/>
            <w:shd w:val="clear" w:color="auto" w:fill="FFFFFF"/>
          </w:rPr>
          <w:delText>Kee, Hiau Looi, Alessandro Nicita and Marcelo Olarreaga (2009). "</w:delText>
        </w:r>
        <w:r w:rsidRPr="007D5167" w:rsidDel="00F1263F">
          <w:rPr>
            <w:rFonts w:eastAsia="Calibri"/>
            <w:color w:val="204E84"/>
            <w:szCs w:val="21"/>
            <w:u w:val="single"/>
            <w:shd w:val="clear" w:color="auto" w:fill="FFFFFF"/>
          </w:rPr>
          <w:fldChar w:fldCharType="begin"/>
        </w:r>
        <w:r w:rsidRPr="007D5167" w:rsidDel="00F1263F">
          <w:rPr>
            <w:rFonts w:eastAsia="Calibri"/>
            <w:color w:val="204E84"/>
            <w:szCs w:val="21"/>
            <w:u w:val="single"/>
            <w:shd w:val="clear" w:color="auto" w:fill="FFFFFF"/>
          </w:rPr>
          <w:delInstrText xml:space="preserve"> HYPERLINK "http://siteresources.worldbank.org/INTRES/Resources/469232-1107449512766/ecoj_2209.pdf" </w:delInstrText>
        </w:r>
        <w:r w:rsidRPr="007D5167" w:rsidDel="00F1263F">
          <w:rPr>
            <w:rFonts w:eastAsia="Calibri"/>
            <w:color w:val="204E84"/>
            <w:szCs w:val="21"/>
            <w:u w:val="single"/>
            <w:shd w:val="clear" w:color="auto" w:fill="FFFFFF"/>
          </w:rPr>
          <w:fldChar w:fldCharType="separate"/>
        </w:r>
        <w:r w:rsidRPr="007D5167" w:rsidDel="00F1263F">
          <w:rPr>
            <w:rFonts w:eastAsia="Calibri"/>
            <w:color w:val="0000FF"/>
            <w:szCs w:val="21"/>
            <w:u w:val="single"/>
            <w:shd w:val="clear" w:color="auto" w:fill="FFFFFF"/>
          </w:rPr>
          <w:delText>Estimating Trade Restrictiveness Indices,"</w:delText>
        </w:r>
        <w:r w:rsidRPr="007D5167" w:rsidDel="00F1263F">
          <w:rPr>
            <w:rFonts w:eastAsia="Calibri"/>
            <w:szCs w:val="21"/>
          </w:rPr>
          <w:delText xml:space="preserve">  </w:delText>
        </w:r>
        <w:r w:rsidRPr="007D5167" w:rsidDel="00F1263F">
          <w:rPr>
            <w:rFonts w:eastAsia="Calibri"/>
            <w:i/>
            <w:szCs w:val="21"/>
          </w:rPr>
          <w:delText>Economic Journal</w:delText>
        </w:r>
        <w:r w:rsidRPr="007D5167" w:rsidDel="00F1263F">
          <w:rPr>
            <w:rFonts w:eastAsia="Calibri"/>
            <w:szCs w:val="21"/>
          </w:rPr>
          <w:delText xml:space="preserve"> 119: 172-199.</w:delText>
        </w:r>
      </w:del>
    </w:p>
    <w:p w14:paraId="258969AC" w14:textId="04832B49" w:rsidR="00C67657" w:rsidRPr="007D5167" w:rsidDel="00F1263F" w:rsidRDefault="00C67657" w:rsidP="00F1263F">
      <w:pPr>
        <w:pStyle w:val="AnnexAppendixTitle"/>
        <w:rPr>
          <w:del w:id="4082" w:author="Huang, Chengyu" w:date="2019-05-28T12:45:00Z"/>
          <w:rFonts w:eastAsia="Calibri"/>
          <w:color w:val="0000FF"/>
          <w:szCs w:val="21"/>
          <w:u w:val="single"/>
        </w:rPr>
        <w:pPrChange w:id="4083" w:author="Huang, Chengyu" w:date="2019-05-28T12:45:00Z">
          <w:pPr/>
        </w:pPrChange>
      </w:pPr>
    </w:p>
    <w:p w14:paraId="23A7C540" w14:textId="0BFE90C5" w:rsidR="00C67657" w:rsidRPr="007D5167" w:rsidDel="00F1263F" w:rsidRDefault="00C67657" w:rsidP="00F1263F">
      <w:pPr>
        <w:pStyle w:val="AnnexAppendixTitle"/>
        <w:rPr>
          <w:del w:id="4084" w:author="Huang, Chengyu" w:date="2019-05-28T12:45:00Z"/>
          <w:rFonts w:eastAsia="Calibri" w:cs="Segoe UI"/>
          <w:szCs w:val="21"/>
        </w:rPr>
        <w:pPrChange w:id="4085" w:author="Huang, Chengyu" w:date="2019-05-28T12:45:00Z">
          <w:pPr>
            <w:spacing w:after="240"/>
          </w:pPr>
        </w:pPrChange>
      </w:pPr>
      <w:del w:id="4086" w:author="Huang, Chengyu" w:date="2019-05-28T12:45:00Z">
        <w:r w:rsidRPr="007D5167" w:rsidDel="00F1263F">
          <w:rPr>
            <w:rFonts w:eastAsia="Calibri"/>
            <w:color w:val="204E84"/>
            <w:szCs w:val="21"/>
            <w:u w:val="single"/>
            <w:shd w:val="clear" w:color="auto" w:fill="FFFFFF"/>
          </w:rPr>
          <w:fldChar w:fldCharType="end"/>
        </w:r>
        <w:r w:rsidRPr="007D5167" w:rsidDel="00F1263F">
          <w:rPr>
            <w:rFonts w:eastAsia="Calibri" w:cs="Segoe UI"/>
            <w:szCs w:val="21"/>
          </w:rPr>
          <w:delText xml:space="preserve">Library of the European Parliament (2013).  </w:delText>
        </w:r>
        <w:r w:rsidR="00EA3BCB" w:rsidDel="00F1263F">
          <w:fldChar w:fldCharType="begin"/>
        </w:r>
        <w:r w:rsidR="00EA3BCB" w:rsidDel="00F1263F">
          <w:delInstrText xml:space="preserve"> HYPERLINK "file:///C:\\Users\\Mary\\AppData\\Roaming\\Microsoft</w:delInstrText>
        </w:r>
        <w:r w:rsidR="00EA3BCB" w:rsidDel="00F1263F">
          <w:delInstrText xml:space="preserve">\\Word\\Library%20Briefing" </w:delInstrText>
        </w:r>
        <w:r w:rsidR="00EA3BCB" w:rsidDel="00F1263F">
          <w:fldChar w:fldCharType="separate"/>
        </w:r>
        <w:r w:rsidRPr="007D5167" w:rsidDel="00F1263F">
          <w:rPr>
            <w:rFonts w:eastAsia="Calibri" w:cs="Segoe UI"/>
            <w:color w:val="0000FF"/>
            <w:szCs w:val="21"/>
            <w:u w:val="single"/>
          </w:rPr>
          <w:delText>Library Briefing:  A Picture of the EU Car Industry</w:delText>
        </w:r>
        <w:r w:rsidR="00EA3BCB" w:rsidDel="00F1263F">
          <w:rPr>
            <w:rFonts w:eastAsia="Calibri" w:cs="Segoe UI"/>
            <w:color w:val="0000FF"/>
            <w:szCs w:val="21"/>
            <w:u w:val="single"/>
          </w:rPr>
          <w:fldChar w:fldCharType="end"/>
        </w:r>
        <w:r w:rsidRPr="007D5167" w:rsidDel="00F1263F">
          <w:rPr>
            <w:rFonts w:eastAsia="Calibri" w:cs="Segoe UI"/>
            <w:szCs w:val="21"/>
          </w:rPr>
          <w:delText>.  Accessed February 1, 2018.</w:delText>
        </w:r>
      </w:del>
    </w:p>
    <w:p w14:paraId="7646F2F3" w14:textId="5879DDC9" w:rsidR="00C67657" w:rsidRPr="007D5167" w:rsidDel="00F1263F" w:rsidRDefault="00C67657" w:rsidP="00F1263F">
      <w:pPr>
        <w:pStyle w:val="AnnexAppendixTitle"/>
        <w:rPr>
          <w:del w:id="4087" w:author="Huang, Chengyu" w:date="2019-05-28T12:45:00Z"/>
          <w:rFonts w:eastAsia="Calibri" w:cs="Segoe UI"/>
          <w:szCs w:val="21"/>
        </w:rPr>
        <w:pPrChange w:id="4088" w:author="Huang, Chengyu" w:date="2019-05-28T12:45:00Z">
          <w:pPr>
            <w:spacing w:after="240"/>
          </w:pPr>
        </w:pPrChange>
      </w:pPr>
      <w:del w:id="4089" w:author="Huang, Chengyu" w:date="2019-05-28T12:45:00Z">
        <w:r w:rsidRPr="007D5167" w:rsidDel="00F1263F">
          <w:rPr>
            <w:rFonts w:eastAsia="Calibri" w:cs="Segoe UI"/>
            <w:szCs w:val="21"/>
          </w:rPr>
          <w:delText xml:space="preserve">Ministry of Economy and Pro-Mexico (2016).  </w:delText>
        </w:r>
        <w:r w:rsidR="00EA3BCB" w:rsidDel="00F1263F">
          <w:fldChar w:fldCharType="begin"/>
        </w:r>
        <w:r w:rsidR="00EA3BCB" w:rsidDel="00F1263F">
          <w:delInstrText xml:space="preserve"> HYPERLINK "http://www.promexico.mx/documentos/biblioteca/the-mexican-automotive-industry.pdf" </w:delInstrText>
        </w:r>
        <w:r w:rsidR="00EA3BCB" w:rsidDel="00F1263F">
          <w:fldChar w:fldCharType="separate"/>
        </w:r>
        <w:r w:rsidRPr="007D5167" w:rsidDel="00F1263F">
          <w:rPr>
            <w:rFonts w:eastAsia="Calibri" w:cs="Segoe UI"/>
            <w:color w:val="0000FF"/>
            <w:szCs w:val="21"/>
            <w:u w:val="single"/>
          </w:rPr>
          <w:delText>Mexican Automotive Industry</w:delText>
        </w:r>
        <w:r w:rsidR="00EA3BCB" w:rsidDel="00F1263F">
          <w:rPr>
            <w:rFonts w:eastAsia="Calibri" w:cs="Segoe UI"/>
            <w:color w:val="0000FF"/>
            <w:szCs w:val="21"/>
            <w:u w:val="single"/>
          </w:rPr>
          <w:fldChar w:fldCharType="end"/>
        </w:r>
        <w:r w:rsidRPr="007D5167" w:rsidDel="00F1263F">
          <w:rPr>
            <w:rFonts w:eastAsia="Calibri" w:cs="Segoe UI"/>
            <w:szCs w:val="21"/>
          </w:rPr>
          <w:delText>:  Current Situation, Challenges and Opportunities.  Mexico City, Mexico.</w:delText>
        </w:r>
      </w:del>
    </w:p>
    <w:p w14:paraId="1AE35827" w14:textId="547137B6" w:rsidR="00C67657" w:rsidRPr="007D5167" w:rsidDel="00F1263F" w:rsidRDefault="00C67657" w:rsidP="00F1263F">
      <w:pPr>
        <w:pStyle w:val="AnnexAppendixTitle"/>
        <w:rPr>
          <w:del w:id="4090" w:author="Huang, Chengyu" w:date="2019-05-28T12:45:00Z"/>
          <w:rFonts w:eastAsia="Calibri" w:cs="Segoe UI"/>
          <w:szCs w:val="21"/>
        </w:rPr>
        <w:pPrChange w:id="4091" w:author="Huang, Chengyu" w:date="2019-05-28T12:45:00Z">
          <w:pPr>
            <w:spacing w:after="240"/>
          </w:pPr>
        </w:pPrChange>
      </w:pPr>
      <w:del w:id="4092" w:author="Huang, Chengyu" w:date="2019-05-28T12:45:00Z">
        <w:r w:rsidRPr="007D5167" w:rsidDel="00F1263F">
          <w:rPr>
            <w:rFonts w:eastAsia="Calibri" w:cs="Segoe UI"/>
            <w:szCs w:val="21"/>
          </w:rPr>
          <w:delText xml:space="preserve">National Bureau of Statistics of China. </w:delText>
        </w:r>
        <w:r w:rsidR="00EA3BCB" w:rsidDel="00F1263F">
          <w:fldChar w:fldCharType="begin"/>
        </w:r>
        <w:r w:rsidR="00EA3BCB" w:rsidDel="00F1263F">
          <w:delInstrText xml:space="preserve"> HYPERLINK "http://www.stats.gov.cn/tjsj/ndsj/2016/indexeh.htm" </w:delInstrText>
        </w:r>
        <w:r w:rsidR="00EA3BCB" w:rsidDel="00F1263F">
          <w:fldChar w:fldCharType="separate"/>
        </w:r>
        <w:r w:rsidRPr="007D5167" w:rsidDel="00F1263F">
          <w:rPr>
            <w:rFonts w:eastAsia="Calibri" w:cs="Segoe UI"/>
            <w:color w:val="0000FF"/>
            <w:szCs w:val="21"/>
            <w:u w:val="single"/>
          </w:rPr>
          <w:delText>China Statistical Yearbook, 2016</w:delText>
        </w:r>
        <w:r w:rsidR="00EA3BCB" w:rsidDel="00F1263F">
          <w:rPr>
            <w:rFonts w:eastAsia="Calibri" w:cs="Segoe UI"/>
            <w:color w:val="0000FF"/>
            <w:szCs w:val="21"/>
            <w:u w:val="single"/>
          </w:rPr>
          <w:fldChar w:fldCharType="end"/>
        </w:r>
        <w:r w:rsidRPr="007D5167" w:rsidDel="00F1263F">
          <w:rPr>
            <w:rFonts w:eastAsia="Calibri" w:cs="Segoe UI"/>
            <w:szCs w:val="21"/>
          </w:rPr>
          <w:delText>.  Accessed February 9, 2018.</w:delText>
        </w:r>
      </w:del>
    </w:p>
    <w:p w14:paraId="1EB99E05" w14:textId="61EFC555" w:rsidR="00C67657" w:rsidRPr="007D5167" w:rsidDel="00F1263F" w:rsidRDefault="00C67657" w:rsidP="00F1263F">
      <w:pPr>
        <w:pStyle w:val="AnnexAppendixTitle"/>
        <w:rPr>
          <w:del w:id="4093" w:author="Huang, Chengyu" w:date="2019-05-28T12:45:00Z"/>
          <w:rFonts w:eastAsia="Calibri" w:cs="Segoe UI"/>
          <w:szCs w:val="21"/>
        </w:rPr>
        <w:pPrChange w:id="4094" w:author="Huang, Chengyu" w:date="2019-05-28T12:45:00Z">
          <w:pPr>
            <w:spacing w:after="240"/>
          </w:pPr>
        </w:pPrChange>
      </w:pPr>
      <w:del w:id="4095" w:author="Huang, Chengyu" w:date="2019-05-28T12:45:00Z">
        <w:r w:rsidRPr="007D5167" w:rsidDel="00F1263F">
          <w:rPr>
            <w:rFonts w:eastAsia="Calibri" w:cs="Segoe UI"/>
            <w:szCs w:val="21"/>
          </w:rPr>
          <w:delText xml:space="preserve">Trading Economics.  </w:delText>
        </w:r>
        <w:r w:rsidR="00EA3BCB" w:rsidDel="00F1263F">
          <w:fldChar w:fldCharType="begin"/>
        </w:r>
        <w:r w:rsidR="00EA3BCB" w:rsidDel="00F1263F">
          <w:delInstrText xml:space="preserve"> HYPERLINK "https://tradingeconomics.com/mexico/wages-in-manufacturing" </w:delInstrText>
        </w:r>
        <w:r w:rsidR="00EA3BCB" w:rsidDel="00F1263F">
          <w:fldChar w:fldCharType="separate"/>
        </w:r>
        <w:r w:rsidRPr="007D5167" w:rsidDel="00F1263F">
          <w:rPr>
            <w:rFonts w:eastAsia="Calibri" w:cs="Segoe UI"/>
            <w:color w:val="0000FF"/>
            <w:szCs w:val="21"/>
            <w:u w:val="single"/>
          </w:rPr>
          <w:delText>Mexico Nominal Hourly Wages In Manufacturing</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Accessed April 10, 2018. </w:delText>
        </w:r>
      </w:del>
    </w:p>
    <w:p w14:paraId="51EFF517" w14:textId="22733711" w:rsidR="00C67657" w:rsidRPr="007D5167" w:rsidDel="00F1263F" w:rsidRDefault="00C67657" w:rsidP="00F1263F">
      <w:pPr>
        <w:pStyle w:val="AnnexAppendixTitle"/>
        <w:rPr>
          <w:del w:id="4096" w:author="Huang, Chengyu" w:date="2019-05-28T12:45:00Z"/>
          <w:rFonts w:eastAsia="Calibri" w:cs="Segoe UI"/>
          <w:szCs w:val="21"/>
        </w:rPr>
        <w:pPrChange w:id="4097" w:author="Huang, Chengyu" w:date="2019-05-28T12:45:00Z">
          <w:pPr>
            <w:spacing w:after="240"/>
          </w:pPr>
        </w:pPrChange>
      </w:pPr>
      <w:del w:id="4098" w:author="Huang, Chengyu" w:date="2019-05-28T12:45:00Z">
        <w:r w:rsidRPr="007D5167" w:rsidDel="00F1263F">
          <w:rPr>
            <w:rFonts w:eastAsia="Calibri" w:cs="Segoe UI"/>
            <w:szCs w:val="21"/>
          </w:rPr>
          <w:delText xml:space="preserve">United States Census Bureau.  </w:delText>
        </w:r>
        <w:r w:rsidR="00EA3BCB" w:rsidDel="00F1263F">
          <w:fldChar w:fldCharType="begin"/>
        </w:r>
        <w:r w:rsidR="00EA3BCB" w:rsidDel="00F1263F">
          <w:delInstrText xml:space="preserve"> HYPERLINK "https://www2.census.gov/library/publications/2011/compendia/statab/131ed/tables/manufact.pdf" </w:delInstrText>
        </w:r>
        <w:r w:rsidR="00EA3BCB" w:rsidDel="00F1263F">
          <w:fldChar w:fldCharType="separate"/>
        </w:r>
        <w:r w:rsidRPr="007D5167" w:rsidDel="00F1263F">
          <w:rPr>
            <w:rFonts w:eastAsia="Calibri" w:cs="Segoe UI"/>
            <w:color w:val="0000FF"/>
            <w:szCs w:val="21"/>
            <w:u w:val="single"/>
          </w:rPr>
          <w:delText>Statistical Abstract of the United States, 2012.</w:delText>
        </w:r>
        <w:r w:rsidR="00EA3BCB" w:rsidDel="00F1263F">
          <w:rPr>
            <w:rFonts w:eastAsia="Calibri" w:cs="Segoe UI"/>
            <w:color w:val="0000FF"/>
            <w:szCs w:val="21"/>
            <w:u w:val="single"/>
          </w:rPr>
          <w:fldChar w:fldCharType="end"/>
        </w:r>
        <w:r w:rsidRPr="007D5167" w:rsidDel="00F1263F">
          <w:rPr>
            <w:rFonts w:eastAsia="Calibri" w:cs="Segoe UI"/>
            <w:color w:val="0000FF"/>
            <w:szCs w:val="21"/>
            <w:u w:val="single"/>
          </w:rPr>
          <w:delText xml:space="preserve"> </w:delText>
        </w:r>
        <w:r w:rsidRPr="007D5167" w:rsidDel="00F1263F">
          <w:rPr>
            <w:rFonts w:eastAsia="Calibri" w:cs="Segoe UI"/>
            <w:szCs w:val="21"/>
          </w:rPr>
          <w:delText>Accessed February 5, 2018.</w:delText>
        </w:r>
      </w:del>
    </w:p>
    <w:p w14:paraId="7D9A53EF" w14:textId="2F3DDC98" w:rsidR="00C67657" w:rsidRPr="007D5167" w:rsidDel="00F1263F" w:rsidRDefault="00C67657" w:rsidP="00F1263F">
      <w:pPr>
        <w:pStyle w:val="AnnexAppendixTitle"/>
        <w:rPr>
          <w:del w:id="4099" w:author="Huang, Chengyu" w:date="2019-05-28T12:45:00Z"/>
          <w:rFonts w:eastAsia="Calibri" w:cs="Segoe UI"/>
          <w:szCs w:val="21"/>
        </w:rPr>
        <w:pPrChange w:id="4100" w:author="Huang, Chengyu" w:date="2019-05-28T12:45:00Z">
          <w:pPr>
            <w:spacing w:after="240"/>
          </w:pPr>
        </w:pPrChange>
      </w:pPr>
      <w:del w:id="4101" w:author="Huang, Chengyu" w:date="2019-05-28T12:45:00Z">
        <w:r w:rsidRPr="007D5167" w:rsidDel="00F1263F">
          <w:rPr>
            <w:rFonts w:eastAsia="Calibri" w:cs="Segoe UI"/>
            <w:szCs w:val="21"/>
          </w:rPr>
          <w:delText xml:space="preserve">United States Census Bureau.  </w:delText>
        </w:r>
        <w:r w:rsidR="00EA3BCB" w:rsidDel="00F1263F">
          <w:fldChar w:fldCharType="begin"/>
        </w:r>
        <w:r w:rsidR="00EA3BCB" w:rsidDel="00F1263F">
          <w:delInstrText xml:space="preserve"> HYPERLINK "https://www.census.gov/data/tables/2016/econ/asm/2016-asm.html" </w:delInstrText>
        </w:r>
        <w:r w:rsidR="00EA3BCB" w:rsidDel="00F1263F">
          <w:fldChar w:fldCharType="separate"/>
        </w:r>
        <w:r w:rsidRPr="007D5167" w:rsidDel="00F1263F">
          <w:rPr>
            <w:rFonts w:eastAsia="Calibri" w:cs="Segoe UI"/>
            <w:color w:val="0000FF"/>
            <w:szCs w:val="21"/>
            <w:u w:val="single"/>
          </w:rPr>
          <w:delText>Annual Survey of Manufactures, 2016</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Accessed February 4, 2018.</w:delText>
        </w:r>
      </w:del>
    </w:p>
    <w:p w14:paraId="2492FD33" w14:textId="15B35D27" w:rsidR="00C67657" w:rsidRPr="007D5167" w:rsidDel="00F1263F" w:rsidRDefault="00C67657" w:rsidP="00F1263F">
      <w:pPr>
        <w:pStyle w:val="AnnexAppendixTitle"/>
        <w:rPr>
          <w:del w:id="4102" w:author="Huang, Chengyu" w:date="2019-05-28T12:45:00Z"/>
          <w:rFonts w:eastAsia="Calibri" w:cs="Segoe UI"/>
          <w:szCs w:val="21"/>
        </w:rPr>
        <w:pPrChange w:id="4103" w:author="Huang, Chengyu" w:date="2019-05-28T12:45:00Z">
          <w:pPr>
            <w:spacing w:after="240"/>
          </w:pPr>
        </w:pPrChange>
      </w:pPr>
      <w:del w:id="4104" w:author="Huang, Chengyu" w:date="2019-05-28T12:45:00Z">
        <w:r w:rsidRPr="007D5167" w:rsidDel="00F1263F">
          <w:rPr>
            <w:rFonts w:eastAsia="Calibri" w:cs="Segoe UI"/>
            <w:szCs w:val="21"/>
          </w:rPr>
          <w:delText xml:space="preserve">United States International Trade Administration, U.S. Department of Commerce (2017).  </w:delText>
        </w:r>
        <w:r w:rsidR="00EA3BCB" w:rsidDel="00F1263F">
          <w:fldChar w:fldCharType="begin"/>
        </w:r>
        <w:r w:rsidR="00EA3BCB" w:rsidDel="00F1263F">
          <w:delInstrText xml:space="preserve"> HYPERLINK "https://www.export.gov/article?id=Mexico-Automotive-Parts-and-Supplies" </w:delInstrText>
        </w:r>
        <w:r w:rsidR="00EA3BCB" w:rsidDel="00F1263F">
          <w:fldChar w:fldCharType="separate"/>
        </w:r>
        <w:r w:rsidRPr="007D5167" w:rsidDel="00F1263F">
          <w:rPr>
            <w:rFonts w:eastAsia="Calibri" w:cs="Segoe UI"/>
            <w:color w:val="0000FF"/>
            <w:szCs w:val="21"/>
            <w:u w:val="single"/>
          </w:rPr>
          <w:delText>Mexico:  Automotive Parts and Supplies</w:delText>
        </w:r>
        <w:r w:rsidR="00EA3BCB" w:rsidDel="00F1263F">
          <w:rPr>
            <w:rFonts w:eastAsia="Calibri" w:cs="Segoe UI"/>
            <w:color w:val="0000FF"/>
            <w:szCs w:val="21"/>
            <w:u w:val="single"/>
          </w:rPr>
          <w:fldChar w:fldCharType="end"/>
        </w:r>
        <w:r w:rsidRPr="007D5167" w:rsidDel="00F1263F">
          <w:rPr>
            <w:rFonts w:eastAsia="Calibri" w:cs="Segoe UI"/>
            <w:szCs w:val="21"/>
          </w:rPr>
          <w:delText>.  Accessed February 5, 2018.</w:delText>
        </w:r>
      </w:del>
    </w:p>
    <w:p w14:paraId="36084D4B" w14:textId="686994A2" w:rsidR="00C67657" w:rsidRPr="007D5167" w:rsidDel="00F1263F" w:rsidRDefault="00C67657" w:rsidP="00F1263F">
      <w:pPr>
        <w:pStyle w:val="AnnexAppendixTitle"/>
        <w:rPr>
          <w:del w:id="4105" w:author="Huang, Chengyu" w:date="2019-05-28T12:45:00Z"/>
          <w:rFonts w:eastAsia="Calibri" w:cs="Segoe UI"/>
          <w:szCs w:val="21"/>
        </w:rPr>
        <w:pPrChange w:id="4106" w:author="Huang, Chengyu" w:date="2019-05-28T12:45:00Z">
          <w:pPr>
            <w:spacing w:after="240"/>
          </w:pPr>
        </w:pPrChange>
      </w:pPr>
      <w:del w:id="4107" w:author="Huang, Chengyu" w:date="2019-05-28T12:45:00Z">
        <w:r w:rsidRPr="007D5167" w:rsidDel="00F1263F">
          <w:rPr>
            <w:rFonts w:eastAsia="Calibri" w:cs="Segoe UI"/>
            <w:szCs w:val="21"/>
          </w:rPr>
          <w:delText xml:space="preserve">United States International Trade Administration, U.S. Department of Commerce (2017).  </w:delText>
        </w:r>
        <w:r w:rsidR="00EA3BCB" w:rsidDel="00F1263F">
          <w:fldChar w:fldCharType="begin"/>
        </w:r>
        <w:r w:rsidR="00EA3BCB" w:rsidDel="00F1263F">
          <w:delInstrText xml:space="preserve"> HYPERLINK </w:delInstrText>
        </w:r>
        <w:r w:rsidR="00EA3BCB" w:rsidDel="00F1263F">
          <w:delInstrText xml:space="preserve">"https://www.export.gov/article?id=China-Automotive-Components-Market" </w:delInstrText>
        </w:r>
        <w:r w:rsidR="00EA3BCB" w:rsidDel="00F1263F">
          <w:fldChar w:fldCharType="separate"/>
        </w:r>
        <w:r w:rsidRPr="007D5167" w:rsidDel="00F1263F">
          <w:rPr>
            <w:rFonts w:eastAsia="Calibri" w:cs="Segoe UI"/>
            <w:color w:val="0000FF"/>
            <w:szCs w:val="21"/>
            <w:u w:val="single"/>
          </w:rPr>
          <w:delText>China:  Automotive Industry.</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Accessed February 6, 2018.</w:delText>
        </w:r>
      </w:del>
    </w:p>
    <w:p w14:paraId="7789FFD3" w14:textId="47BFCA3D" w:rsidR="00C67657" w:rsidRPr="007D5167" w:rsidDel="00F1263F" w:rsidRDefault="00C67657" w:rsidP="00F1263F">
      <w:pPr>
        <w:pStyle w:val="AnnexAppendixTitle"/>
        <w:rPr>
          <w:del w:id="4108" w:author="Huang, Chengyu" w:date="2019-05-28T12:45:00Z"/>
          <w:rFonts w:eastAsia="Calibri" w:cs="Segoe UI"/>
          <w:szCs w:val="21"/>
        </w:rPr>
        <w:pPrChange w:id="4109" w:author="Huang, Chengyu" w:date="2019-05-28T12:45:00Z">
          <w:pPr>
            <w:spacing w:after="240"/>
          </w:pPr>
        </w:pPrChange>
      </w:pPr>
      <w:del w:id="4110" w:author="Huang, Chengyu" w:date="2019-05-28T12:45:00Z">
        <w:r w:rsidRPr="007D5167" w:rsidDel="00F1263F">
          <w:rPr>
            <w:rFonts w:eastAsia="Calibri" w:cs="Segoe UI"/>
            <w:szCs w:val="21"/>
          </w:rPr>
          <w:delText xml:space="preserve">United States International Trade Commission (2016).  </w:delText>
        </w:r>
        <w:r w:rsidR="00EA3BCB" w:rsidDel="00F1263F">
          <w:fldChar w:fldCharType="begin"/>
        </w:r>
        <w:r w:rsidR="00EA3BCB" w:rsidDel="00F1263F">
          <w:delInstrText xml:space="preserve"> HYPERLINK "https://www.usitc.gov/publications/332/pub4607.pdf" </w:delInstrText>
        </w:r>
        <w:r w:rsidR="00EA3BCB" w:rsidDel="00F1263F">
          <w:fldChar w:fldCharType="separate"/>
        </w:r>
        <w:r w:rsidRPr="007D5167" w:rsidDel="00F1263F">
          <w:rPr>
            <w:rFonts w:eastAsia="Calibri" w:cs="Segoe UI"/>
            <w:color w:val="0000FF"/>
            <w:szCs w:val="21"/>
            <w:u w:val="single"/>
          </w:rPr>
          <w:delText>Trans-Pacific Partnership Agreement:  Likely Impact on the U.S. Economy and on Specific Industry Sectors</w:delText>
        </w:r>
        <w:r w:rsidR="00EA3BCB" w:rsidDel="00F1263F">
          <w:rPr>
            <w:rFonts w:eastAsia="Calibri" w:cs="Segoe UI"/>
            <w:color w:val="0000FF"/>
            <w:szCs w:val="21"/>
            <w:u w:val="single"/>
          </w:rPr>
          <w:fldChar w:fldCharType="end"/>
        </w:r>
        <w:r w:rsidRPr="007D5167" w:rsidDel="00F1263F">
          <w:rPr>
            <w:rFonts w:eastAsia="Calibri" w:cs="Segoe UI"/>
            <w:szCs w:val="21"/>
          </w:rPr>
          <w:delText xml:space="preserve">.  Publication Number: 4607 Investigation Number: TPA-105-001.  Washington, DC. </w:delText>
        </w:r>
      </w:del>
    </w:p>
    <w:p w14:paraId="042829BB" w14:textId="593C3442" w:rsidR="00C67657" w:rsidRPr="007D5167" w:rsidDel="00F1263F" w:rsidRDefault="00C67657" w:rsidP="00F1263F">
      <w:pPr>
        <w:pStyle w:val="AnnexAppendixTitle"/>
        <w:rPr>
          <w:del w:id="4111" w:author="Huang, Chengyu" w:date="2019-05-28T12:45:00Z"/>
          <w:rFonts w:eastAsia="Calibri" w:cs="Segoe UI"/>
          <w:szCs w:val="21"/>
        </w:rPr>
        <w:pPrChange w:id="4112" w:author="Huang, Chengyu" w:date="2019-05-28T12:45:00Z">
          <w:pPr>
            <w:spacing w:after="240"/>
          </w:pPr>
        </w:pPrChange>
      </w:pPr>
      <w:del w:id="4113" w:author="Huang, Chengyu" w:date="2019-05-28T12:45:00Z">
        <w:r w:rsidRPr="007D5167" w:rsidDel="00F1263F">
          <w:rPr>
            <w:rFonts w:eastAsia="Calibri" w:cs="Segoe UI"/>
            <w:szCs w:val="21"/>
          </w:rPr>
          <w:delText>World Integrated Trade Solution (WITS).  Accessed February 16, 2018.</w:delText>
        </w:r>
      </w:del>
    </w:p>
    <w:p w14:paraId="13D5A9F4" w14:textId="27C3C65A" w:rsidR="00C67657" w:rsidRPr="007D5167" w:rsidDel="00F1263F" w:rsidRDefault="00C67657" w:rsidP="00F1263F">
      <w:pPr>
        <w:pStyle w:val="AnnexAppendixTitle"/>
        <w:rPr>
          <w:del w:id="4114" w:author="Huang, Chengyu" w:date="2019-05-28T12:45:00Z"/>
          <w:rFonts w:cs="Segoe UI"/>
          <w:szCs w:val="21"/>
        </w:rPr>
        <w:pPrChange w:id="4115" w:author="Huang, Chengyu" w:date="2019-05-28T12:45:00Z">
          <w:pPr>
            <w:spacing w:after="240"/>
          </w:pPr>
        </w:pPrChange>
      </w:pPr>
      <w:del w:id="4116" w:author="Huang, Chengyu" w:date="2019-05-28T12:45:00Z">
        <w:r w:rsidRPr="007D5167" w:rsidDel="00F1263F">
          <w:rPr>
            <w:rFonts w:eastAsia="Calibri" w:cs="Segoe UI"/>
            <w:szCs w:val="21"/>
          </w:rPr>
          <w:delText xml:space="preserve">World Trade Organization (2012).  </w:delText>
        </w:r>
        <w:r w:rsidR="00EA3BCB" w:rsidDel="00F1263F">
          <w:fldChar w:fldCharType="begin"/>
        </w:r>
        <w:r w:rsidR="00EA3BCB" w:rsidDel="00F1263F">
          <w:delInstrText xml:space="preserve"> HYPERLINK "https://www.wto.org/english/res_e/reser_e/ersd201212_e.pdf" </w:delInstrText>
        </w:r>
        <w:r w:rsidR="00EA3BCB" w:rsidDel="00F1263F">
          <w:fldChar w:fldCharType="separate"/>
        </w:r>
        <w:r w:rsidRPr="007D5167" w:rsidDel="00F1263F">
          <w:rPr>
            <w:rFonts w:eastAsia="Calibri" w:cs="Segoe UI"/>
            <w:color w:val="0000FF"/>
            <w:szCs w:val="21"/>
            <w:u w:val="single"/>
          </w:rPr>
          <w:delText>New Evidence on Preference Utilization</w:delText>
        </w:r>
        <w:r w:rsidR="00EA3BCB" w:rsidDel="00F1263F">
          <w:rPr>
            <w:rFonts w:eastAsia="Calibri" w:cs="Segoe UI"/>
            <w:color w:val="0000FF"/>
            <w:szCs w:val="21"/>
            <w:u w:val="single"/>
          </w:rPr>
          <w:fldChar w:fldCharType="end"/>
        </w:r>
        <w:r w:rsidRPr="007D5167" w:rsidDel="00F1263F">
          <w:rPr>
            <w:rFonts w:eastAsia="Calibri" w:cs="Segoe UI"/>
            <w:szCs w:val="21"/>
          </w:rPr>
          <w:delText>.  Staff Working Paper ERSD-2012-12.  Geneva, Switzerland.</w:delText>
        </w:r>
        <w:bookmarkEnd w:id="2427"/>
        <w:bookmarkEnd w:id="2428"/>
      </w:del>
    </w:p>
    <w:p w14:paraId="06E59FE7" w14:textId="1C9D2DFC" w:rsidR="00C67657" w:rsidRPr="00CE4A79" w:rsidDel="00F1263F" w:rsidRDefault="00C67657" w:rsidP="00F1263F">
      <w:pPr>
        <w:pStyle w:val="AnnexAppendixTitle"/>
        <w:rPr>
          <w:del w:id="4117" w:author="Huang, Chengyu" w:date="2019-05-28T12:45:00Z"/>
        </w:rPr>
        <w:pPrChange w:id="4118" w:author="Huang, Chengyu" w:date="2019-05-28T12:45:00Z">
          <w:pPr/>
        </w:pPrChange>
      </w:pPr>
    </w:p>
    <w:p w14:paraId="3E1B0A14" w14:textId="77777777" w:rsidR="00071058" w:rsidRPr="007D6648" w:rsidRDefault="00071058" w:rsidP="00F1263F">
      <w:pPr>
        <w:pStyle w:val="AnnexAppendixTitle"/>
        <w:rPr>
          <w:rPrChange w:id="4119" w:author="Ochoa, Javier" w:date="2018-06-08T15:24:00Z">
            <w:rPr>
              <w:lang w:val="es-AR"/>
            </w:rPr>
          </w:rPrChange>
        </w:rPr>
        <w:pPrChange w:id="4120" w:author="Huang, Chengyu" w:date="2019-05-28T12:45:00Z">
          <w:pPr>
            <w:pStyle w:val="Heading5"/>
            <w:numPr>
              <w:numId w:val="0"/>
            </w:numPr>
            <w:ind w:left="0" w:firstLine="0"/>
          </w:pPr>
        </w:pPrChange>
      </w:pPr>
    </w:p>
    <w:sectPr w:rsidR="00071058" w:rsidRPr="007D6648" w:rsidSect="00F1263F">
      <w:headerReference w:type="even" r:id="rId106"/>
      <w:headerReference w:type="default" r:id="rId107"/>
      <w:footerReference w:type="even" r:id="rId108"/>
      <w:footerReference w:type="default" r:id="rId109"/>
      <w:headerReference w:type="first" r:id="rId110"/>
      <w:footerReference w:type="first" r:id="rId111"/>
      <w:footnotePr>
        <w:numRestart w:val="continuous"/>
      </w:footnotePr>
      <w:pgSz w:w="12240" w:h="15840" w:code="0"/>
      <w:pgMar w:top="1440" w:right="1469" w:bottom="1440" w:left="1469" w:header="720" w:footer="720" w:gutter="0"/>
      <w:cols w:space="720"/>
      <w:docGrid w:type="lines" w:linePitch="360"/>
      <w:sectPrChange w:id="4127" w:author="Huang, Chengyu" w:date="2019-05-28T12:45:00Z">
        <w:sectPr w:rsidR="00071058" w:rsidRPr="007D6648" w:rsidSect="00F1263F">
          <w:footnotePr>
            <w:numRestart w:val="eachSect"/>
          </w:footnotePr>
          <w:pgSz w:code="1"/>
          <w:pgMar w:top="1440" w:right="1469" w:bottom="1440" w:left="1469" w:header="288" w:footer="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91DD3" w14:textId="77777777" w:rsidR="00EA3BCB" w:rsidRDefault="00EA3BCB">
      <w:r>
        <w:separator/>
      </w:r>
    </w:p>
  </w:endnote>
  <w:endnote w:type="continuationSeparator" w:id="0">
    <w:p w14:paraId="7AC9ED27" w14:textId="77777777" w:rsidR="00EA3BCB" w:rsidRDefault="00EA3BCB">
      <w:r>
        <w:continuationSeparator/>
      </w:r>
    </w:p>
  </w:endnote>
  <w:endnote w:type="continuationNotice" w:id="1">
    <w:p w14:paraId="0B962620" w14:textId="77777777" w:rsidR="00EA3BCB" w:rsidRDefault="00EA3BC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Frutiger LT Std 55 Roman">
    <w:altName w:val="Calibri"/>
    <w:panose1 w:val="020B0604020202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Caslon Pro">
    <w:altName w:val="Palatino Linotype"/>
    <w:panose1 w:val="020B0604020202020204"/>
    <w:charset w:val="00"/>
    <w:family w:val="roman"/>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SegoeUI-Bold">
    <w:altName w:val="Segoe UI"/>
    <w:panose1 w:val="020B0604020202020204"/>
    <w:charset w:val="00"/>
    <w:family w:val="swiss"/>
    <w:pitch w:val="default"/>
    <w:sig w:usb0="00000003" w:usb1="00000000" w:usb2="00000000" w:usb3="00000000" w:csb0="00000001" w:csb1="00000000"/>
  </w:font>
  <w:font w:name="SegoeUI">
    <w:altName w:val="Yu Gothic"/>
    <w:panose1 w:val="020B0604020202020204"/>
    <w:charset w:val="00"/>
    <w:family w:val="swiss"/>
    <w:notTrueType/>
    <w:pitch w:val="default"/>
    <w:sig w:usb0="00000003" w:usb1="08070000" w:usb2="00000010" w:usb3="00000000" w:csb0="00020001" w:csb1="00000000"/>
  </w:font>
  <w:font w:name="Frutiger LT Std 45 Light">
    <w:altName w:val="Calibri"/>
    <w:panose1 w:val="020B0604020202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3816D" w14:textId="4F4A6555" w:rsidR="009B57E0" w:rsidRDefault="009B57E0" w:rsidP="00BF5951">
    <w:pPr>
      <w:pStyle w:val="Footer"/>
      <w:tabs>
        <w:tab w:val="clear" w:pos="4320"/>
        <w:tab w:val="left" w:pos="450"/>
        <w:tab w:val="center" w:pos="1440"/>
      </w:tabs>
    </w:pPr>
    <w:r w:rsidRPr="00407C89">
      <w:rPr>
        <w:rStyle w:val="PageNumber"/>
        <w:b/>
        <w:bCs/>
        <w:sz w:val="16"/>
        <w:szCs w:val="16"/>
        <w:highlight w:val="lightGray"/>
      </w:rPr>
      <w:fldChar w:fldCharType="begin"/>
    </w:r>
    <w:r w:rsidRPr="00407C89">
      <w:rPr>
        <w:rStyle w:val="PageNumber"/>
        <w:b/>
        <w:bCs/>
        <w:sz w:val="16"/>
        <w:szCs w:val="16"/>
        <w:highlight w:val="lightGray"/>
      </w:rPr>
      <w:instrText xml:space="preserve"> PAGE </w:instrText>
    </w:r>
    <w:r w:rsidRPr="00407C89">
      <w:rPr>
        <w:rStyle w:val="PageNumber"/>
        <w:b/>
        <w:bCs/>
        <w:sz w:val="16"/>
        <w:szCs w:val="16"/>
        <w:highlight w:val="lightGray"/>
      </w:rPr>
      <w:fldChar w:fldCharType="separate"/>
    </w:r>
    <w:r>
      <w:rPr>
        <w:rStyle w:val="PageNumber"/>
        <w:b/>
        <w:bCs/>
        <w:noProof/>
        <w:sz w:val="16"/>
        <w:szCs w:val="16"/>
        <w:highlight w:val="lightGray"/>
      </w:rPr>
      <w:t>2</w:t>
    </w:r>
    <w:r w:rsidRPr="00407C89">
      <w:rPr>
        <w:rStyle w:val="PageNumber"/>
        <w:b/>
        <w:bCs/>
        <w:sz w:val="16"/>
        <w:szCs w:val="16"/>
        <w:highlight w:val="lightGray"/>
      </w:rPr>
      <w:fldChar w:fldCharType="end"/>
    </w:r>
    <w:r>
      <w:rPr>
        <w:rStyle w:val="PageNumber"/>
        <w:sz w:val="16"/>
        <w:szCs w:val="16"/>
      </w:rPr>
      <w:tab/>
    </w:r>
    <w:r w:rsidRPr="000D2F50">
      <w:rPr>
        <w:caps/>
        <w:color w:val="4B82AD"/>
        <w:sz w:val="16"/>
        <w:szCs w:val="16"/>
      </w:rPr>
      <w:t>International</w:t>
    </w:r>
    <w:r w:rsidRPr="000D2F50">
      <w:rPr>
        <w:caps/>
        <w:color w:val="4B82AD"/>
        <w:sz w:val="16"/>
      </w:rPr>
      <w:t xml:space="preserve"> Monetary Fund</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183A6" w14:textId="42BB29FF" w:rsidR="009B57E0" w:rsidRDefault="009B57E0" w:rsidP="003D3B98">
    <w:pPr>
      <w:pStyle w:val="Footer"/>
      <w:tabs>
        <w:tab w:val="clear" w:pos="4320"/>
        <w:tab w:val="left" w:pos="450"/>
        <w:tab w:val="center" w:pos="1440"/>
      </w:tabs>
    </w:pP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64</w:t>
    </w:r>
    <w:r w:rsidRPr="00F11DC6">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1AED" w14:textId="105B6FD5" w:rsidR="009B57E0" w:rsidRPr="005C5EC1" w:rsidRDefault="009B57E0" w:rsidP="005C5EC1">
    <w:pPr>
      <w:pStyle w:val="Footer"/>
      <w:tabs>
        <w:tab w:val="clear" w:pos="4320"/>
        <w:tab w:val="clear" w:pos="8640"/>
        <w:tab w:val="left" w:pos="450"/>
        <w:tab w:val="center" w:pos="1440"/>
        <w:tab w:val="right" w:pos="3240"/>
      </w:tabs>
      <w:ind w:right="80"/>
      <w:jc w:val="right"/>
      <w:rPr>
        <w:rFonts w:cs="Segoe UI"/>
        <w:sz w:val="18"/>
        <w:szCs w:val="18"/>
      </w:rPr>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502505">
      <w:rPr>
        <w:rStyle w:val="PageNumber"/>
        <w:rFonts w:cs="Segoe UI"/>
        <w:b/>
        <w:bCs/>
        <w:sz w:val="18"/>
        <w:szCs w:val="18"/>
        <w:highlight w:val="lightGray"/>
      </w:rPr>
      <w:fldChar w:fldCharType="begin"/>
    </w:r>
    <w:r w:rsidRPr="00502505">
      <w:rPr>
        <w:rStyle w:val="PageNumber"/>
        <w:rFonts w:cs="Segoe UI"/>
        <w:b/>
        <w:bCs/>
        <w:sz w:val="18"/>
        <w:szCs w:val="18"/>
        <w:highlight w:val="lightGray"/>
      </w:rPr>
      <w:instrText xml:space="preserve"> PAGE </w:instrText>
    </w:r>
    <w:r w:rsidRPr="00502505">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63</w:t>
    </w:r>
    <w:r w:rsidRPr="00502505">
      <w:rPr>
        <w:rStyle w:val="PageNumber"/>
        <w:rFonts w:cs="Segoe UI"/>
        <w:b/>
        <w:bCs/>
        <w:sz w:val="18"/>
        <w:szCs w:val="18"/>
        <w:highlight w:val="lightGray"/>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F7070" w14:textId="77777777" w:rsidR="009B57E0" w:rsidRPr="00F46A72" w:rsidRDefault="009B57E0" w:rsidP="00F46A7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6D5AE" w14:textId="77777777" w:rsidR="009B57E0" w:rsidRPr="005C5EC1" w:rsidRDefault="009B57E0" w:rsidP="005C5EC1">
    <w:pPr>
      <w:pStyle w:val="Footer"/>
      <w:tabs>
        <w:tab w:val="clear" w:pos="4320"/>
        <w:tab w:val="clear" w:pos="8640"/>
        <w:tab w:val="left" w:pos="450"/>
        <w:tab w:val="center" w:pos="1440"/>
        <w:tab w:val="right" w:pos="3240"/>
      </w:tabs>
      <w:ind w:right="80"/>
      <w:jc w:val="right"/>
      <w:rPr>
        <w:rFonts w:cs="Segoe UI"/>
        <w:sz w:val="18"/>
        <w:szCs w:val="18"/>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70519" w14:textId="5FCF74B1" w:rsidR="009B57E0" w:rsidRDefault="009B57E0">
    <w:pPr>
      <w:pStyle w:val="Footer"/>
      <w:tabs>
        <w:tab w:val="clear" w:pos="4320"/>
        <w:tab w:val="left" w:pos="450"/>
        <w:tab w:val="center" w:pos="1440"/>
      </w:tabs>
      <w:pPrChange w:id="4124" w:author="Ochoa, Javier" w:date="2018-06-08T15:24:00Z">
        <w:pPr/>
      </w:pPrChange>
    </w:pPr>
    <w:r w:rsidRPr="00971BFC">
      <w:rPr>
        <w:rStyle w:val="PageNumber"/>
        <w:rFonts w:cs="Segoe UI"/>
        <w:b/>
        <w:bCs/>
        <w:sz w:val="18"/>
        <w:szCs w:val="18"/>
        <w:highlight w:val="lightGray"/>
      </w:rPr>
      <w:fldChar w:fldCharType="begin"/>
    </w:r>
    <w:r w:rsidRPr="00971BFC">
      <w:rPr>
        <w:rStyle w:val="PageNumber"/>
        <w:rFonts w:cs="Segoe UI"/>
        <w:b/>
        <w:bCs/>
        <w:sz w:val="18"/>
        <w:szCs w:val="18"/>
        <w:highlight w:val="lightGray"/>
      </w:rPr>
      <w:instrText xml:space="preserve"> PAGE </w:instrText>
    </w:r>
    <w:r w:rsidRPr="00971BFC">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68</w:t>
    </w:r>
    <w:r w:rsidRPr="00971BFC">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0FAFC" w14:textId="3ACC6932" w:rsidR="009B57E0" w:rsidRDefault="009B57E0">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971BFC">
      <w:rPr>
        <w:rStyle w:val="PageNumber"/>
        <w:rFonts w:cs="Segoe UI"/>
        <w:b/>
        <w:bCs/>
        <w:sz w:val="18"/>
        <w:szCs w:val="18"/>
        <w:highlight w:val="lightGray"/>
      </w:rPr>
      <w:fldChar w:fldCharType="begin"/>
    </w:r>
    <w:r w:rsidRPr="00971BFC">
      <w:rPr>
        <w:rStyle w:val="PageNumber"/>
        <w:rFonts w:cs="Segoe UI"/>
        <w:b/>
        <w:bCs/>
        <w:sz w:val="18"/>
        <w:szCs w:val="18"/>
        <w:highlight w:val="lightGray"/>
      </w:rPr>
      <w:instrText xml:space="preserve"> PAGE </w:instrText>
    </w:r>
    <w:r w:rsidRPr="00971BFC">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67</w:t>
    </w:r>
    <w:r w:rsidRPr="00971BFC">
      <w:rPr>
        <w:rStyle w:val="PageNumber"/>
        <w:rFonts w:cs="Segoe UI"/>
        <w:b/>
        <w:bCs/>
        <w:sz w:val="18"/>
        <w:szCs w:val="18"/>
        <w:highlight w:val="lightGray"/>
      </w:rPr>
      <w:fldChar w:fldCharType="end"/>
    </w:r>
  </w:p>
  <w:p w14:paraId="0B47EDC2" w14:textId="71D81725" w:rsidR="009B57E0" w:rsidRPr="005E7AE9" w:rsidRDefault="009B57E0">
    <w:pPr>
      <w:pStyle w:val="Footer"/>
      <w:tabs>
        <w:tab w:val="clear" w:pos="4320"/>
        <w:tab w:val="clear" w:pos="8640"/>
        <w:tab w:val="left" w:pos="450"/>
        <w:tab w:val="center" w:pos="1440"/>
        <w:tab w:val="right" w:pos="3240"/>
      </w:tabs>
      <w:ind w:right="80"/>
      <w:jc w:val="right"/>
      <w:rPr>
        <w:sz w:val="18"/>
        <w:rPrChange w:id="4125" w:author="Ochoa, Javier" w:date="2018-06-08T15:24:00Z">
          <w:rPr/>
        </w:rPrChange>
      </w:rPr>
      <w:pPrChange w:id="4126" w:author="Ochoa, Javier" w:date="2018-06-08T15:24:00Z">
        <w:pPr/>
      </w:pPrChan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1AE7" w14:textId="77777777" w:rsidR="009B57E0" w:rsidRDefault="009B57E0" w:rsidP="001B1223">
    <w:pPr>
      <w:pStyle w:val="Footer"/>
      <w:tabs>
        <w:tab w:val="clear" w:pos="8640"/>
        <w:tab w:val="right" w:pos="9000"/>
      </w:tabs>
      <w:ind w:left="1440" w:firstLine="4320"/>
    </w:pPr>
    <w:r>
      <w:rPr>
        <w:noProof/>
      </w:rPr>
      <mc:AlternateContent>
        <mc:Choice Requires="wps">
          <w:drawing>
            <wp:anchor distT="0" distB="0" distL="114300" distR="114300" simplePos="0" relativeHeight="251660288" behindDoc="0" locked="0" layoutInCell="1" allowOverlap="1" wp14:anchorId="4ACD8B90" wp14:editId="4A6FEF8D">
              <wp:simplePos x="0" y="0"/>
              <wp:positionH relativeFrom="column">
                <wp:posOffset>5410200</wp:posOffset>
              </wp:positionH>
              <wp:positionV relativeFrom="paragraph">
                <wp:posOffset>-16510</wp:posOffset>
              </wp:positionV>
              <wp:extent cx="295275" cy="180975"/>
              <wp:effectExtent l="0" t="0" r="9525" b="9525"/>
              <wp:wrapNone/>
              <wp:docPr id="49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8097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5A08EFDC" w14:textId="77777777" w:rsidR="009B57E0" w:rsidRDefault="009B57E0" w:rsidP="001B1223">
                          <w:r>
                            <w:fldChar w:fldCharType="begin"/>
                          </w:r>
                          <w:r>
                            <w:instrText xml:space="preserve"> PAGE </w:instrText>
                          </w:r>
                          <w:r>
                            <w:fldChar w:fldCharType="separate"/>
                          </w:r>
                          <w:r>
                            <w:rPr>
                              <w:noProof/>
                            </w:rPr>
                            <w:t>3</w:t>
                          </w:r>
                          <w:r>
                            <w:rPr>
                              <w:noProof/>
                            </w:rPr>
                            <w:fldChar w:fldCharType="end"/>
                          </w:r>
                          <w:r>
                            <w:t xml:space="preserve"> </w:t>
                          </w:r>
                        </w:p>
                        <w:p w14:paraId="23E6AD14" w14:textId="77777777" w:rsidR="009B57E0" w:rsidRDefault="009B57E0"/>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D8B90" id="_x0000_t202" coordsize="21600,21600" o:spt="202" path="m,l,21600r21600,l21600,xe">
              <v:stroke joinstyle="miter"/>
              <v:path gradientshapeok="t" o:connecttype="rect"/>
            </v:shapetype>
            <v:shape id="Text Box 13" o:spid="_x0000_s1045" type="#_x0000_t202" style="position:absolute;left:0;text-align:left;margin-left:426pt;margin-top:-1.3pt;width:23.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" fillcolor="#666 [1936]" strokecolor="#666 [1936]" strokeweight="1pt">
              <v:fill color2="#ccc [656]" angle="135" focus="50%" type="gradient"/>
              <v:shadow color="#7f7f7f [1601]" opacity=".5" offset="1pt"/>
              <v:textbox inset="5.85pt,.7pt,5.85pt,.7pt">
                <w:txbxContent>
                  <w:p w14:paraId="5A08EFDC" w14:textId="77777777" w:rsidR="009B57E0" w:rsidRDefault="009B57E0" w:rsidP="001B1223">
                    <w:r>
                      <w:fldChar w:fldCharType="begin"/>
                    </w:r>
                    <w:r>
                      <w:instrText xml:space="preserve"> PAGE </w:instrText>
                    </w:r>
                    <w:r>
                      <w:fldChar w:fldCharType="separate"/>
                    </w:r>
                    <w:r>
                      <w:rPr>
                        <w:noProof/>
                      </w:rPr>
                      <w:t>3</w:t>
                    </w:r>
                    <w:r>
                      <w:rPr>
                        <w:noProof/>
                      </w:rPr>
                      <w:fldChar w:fldCharType="end"/>
                    </w:r>
                    <w:r>
                      <w:t xml:space="preserve"> </w:t>
                    </w:r>
                  </w:p>
                  <w:p w14:paraId="23E6AD14" w14:textId="77777777" w:rsidR="009B57E0" w:rsidRDefault="009B57E0"/>
                </w:txbxContent>
              </v:textbox>
            </v:shape>
          </w:pict>
        </mc:Fallback>
      </mc:AlternateContent>
    </w:r>
    <w:r>
      <w:t xml:space="preserve">International Monetary Fund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44E88" w14:textId="7F3B9185" w:rsidR="009B57E0" w:rsidRPr="00F11DC6" w:rsidRDefault="009B57E0" w:rsidP="00F11DC6">
    <w:pPr>
      <w:pStyle w:val="Footer"/>
      <w:tabs>
        <w:tab w:val="clear" w:pos="4320"/>
        <w:tab w:val="clear" w:pos="8640"/>
        <w:tab w:val="left" w:pos="450"/>
        <w:tab w:val="center" w:pos="1440"/>
        <w:tab w:val="right" w:pos="3240"/>
      </w:tabs>
      <w:ind w:right="80"/>
      <w:jc w:val="right"/>
      <w:rPr>
        <w:rFonts w:cs="Segoe UI"/>
        <w:sz w:val="18"/>
        <w:szCs w:val="18"/>
      </w:rPr>
    </w:pPr>
    <w:r w:rsidRPr="00F11DC6">
      <w:rPr>
        <w:rFonts w:cs="Segoe UI"/>
        <w:caps/>
        <w:color w:val="4B82AD"/>
        <w:sz w:val="18"/>
        <w:szCs w:val="18"/>
      </w:rPr>
      <w:t>International Monetary Fund</w:t>
    </w:r>
    <w:r w:rsidRPr="00F11DC6">
      <w:rPr>
        <w:rFonts w:cs="Segoe UI"/>
        <w:caps/>
        <w:color w:val="548DD4" w:themeColor="text2" w:themeTint="99"/>
        <w:sz w:val="18"/>
        <w:szCs w:val="18"/>
      </w:rPr>
      <w:tab/>
    </w: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21</w:t>
    </w:r>
    <w:r w:rsidRPr="00F11DC6">
      <w:rPr>
        <w:rStyle w:val="PageNumber"/>
        <w:rFonts w:cs="Segoe UI"/>
        <w:b/>
        <w:bCs/>
        <w:sz w:val="18"/>
        <w:szCs w:val="18"/>
        <w:highlight w:val="lightGray"/>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737E1" w14:textId="77777777" w:rsidR="009B57E0" w:rsidRPr="002A3F0F" w:rsidRDefault="009B57E0" w:rsidP="002A3F0F">
    <w:pPr>
      <w:pStyle w:val="Footer"/>
      <w:tabs>
        <w:tab w:val="clear" w:pos="4320"/>
        <w:tab w:val="clear" w:pos="8640"/>
        <w:tab w:val="left" w:pos="450"/>
        <w:tab w:val="center" w:pos="1440"/>
        <w:tab w:val="right" w:pos="3240"/>
      </w:tabs>
      <w:ind w:right="80"/>
      <w:jc w:val="right"/>
      <w:rPr>
        <w:rFonts w:cs="Segoe UI"/>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DE9CB" w14:textId="677EA836" w:rsidR="009B57E0" w:rsidRPr="00F11DC6" w:rsidRDefault="009B57E0" w:rsidP="00BF5951">
    <w:pPr>
      <w:pStyle w:val="Footer"/>
      <w:tabs>
        <w:tab w:val="clear" w:pos="4320"/>
        <w:tab w:val="left" w:pos="450"/>
        <w:tab w:val="center" w:pos="1440"/>
      </w:tabs>
      <w:rPr>
        <w:rFonts w:cs="Segoe UI"/>
        <w:sz w:val="18"/>
        <w:szCs w:val="18"/>
      </w:rPr>
    </w:pP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2</w:t>
    </w:r>
    <w:r w:rsidRPr="00F11DC6">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6799D" w14:textId="24FDAB2A" w:rsidR="009B57E0" w:rsidRPr="00F11DC6" w:rsidRDefault="009B57E0" w:rsidP="00BF5951">
    <w:pPr>
      <w:pStyle w:val="Footer"/>
      <w:tabs>
        <w:tab w:val="clear" w:pos="4320"/>
        <w:tab w:val="left" w:pos="450"/>
        <w:tab w:val="center" w:pos="1440"/>
      </w:tabs>
      <w:rPr>
        <w:rFonts w:cs="Segoe UI"/>
        <w:sz w:val="18"/>
        <w:szCs w:val="18"/>
      </w:rPr>
    </w:pPr>
    <w:r w:rsidRPr="00F11DC6">
      <w:rPr>
        <w:rStyle w:val="PageNumber"/>
        <w:rFonts w:cs="Segoe UI"/>
        <w:b/>
        <w:bCs/>
        <w:sz w:val="18"/>
        <w:szCs w:val="18"/>
        <w:highlight w:val="lightGray"/>
      </w:rPr>
      <w:fldChar w:fldCharType="begin"/>
    </w:r>
    <w:r w:rsidRPr="00F11DC6">
      <w:rPr>
        <w:rStyle w:val="PageNumber"/>
        <w:rFonts w:cs="Segoe UI"/>
        <w:b/>
        <w:bCs/>
        <w:sz w:val="18"/>
        <w:szCs w:val="18"/>
        <w:highlight w:val="lightGray"/>
      </w:rPr>
      <w:instrText xml:space="preserve"> PAGE </w:instrText>
    </w:r>
    <w:r w:rsidRPr="00F11DC6">
      <w:rPr>
        <w:rStyle w:val="PageNumber"/>
        <w:rFonts w:cs="Segoe UI"/>
        <w:b/>
        <w:bCs/>
        <w:sz w:val="18"/>
        <w:szCs w:val="18"/>
        <w:highlight w:val="lightGray"/>
      </w:rPr>
      <w:fldChar w:fldCharType="separate"/>
    </w:r>
    <w:r>
      <w:rPr>
        <w:rStyle w:val="PageNumber"/>
        <w:rFonts w:cs="Segoe UI"/>
        <w:b/>
        <w:bCs/>
        <w:noProof/>
        <w:sz w:val="18"/>
        <w:szCs w:val="18"/>
        <w:highlight w:val="lightGray"/>
      </w:rPr>
      <w:t>4</w:t>
    </w:r>
    <w:r w:rsidRPr="00F11DC6">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11F0F" w14:textId="5656183E" w:rsidR="009B57E0" w:rsidRDefault="009B57E0" w:rsidP="003D3B98">
    <w:pPr>
      <w:pStyle w:val="Footer"/>
      <w:tabs>
        <w:tab w:val="clear" w:pos="4320"/>
        <w:tab w:val="left" w:pos="450"/>
        <w:tab w:val="center" w:pos="1440"/>
      </w:tabs>
    </w:pPr>
    <w:r w:rsidRPr="00FB3B31">
      <w:rPr>
        <w:rStyle w:val="PageNumber"/>
        <w:rFonts w:cs="Segoe UI"/>
        <w:b/>
        <w:bCs/>
        <w:sz w:val="18"/>
        <w:szCs w:val="18"/>
        <w:highlight w:val="lightGray"/>
      </w:rPr>
      <w:fldChar w:fldCharType="begin"/>
    </w:r>
    <w:r w:rsidRPr="00FB3B31">
      <w:rPr>
        <w:rStyle w:val="PageNumber"/>
        <w:rFonts w:cs="Segoe UI"/>
        <w:b/>
        <w:bCs/>
        <w:sz w:val="18"/>
        <w:szCs w:val="18"/>
        <w:highlight w:val="lightGray"/>
      </w:rPr>
      <w:instrText xml:space="preserve"> PAGE </w:instrText>
    </w:r>
    <w:r w:rsidRPr="00FB3B31">
      <w:rPr>
        <w:rStyle w:val="PageNumber"/>
        <w:rFonts w:cs="Segoe UI"/>
        <w:b/>
        <w:bCs/>
        <w:sz w:val="18"/>
        <w:szCs w:val="18"/>
        <w:highlight w:val="lightGray"/>
      </w:rPr>
      <w:fldChar w:fldCharType="separate"/>
    </w:r>
    <w:r w:rsidR="000F7F41">
      <w:rPr>
        <w:rStyle w:val="PageNumber"/>
        <w:rFonts w:cs="Segoe UI"/>
        <w:b/>
        <w:bCs/>
        <w:noProof/>
        <w:sz w:val="18"/>
        <w:szCs w:val="18"/>
        <w:highlight w:val="lightGray"/>
      </w:rPr>
      <w:t>20</w:t>
    </w:r>
    <w:r w:rsidRPr="00FB3B31">
      <w:rPr>
        <w:rStyle w:val="PageNumber"/>
        <w:rFonts w:cs="Segoe UI"/>
        <w:b/>
        <w:bCs/>
        <w:sz w:val="18"/>
        <w:szCs w:val="18"/>
        <w:highlight w:val="lightGray"/>
      </w:rPr>
      <w:fldChar w:fldCharType="end"/>
    </w:r>
    <w:r w:rsidRPr="00F11DC6">
      <w:rPr>
        <w:rStyle w:val="PageNumber"/>
        <w:rFonts w:cs="Segoe UI"/>
        <w:sz w:val="18"/>
        <w:szCs w:val="18"/>
      </w:rPr>
      <w:tab/>
    </w:r>
    <w:r w:rsidRPr="00F11DC6">
      <w:rPr>
        <w:rFonts w:cs="Segoe UI"/>
        <w:caps/>
        <w:color w:val="4B82AD"/>
        <w:sz w:val="18"/>
        <w:szCs w:val="18"/>
      </w:rPr>
      <w:t>International Monetary Fund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9E8AA" w14:textId="77777777" w:rsidR="009B57E0" w:rsidRDefault="009B57E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F18D3" w14:textId="77777777" w:rsidR="009B57E0" w:rsidRDefault="009B57E0" w:rsidP="003D3B98">
    <w:pPr>
      <w:pStyle w:val="Footer"/>
      <w:tabs>
        <w:tab w:val="clear" w:pos="4320"/>
        <w:tab w:val="left" w:pos="450"/>
        <w:tab w:val="center" w:pos="1440"/>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62CDF" w14:textId="77777777" w:rsidR="009B57E0" w:rsidRPr="005C5EC1" w:rsidRDefault="009B57E0" w:rsidP="005C5EC1">
    <w:pPr>
      <w:pStyle w:val="Footer"/>
      <w:tabs>
        <w:tab w:val="clear" w:pos="4320"/>
        <w:tab w:val="clear" w:pos="8640"/>
        <w:tab w:val="left" w:pos="450"/>
        <w:tab w:val="center" w:pos="1440"/>
        <w:tab w:val="right" w:pos="3240"/>
      </w:tabs>
      <w:ind w:right="80"/>
      <w:jc w:val="right"/>
      <w:rPr>
        <w:rFonts w:cs="Segoe U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345AB" w14:textId="77777777" w:rsidR="00EA3BCB" w:rsidRDefault="00EA3BCB">
      <w:r>
        <w:separator/>
      </w:r>
    </w:p>
  </w:footnote>
  <w:footnote w:type="continuationSeparator" w:id="0">
    <w:p w14:paraId="39236537" w14:textId="77777777" w:rsidR="00EA3BCB" w:rsidRDefault="00EA3BCB">
      <w:r>
        <w:continuationSeparator/>
      </w:r>
    </w:p>
  </w:footnote>
  <w:footnote w:type="continuationNotice" w:id="1">
    <w:p w14:paraId="6B2B0283" w14:textId="77777777" w:rsidR="00EA3BCB" w:rsidRPr="001F4156" w:rsidRDefault="00EA3BCB" w:rsidP="001F4156">
      <w:pPr>
        <w:pStyle w:val="Footer"/>
      </w:pPr>
    </w:p>
  </w:footnote>
  <w:footnote w:id="2">
    <w:p w14:paraId="7B6CCC36" w14:textId="078AC640" w:rsidR="009B57E0" w:rsidRPr="00BB3EAC" w:rsidDel="0055501D" w:rsidRDefault="009B57E0" w:rsidP="00CF735E">
      <w:pPr>
        <w:spacing w:after="120" w:line="220" w:lineRule="exact"/>
        <w:rPr>
          <w:del w:id="252" w:author="Huang, Chengyu" w:date="2019-05-28T10:54:00Z"/>
          <w:sz w:val="18"/>
          <w:szCs w:val="20"/>
        </w:rPr>
      </w:pPr>
      <w:del w:id="253" w:author="Huang, Chengyu" w:date="2019-05-28T10:54:00Z">
        <w:r w:rsidDel="0055501D">
          <w:rPr>
            <w:rStyle w:val="FootnoteReference"/>
          </w:rPr>
          <w:footnoteRef/>
        </w:r>
        <w:r w:rsidDel="0055501D">
          <w:delText xml:space="preserve"> </w:delText>
        </w:r>
        <w:r w:rsidRPr="00BB3EAC" w:rsidDel="0055501D">
          <w:rPr>
            <w:sz w:val="18"/>
            <w:szCs w:val="20"/>
          </w:rPr>
          <w:delText>Supply outages, the extension of the production agreement by the Organization of the Petroleum Exporting Countries (OPEC), and stronger</w:delText>
        </w:r>
        <w:r w:rsidDel="0055501D">
          <w:rPr>
            <w:sz w:val="18"/>
            <w:szCs w:val="20"/>
          </w:rPr>
          <w:delText>-</w:delText>
        </w:r>
        <w:r w:rsidRPr="00BB3EAC" w:rsidDel="0055501D">
          <w:rPr>
            <w:sz w:val="18"/>
            <w:szCs w:val="20"/>
          </w:rPr>
          <w:delText>than</w:delText>
        </w:r>
        <w:r w:rsidDel="0055501D">
          <w:rPr>
            <w:sz w:val="18"/>
            <w:szCs w:val="20"/>
          </w:rPr>
          <w:delText>-</w:delText>
        </w:r>
        <w:r w:rsidRPr="00BB3EAC" w:rsidDel="0055501D">
          <w:rPr>
            <w:sz w:val="18"/>
            <w:szCs w:val="20"/>
          </w:rPr>
          <w:delText>expected global economic growth all pushed oil prices higher.</w:delText>
        </w:r>
      </w:del>
    </w:p>
  </w:footnote>
  <w:footnote w:id="3">
    <w:p w14:paraId="17E33B9D" w14:textId="77777777" w:rsidR="009B57E0" w:rsidDel="0055501D" w:rsidRDefault="009B57E0" w:rsidP="003D39C4">
      <w:pPr>
        <w:pStyle w:val="FootnoteText"/>
        <w:rPr>
          <w:del w:id="254" w:author="Huang, Chengyu" w:date="2019-05-28T10:54:00Z"/>
        </w:rPr>
      </w:pPr>
      <w:del w:id="255" w:author="Huang, Chengyu" w:date="2019-05-28T10:54:00Z">
        <w:r w:rsidDel="0055501D">
          <w:rPr>
            <w:rStyle w:val="FootnoteReference"/>
          </w:rPr>
          <w:footnoteRef/>
        </w:r>
        <w:r w:rsidDel="0055501D">
          <w:delText xml:space="preserve"> </w:delText>
        </w:r>
        <w:r w:rsidRPr="00C83B29" w:rsidDel="0055501D">
          <w:delText xml:space="preserve">TransCanada's Keystone pipeline was shut down </w:delText>
        </w:r>
        <w:r w:rsidRPr="00D412EB" w:rsidDel="0055501D">
          <w:delText xml:space="preserve">for almost two weeks </w:delText>
        </w:r>
        <w:r w:rsidRPr="00C83B29" w:rsidDel="0055501D">
          <w:delText>in November because of </w:delText>
        </w:r>
        <w:r w:rsidR="002C66E2" w:rsidDel="0055501D">
          <w:fldChar w:fldCharType="begin"/>
        </w:r>
        <w:r w:rsidR="002C66E2" w:rsidDel="0055501D">
          <w:delInstrText xml:space="preserve"> HYPERLINK "http://www.cbc.ca/news/indigenous/transcanada-keystone-pipeline-leak-south-dakota-1.4406159" </w:delInstrText>
        </w:r>
        <w:r w:rsidR="002C66E2" w:rsidDel="0055501D">
          <w:fldChar w:fldCharType="separate"/>
        </w:r>
        <w:r w:rsidRPr="00C83B29" w:rsidDel="0055501D">
          <w:delText>a spill </w:delText>
        </w:r>
        <w:r w:rsidR="002C66E2" w:rsidDel="0055501D">
          <w:fldChar w:fldCharType="end"/>
        </w:r>
        <w:r w:rsidRPr="00C83B29" w:rsidDel="0055501D">
          <w:delText>in South Dakota</w:delText>
        </w:r>
        <w:r w:rsidDel="0055501D">
          <w:delText>,</w:delText>
        </w:r>
        <w:r w:rsidRPr="00D412EB" w:rsidDel="0055501D">
          <w:delText xml:space="preserve"> </w:delText>
        </w:r>
        <w:r w:rsidDel="0055501D">
          <w:delText xml:space="preserve">creating </w:delText>
        </w:r>
        <w:r w:rsidRPr="00C83B29" w:rsidDel="0055501D">
          <w:delText>a backlog and storage facilities began filling up in Alberta</w:delText>
        </w:r>
        <w:r w:rsidDel="0055501D">
          <w:delText xml:space="preserve">. </w:delText>
        </w:r>
        <w:r w:rsidRPr="00D412EB" w:rsidDel="0055501D">
          <w:delText>Service on the line has since resumed but at reduced capacity</w:delText>
        </w:r>
        <w:r w:rsidDel="0055501D">
          <w:delText>.</w:delText>
        </w:r>
      </w:del>
    </w:p>
  </w:footnote>
  <w:footnote w:id="4">
    <w:p w14:paraId="7BD08F5A" w14:textId="44AA612E" w:rsidR="009B57E0" w:rsidDel="0055501D" w:rsidRDefault="009B57E0">
      <w:pPr>
        <w:pStyle w:val="FootnoteText"/>
        <w:rPr>
          <w:del w:id="308" w:author="Huang, Chengyu" w:date="2019-05-28T10:54:00Z"/>
        </w:rPr>
      </w:pPr>
      <w:del w:id="309" w:author="Huang, Chengyu" w:date="2019-05-28T10:54:00Z">
        <w:r w:rsidDel="0055501D">
          <w:rPr>
            <w:rStyle w:val="FootnoteReference"/>
          </w:rPr>
          <w:footnoteRef/>
        </w:r>
        <w:r w:rsidDel="0055501D">
          <w:delText xml:space="preserve"> The volume of HELOC-type products is around one-fifth of the volume of residential mortgage credit (for federally regulated banks). The growth rate of HELOCs has been accelerating since early 2016 and now outpaces growth of residential mortgage credit (7.2 percent vs. 5.9 percent in December 2017).</w:delText>
        </w:r>
      </w:del>
    </w:p>
  </w:footnote>
  <w:footnote w:id="5">
    <w:p w14:paraId="50000212" w14:textId="715D36A6" w:rsidR="009B57E0" w:rsidDel="0055501D" w:rsidRDefault="009B57E0" w:rsidP="0035601F">
      <w:pPr>
        <w:pStyle w:val="FootnoteText"/>
        <w:rPr>
          <w:del w:id="310" w:author="Huang, Chengyu" w:date="2019-05-28T10:54:00Z"/>
        </w:rPr>
      </w:pPr>
      <w:del w:id="311" w:author="Huang, Chengyu" w:date="2019-05-28T10:54:00Z">
        <w:r w:rsidDel="0055501D">
          <w:rPr>
            <w:rStyle w:val="FootnoteReference"/>
          </w:rPr>
          <w:footnoteRef/>
        </w:r>
        <w:r w:rsidDel="0055501D">
          <w:delText xml:space="preserve"> Low-ratio mortgages are mortgages with loan-to-value (LTV) ratios less than 80 percent that are not backed by mortgage insurance. High-ratio mortgages are mortgages with LTVs greater than 80 percent that require mortgage insurance. Houses priced over $1 million are not eligible for mortgage insurance. See Financial System Review. November 2017.</w:delText>
        </w:r>
      </w:del>
    </w:p>
  </w:footnote>
  <w:footnote w:id="6">
    <w:p w14:paraId="65B0792C" w14:textId="77777777" w:rsidR="009B57E0" w:rsidDel="0055501D" w:rsidRDefault="009B57E0" w:rsidP="00BB3B3C">
      <w:pPr>
        <w:pStyle w:val="FootnoteText"/>
        <w:spacing w:line="240" w:lineRule="exact"/>
        <w:rPr>
          <w:del w:id="331" w:author="Huang, Chengyu" w:date="2019-05-28T10:54:00Z"/>
        </w:rPr>
      </w:pPr>
      <w:del w:id="332" w:author="Huang, Chengyu" w:date="2019-05-28T10:54:00Z">
        <w:r w:rsidDel="0055501D">
          <w:rPr>
            <w:rStyle w:val="FootnoteReference"/>
          </w:rPr>
          <w:footnoteRef/>
        </w:r>
        <w:r w:rsidDel="0055501D">
          <w:delText xml:space="preserve"> Earnings from international operations for TD Bank in the US and Bank of Nova Scotia in Latin America are especially important and account for around 30 percent of their total net income</w:delText>
        </w:r>
      </w:del>
    </w:p>
  </w:footnote>
  <w:footnote w:id="7">
    <w:p w14:paraId="1564A75D" w14:textId="1279D008" w:rsidR="009B57E0" w:rsidDel="0055501D" w:rsidRDefault="009B57E0" w:rsidP="00BB3B3C">
      <w:pPr>
        <w:pStyle w:val="FootnoteText"/>
        <w:spacing w:line="240" w:lineRule="exact"/>
        <w:rPr>
          <w:del w:id="333" w:author="Huang, Chengyu" w:date="2019-05-28T10:54:00Z"/>
        </w:rPr>
      </w:pPr>
      <w:del w:id="334" w:author="Huang, Chengyu" w:date="2019-05-28T10:54:00Z">
        <w:r w:rsidDel="0055501D">
          <w:rPr>
            <w:rStyle w:val="FootnoteReference"/>
          </w:rPr>
          <w:footnoteRef/>
        </w:r>
        <w:r w:rsidDel="0055501D">
          <w:delText xml:space="preserve"> Banks began r</w:delText>
        </w:r>
        <w:r w:rsidRPr="00820EAF" w:rsidDel="0055501D">
          <w:delText>eporting under International Financial Report Standards 9 (IFRS 9)</w:delText>
        </w:r>
        <w:r w:rsidDel="0055501D">
          <w:delText xml:space="preserve"> in </w:delText>
        </w:r>
        <w:r w:rsidRPr="00820EAF" w:rsidDel="0055501D">
          <w:delText>2018,</w:delText>
        </w:r>
        <w:r w:rsidDel="0055501D">
          <w:delText xml:space="preserve"> </w:delText>
        </w:r>
        <w:r w:rsidRPr="00820EAF" w:rsidDel="0055501D">
          <w:delText xml:space="preserve">which affects the way they report the allowance for credit losses on their balance sheets. </w:delText>
        </w:r>
        <w:r w:rsidDel="0055501D">
          <w:delText>This change led to an additional capital build-up of [45] basis points for the D-SIBs.</w:delText>
        </w:r>
      </w:del>
    </w:p>
  </w:footnote>
  <w:footnote w:id="8">
    <w:p w14:paraId="0FD26221" w14:textId="506808B7" w:rsidR="009B57E0" w:rsidRPr="000775FB" w:rsidDel="0055501D" w:rsidRDefault="009B57E0" w:rsidP="002B17A4">
      <w:pPr>
        <w:pStyle w:val="FootnoteText"/>
        <w:rPr>
          <w:del w:id="351" w:author="Huang, Chengyu" w:date="2019-05-28T10:54:00Z"/>
        </w:rPr>
      </w:pPr>
      <w:del w:id="352" w:author="Huang, Chengyu" w:date="2019-05-28T10:54:00Z">
        <w:r w:rsidDel="0055501D">
          <w:rPr>
            <w:rStyle w:val="FootnoteReference"/>
          </w:rPr>
          <w:footnoteRef/>
        </w:r>
        <w:r w:rsidDel="0055501D">
          <w:delText xml:space="preserve"> </w:delText>
        </w:r>
        <w:r w:rsidRPr="00AE28D1" w:rsidDel="0055501D">
          <w:delText xml:space="preserve">Tighter macroprudential policy </w:delText>
        </w:r>
        <w:r w:rsidDel="0055501D">
          <w:delText>is</w:delText>
        </w:r>
        <w:r w:rsidRPr="00AE28D1" w:rsidDel="0055501D">
          <w:delText xml:space="preserve"> expected to subtract about 0.2 percent from the level of GDP by the end of 2019</w:delText>
        </w:r>
        <w:r w:rsidDel="0055501D">
          <w:delText xml:space="preserve"> (see October 2017, Bank of Canada </w:delText>
        </w:r>
        <w:r w:rsidRPr="00FD50D8" w:rsidDel="0055501D">
          <w:rPr>
            <w:i/>
          </w:rPr>
          <w:delText>Monetary Policy Report</w:delText>
        </w:r>
        <w:r w:rsidDel="0055501D">
          <w:delText>).</w:delText>
        </w:r>
      </w:del>
    </w:p>
  </w:footnote>
  <w:footnote w:id="9">
    <w:p w14:paraId="5116774A" w14:textId="77777777" w:rsidR="009B57E0" w:rsidDel="0055501D" w:rsidRDefault="009B57E0" w:rsidP="00F96254">
      <w:pPr>
        <w:pStyle w:val="FootnoteText"/>
        <w:rPr>
          <w:del w:id="357" w:author="Huang, Chengyu" w:date="2019-05-28T10:54:00Z"/>
        </w:rPr>
      </w:pPr>
      <w:del w:id="358" w:author="Huang, Chengyu" w:date="2019-05-28T10:54:00Z">
        <w:r w:rsidDel="0055501D">
          <w:rPr>
            <w:rStyle w:val="FootnoteReference"/>
          </w:rPr>
          <w:footnoteRef/>
        </w:r>
        <w:r w:rsidDel="0055501D">
          <w:delText xml:space="preserve"> The tax multipliers assumed for the U.S. are calculated based on empirical and model-based evidence. Broadly speaking, the multipliers for personal income tax cuts are assumed to be less than one, while the multipliers for corporate income taxes (including the immediate expensing of capital expenditures) are assumed to be greater than one. </w:delText>
        </w:r>
      </w:del>
    </w:p>
  </w:footnote>
  <w:footnote w:id="10">
    <w:p w14:paraId="2A8D64D8" w14:textId="59EB67B1" w:rsidR="009B57E0" w:rsidDel="0055501D" w:rsidRDefault="009B57E0">
      <w:pPr>
        <w:pStyle w:val="FootnoteText"/>
        <w:rPr>
          <w:del w:id="371" w:author="Huang, Chengyu" w:date="2019-05-28T10:54:00Z"/>
        </w:rPr>
      </w:pPr>
      <w:del w:id="372" w:author="Huang, Chengyu" w:date="2019-05-28T10:54:00Z">
        <w:r w:rsidDel="0055501D">
          <w:rPr>
            <w:rStyle w:val="FootnoteReference"/>
          </w:rPr>
          <w:footnoteRef/>
        </w:r>
        <w:r w:rsidDel="0055501D">
          <w:delText xml:space="preserve"> </w:delText>
        </w:r>
        <w:r w:rsidRPr="00120798" w:rsidDel="0055501D">
          <w:delText>This assumes that Canada, the U.S. and Mexico revert to Most Favored Nation (MFN) tariffs under WTO rules and other (non-tariff) trade costs increase by 2 percent.</w:delText>
        </w:r>
        <w:r w:rsidRPr="009650A1" w:rsidDel="0055501D">
          <w:delText xml:space="preserve"> </w:delText>
        </w:r>
        <w:r w:rsidDel="0055501D">
          <w:delText>The model includes 7 country aggregates (Canada, Mexico, U.S., China, other Asia, EU-27, and the rest of the world) and 17 sectors containing all goods and services produced by each country. See Appendix I for a more detailed description of the model and assumptions, including those related to rules of origin and other non-tariff trade costs.</w:delText>
        </w:r>
      </w:del>
    </w:p>
  </w:footnote>
  <w:footnote w:id="11">
    <w:p w14:paraId="74FBB2EF" w14:textId="3179E25C" w:rsidR="009B57E0" w:rsidDel="0055501D" w:rsidRDefault="009B57E0">
      <w:pPr>
        <w:pStyle w:val="FootnoteText"/>
        <w:rPr>
          <w:del w:id="373" w:author="Huang, Chengyu" w:date="2019-05-28T10:54:00Z"/>
        </w:rPr>
      </w:pPr>
      <w:del w:id="374" w:author="Huang, Chengyu" w:date="2019-05-28T10:54:00Z">
        <w:r w:rsidDel="0055501D">
          <w:rPr>
            <w:rStyle w:val="FootnoteReference"/>
          </w:rPr>
          <w:footnoteRef/>
        </w:r>
        <w:r w:rsidDel="0055501D">
          <w:delText xml:space="preserve"> </w:delText>
        </w:r>
        <w:r w:rsidRPr="0049322C" w:rsidDel="0055501D">
          <w:delText>Trade costs are the inefficiencies resulting from added requirements such as inspections and paperwork due to more restrictive bilateral trade policies. In the modeling framework, trade inefficiency is measured in terms of the good itself so that as inefficiency increases, less of the exported good actually arrives at the importer’s port.</w:delText>
        </w:r>
      </w:del>
    </w:p>
  </w:footnote>
  <w:footnote w:id="12">
    <w:p w14:paraId="35C228B2" w14:textId="76BECA77" w:rsidR="009B57E0" w:rsidDel="0055501D" w:rsidRDefault="009B57E0">
      <w:pPr>
        <w:pStyle w:val="FootnoteText"/>
        <w:rPr>
          <w:del w:id="507" w:author="Huang, Chengyu" w:date="2019-05-28T10:54:00Z"/>
        </w:rPr>
      </w:pPr>
      <w:del w:id="508" w:author="Huang, Chengyu" w:date="2019-05-28T10:54:00Z">
        <w:r w:rsidDel="0055501D">
          <w:rPr>
            <w:rStyle w:val="FootnoteReference"/>
          </w:rPr>
          <w:footnoteRef/>
        </w:r>
        <w:r w:rsidDel="0055501D">
          <w:delText xml:space="preserve"> The Ontario Auditor-General disputed the accounting treatment of the Fair Hydro Plan and two public pension plans.  Adopting the recommended accounting treatment would imply a deficit of 0.4 percent of Ontario GDP in FY2017/18. </w:delText>
        </w:r>
      </w:del>
    </w:p>
  </w:footnote>
  <w:footnote w:id="13">
    <w:p w14:paraId="60145A2B" w14:textId="0944DD2D" w:rsidR="009B57E0" w:rsidDel="0055501D" w:rsidRDefault="009B57E0">
      <w:pPr>
        <w:pStyle w:val="FootnoteText"/>
        <w:rPr>
          <w:del w:id="518" w:author="Huang, Chengyu" w:date="2019-05-28T10:54:00Z"/>
        </w:rPr>
      </w:pPr>
      <w:del w:id="519" w:author="Huang, Chengyu" w:date="2019-05-28T10:54:00Z">
        <w:r w:rsidDel="0055501D">
          <w:rPr>
            <w:rStyle w:val="FootnoteReference"/>
          </w:rPr>
          <w:footnoteRef/>
        </w:r>
        <w:r w:rsidDel="0055501D">
          <w:delText xml:space="preserve"> </w:delText>
        </w:r>
        <w:r w:rsidRPr="00D71F4B" w:rsidDel="0055501D">
          <w:delText xml:space="preserve">The budget also </w:delText>
        </w:r>
        <w:r w:rsidDel="0055501D">
          <w:delText xml:space="preserve">assumes revenue loss due to </w:delText>
        </w:r>
        <w:r w:rsidRPr="00D71F4B" w:rsidDel="0055501D">
          <w:delText xml:space="preserve">tariff reductions </w:delText>
        </w:r>
        <w:r w:rsidDel="0055501D">
          <w:delText xml:space="preserve">under the </w:delText>
        </w:r>
        <w:r w:rsidRPr="00D71F4B" w:rsidDel="0055501D">
          <w:delText>Comprehensive and Progressive Agreement for Trans-Pacific Partnership (CPTPP)</w:delText>
        </w:r>
        <w:r w:rsidDel="0055501D">
          <w:delText>, and revenue gain from tightening tax loopholes for the</w:delText>
        </w:r>
        <w:r w:rsidRPr="00D71F4B" w:rsidDel="0055501D">
          <w:delText xml:space="preserve"> </w:delText>
        </w:r>
        <w:r w:rsidRPr="00F6794A" w:rsidDel="0055501D">
          <w:delText xml:space="preserve">treatment of passive investment income earned </w:delText>
        </w:r>
        <w:r w:rsidDel="0055501D">
          <w:delText>by</w:delText>
        </w:r>
        <w:r w:rsidRPr="00F6794A" w:rsidDel="0055501D">
          <w:delText xml:space="preserve"> private corporations</w:delText>
        </w:r>
      </w:del>
    </w:p>
  </w:footnote>
  <w:footnote w:id="14">
    <w:tbl>
      <w:tblPr>
        <w:tblW w:w="9604" w:type="dxa"/>
        <w:tblInd w:w="-108" w:type="dxa"/>
        <w:tblBorders>
          <w:top w:val="nil"/>
          <w:left w:val="nil"/>
          <w:bottom w:val="nil"/>
          <w:right w:val="nil"/>
        </w:tblBorders>
        <w:tblLayout w:type="fixed"/>
        <w:tblLook w:val="0000" w:firstRow="0" w:lastRow="0" w:firstColumn="0" w:lastColumn="0" w:noHBand="0" w:noVBand="0"/>
      </w:tblPr>
      <w:tblGrid>
        <w:gridCol w:w="9604"/>
      </w:tblGrid>
      <w:tr w:rsidR="009B57E0" w:rsidRPr="00B27FAF" w:rsidDel="0055501D" w14:paraId="01FA41A5" w14:textId="77777777" w:rsidTr="003A2154">
        <w:trPr>
          <w:trHeight w:val="318"/>
          <w:del w:id="539" w:author="Huang, Chengyu" w:date="2019-05-28T10:54:00Z"/>
        </w:trPr>
        <w:tc>
          <w:tcPr>
            <w:tcW w:w="9604" w:type="dxa"/>
          </w:tcPr>
          <w:p w14:paraId="1374C6C5" w14:textId="7B12B2E9" w:rsidR="009B57E0" w:rsidRPr="00B27FAF" w:rsidDel="0055501D" w:rsidRDefault="009B57E0" w:rsidP="00B27FAF">
            <w:pPr>
              <w:pStyle w:val="Default"/>
              <w:rPr>
                <w:del w:id="540" w:author="Huang, Chengyu" w:date="2019-05-28T10:54:00Z"/>
                <w:rFonts w:ascii="Segoe UI" w:hAnsi="Segoe UI" w:cs="Segoe UI"/>
                <w:sz w:val="18"/>
                <w:szCs w:val="18"/>
              </w:rPr>
            </w:pPr>
            <w:del w:id="541" w:author="Huang, Chengyu" w:date="2019-05-28T10:54:00Z">
              <w:r w:rsidRPr="00B27FAF" w:rsidDel="0055501D">
                <w:rPr>
                  <w:rStyle w:val="FootnoteReference"/>
                  <w:rFonts w:ascii="Segoe UI" w:hAnsi="Segoe UI" w:cs="Segoe UI"/>
                  <w:sz w:val="18"/>
                  <w:szCs w:val="18"/>
                </w:rPr>
                <w:footnoteRef/>
              </w:r>
              <w:r w:rsidRPr="00B27FAF" w:rsidDel="0055501D">
                <w:rPr>
                  <w:rFonts w:ascii="Segoe UI" w:hAnsi="Segoe UI" w:cs="Segoe UI"/>
                  <w:sz w:val="18"/>
                  <w:szCs w:val="18"/>
                </w:rPr>
                <w:delText xml:space="preserve"> See “</w:delText>
              </w:r>
              <w:r w:rsidRPr="00B27FAF" w:rsidDel="0055501D">
                <w:rPr>
                  <w:rFonts w:ascii="Segoe UI" w:hAnsi="Segoe UI" w:cs="Segoe UI"/>
                  <w:bCs/>
                  <w:sz w:val="18"/>
                  <w:szCs w:val="18"/>
                </w:rPr>
                <w:delText xml:space="preserve">Second-Generation Fiscal Rules: Balancing Credibility, Flexibility, and Simplicity”, IMF Staff Discussion Note, 2018. Canadian pundits also support some form of fiscal anchor to promote greater fiscal transparency and credibility.  </w:delText>
              </w:r>
            </w:del>
          </w:p>
        </w:tc>
      </w:tr>
    </w:tbl>
    <w:p w14:paraId="78B514C1" w14:textId="45130C4C" w:rsidR="009B57E0" w:rsidRPr="00B27FAF" w:rsidDel="0055501D" w:rsidRDefault="009B57E0">
      <w:pPr>
        <w:pStyle w:val="FootnoteText"/>
        <w:spacing w:after="0"/>
        <w:rPr>
          <w:del w:id="542" w:author="Huang, Chengyu" w:date="2019-05-28T10:54:00Z"/>
          <w:szCs w:val="18"/>
        </w:rPr>
        <w:pPrChange w:id="543" w:author="Ochoa, Javier" w:date="2018-06-08T15:24:00Z">
          <w:pPr>
            <w:pStyle w:val="FootnoteText"/>
          </w:pPr>
        </w:pPrChange>
      </w:pPr>
    </w:p>
  </w:footnote>
  <w:footnote w:id="15">
    <w:p w14:paraId="1EDAA449" w14:textId="77777777" w:rsidR="009B57E0" w:rsidDel="0055501D" w:rsidRDefault="009B57E0" w:rsidP="00B27FAF">
      <w:pPr>
        <w:pStyle w:val="FootnoteText"/>
        <w:rPr>
          <w:del w:id="549" w:author="Huang, Chengyu" w:date="2019-05-28T10:54:00Z"/>
        </w:rPr>
      </w:pPr>
      <w:del w:id="550" w:author="Huang, Chengyu" w:date="2019-05-28T10:54:00Z">
        <w:r w:rsidRPr="00B27FAF" w:rsidDel="0055501D">
          <w:rPr>
            <w:rStyle w:val="FootnoteReference"/>
            <w:sz w:val="18"/>
            <w:rPrChange w:id="551" w:author="Ochoa, Javier" w:date="2018-06-08T15:24:00Z">
              <w:rPr>
                <w:rStyle w:val="FootnoteReference"/>
              </w:rPr>
            </w:rPrChange>
          </w:rPr>
          <w:footnoteRef/>
        </w:r>
        <w:r w:rsidRPr="00B27FAF" w:rsidDel="0055501D">
          <w:rPr>
            <w:szCs w:val="18"/>
          </w:rPr>
          <w:delText xml:space="preserve"> See IMF Fiscal Monitor, April 2018.</w:delText>
        </w:r>
        <w:r w:rsidRPr="00B27FAF" w:rsidDel="0055501D">
          <w:rPr>
            <w:rFonts w:ascii="Times New Roman" w:hAnsi="Times New Roman"/>
            <w:rPrChange w:id="552" w:author="Ochoa, Javier" w:date="2018-06-08T15:24:00Z">
              <w:rPr>
                <w:rFonts w:ascii="Times New Roman" w:hAnsi="Times New Roman"/>
                <w:sz w:val="20"/>
              </w:rPr>
            </w:rPrChange>
          </w:rPr>
          <w:delText xml:space="preserve"> </w:delText>
        </w:r>
        <w:r w:rsidRPr="00B27FAF" w:rsidDel="0055501D">
          <w:rPr>
            <w:szCs w:val="18"/>
          </w:rPr>
          <w:delText>Automatic stabilizers comprise variations in taxes and transfers that occur automatically in response to changes in output and employment.</w:delText>
        </w:r>
      </w:del>
    </w:p>
  </w:footnote>
  <w:footnote w:id="16">
    <w:p w14:paraId="66E32953" w14:textId="36F5C90B" w:rsidR="009B57E0" w:rsidDel="0055501D" w:rsidRDefault="009B57E0" w:rsidP="0066548D">
      <w:pPr>
        <w:pStyle w:val="FootnoteText"/>
        <w:rPr>
          <w:del w:id="597" w:author="Huang, Chengyu" w:date="2019-05-28T10:54:00Z"/>
        </w:rPr>
      </w:pPr>
      <w:del w:id="598" w:author="Huang, Chengyu" w:date="2019-05-28T10:54:00Z">
        <w:r w:rsidDel="0055501D">
          <w:rPr>
            <w:rStyle w:val="FootnoteReference"/>
          </w:rPr>
          <w:footnoteRef/>
        </w:r>
        <w:r w:rsidDel="0055501D">
          <w:delText xml:space="preserve"> See SIP by FAD (Michael Keen, Li Liu and Peter Harris).</w:delText>
        </w:r>
      </w:del>
    </w:p>
  </w:footnote>
  <w:footnote w:id="17">
    <w:p w14:paraId="51E4895E" w14:textId="4DC3849E" w:rsidR="009B57E0" w:rsidDel="0055501D" w:rsidRDefault="009B57E0">
      <w:pPr>
        <w:pStyle w:val="FootnoteText"/>
        <w:rPr>
          <w:del w:id="606" w:author="Huang, Chengyu" w:date="2019-05-28T10:54:00Z"/>
        </w:rPr>
      </w:pPr>
      <w:del w:id="607" w:author="Huang, Chengyu" w:date="2019-05-28T10:54:00Z">
        <w:r w:rsidDel="0055501D">
          <w:rPr>
            <w:rStyle w:val="FootnoteReference"/>
          </w:rPr>
          <w:footnoteRef/>
        </w:r>
        <w:r w:rsidDel="0055501D">
          <w:delText xml:space="preserve"> The METR is the amount by which taxation raises the pre-tax rate of return on an investment to generate the minimum post-tax return that the investor requires. Its calculation rests on several assumptions, so figures are indicative rather than exact.</w:delText>
        </w:r>
      </w:del>
    </w:p>
  </w:footnote>
  <w:footnote w:id="18">
    <w:p w14:paraId="14549877" w14:textId="1035CD29" w:rsidR="009B57E0" w:rsidDel="0055501D" w:rsidRDefault="009B57E0">
      <w:pPr>
        <w:pStyle w:val="FootnoteText"/>
        <w:rPr>
          <w:del w:id="608" w:author="Huang, Chengyu" w:date="2019-05-28T10:54:00Z"/>
        </w:rPr>
      </w:pPr>
      <w:del w:id="609" w:author="Huang, Chengyu" w:date="2019-05-28T10:54:00Z">
        <w:r w:rsidDel="0055501D">
          <w:rPr>
            <w:rStyle w:val="FootnoteReference"/>
          </w:rPr>
          <w:footnoteRef/>
        </w:r>
        <w:r w:rsidDel="0055501D">
          <w:delText xml:space="preserve"> For instance, the methodology in </w:delText>
        </w:r>
        <w:r w:rsidRPr="00042BB3" w:rsidDel="0055501D">
          <w:delText>Mintz et al</w:delText>
        </w:r>
        <w:r w:rsidDel="0055501D">
          <w:delText>. (“</w:delText>
        </w:r>
        <w:r w:rsidRPr="00042BB3" w:rsidDel="0055501D">
          <w:delText>2017 T</w:delText>
        </w:r>
        <w:r w:rsidDel="0055501D">
          <w:delText>ax</w:delText>
        </w:r>
        <w:r w:rsidRPr="00042BB3" w:rsidDel="0055501D">
          <w:delText xml:space="preserve"> C</w:delText>
        </w:r>
        <w:r w:rsidDel="0055501D">
          <w:delText>ompetitiveness</w:delText>
        </w:r>
        <w:r w:rsidRPr="00042BB3" w:rsidDel="0055501D">
          <w:delText xml:space="preserve"> R</w:delText>
        </w:r>
        <w:r w:rsidDel="0055501D">
          <w:delText>eport: The</w:delText>
        </w:r>
        <w:r w:rsidRPr="00042BB3" w:rsidDel="0055501D">
          <w:delText xml:space="preserve"> C</w:delText>
        </w:r>
        <w:r w:rsidDel="0055501D">
          <w:delText xml:space="preserve">alm </w:delText>
        </w:r>
        <w:r w:rsidRPr="00042BB3" w:rsidDel="0055501D">
          <w:delText>B</w:delText>
        </w:r>
        <w:r w:rsidDel="0055501D">
          <w:delText>efore</w:delText>
        </w:r>
        <w:r w:rsidRPr="00042BB3" w:rsidDel="0055501D">
          <w:delText xml:space="preserve"> the S</w:delText>
        </w:r>
        <w:r w:rsidDel="0055501D">
          <w:delText>torm)”, which tends to give higher METRs than that used by staff, puts METRs on broadly the same level as the U.S. and Canada when sales taxes are included. The issue is likely to be sector specific: it seems likely, for instance, that U.S. sales taxes are generally not applied to large business purchases in manufacturing.</w:delText>
        </w:r>
      </w:del>
    </w:p>
  </w:footnote>
  <w:footnote w:id="19">
    <w:p w14:paraId="738BDC5B" w14:textId="77777777" w:rsidR="009B57E0" w:rsidDel="0055501D" w:rsidRDefault="009B57E0" w:rsidP="008053F0">
      <w:pPr>
        <w:pStyle w:val="FootnoteText"/>
        <w:rPr>
          <w:del w:id="623" w:author="Huang, Chengyu" w:date="2019-05-28T10:54:00Z"/>
        </w:rPr>
      </w:pPr>
      <w:del w:id="624" w:author="Huang, Chengyu" w:date="2019-05-28T10:54:00Z">
        <w:r w:rsidDel="0055501D">
          <w:rPr>
            <w:rStyle w:val="FootnoteReference"/>
          </w:rPr>
          <w:footnoteRef/>
        </w:r>
        <w:r w:rsidDel="0055501D">
          <w:delText xml:space="preserve"> The estimates do not take account of possible </w:delText>
        </w:r>
        <w:r w:rsidDel="0055501D">
          <w:rPr>
            <w:rFonts w:eastAsia="Times New Roman"/>
          </w:rPr>
          <w:delText>impact on Canadian investment in, and possible profit shifting to, the U.S.</w:delText>
        </w:r>
      </w:del>
    </w:p>
  </w:footnote>
  <w:footnote w:id="20">
    <w:p w14:paraId="6F77F936" w14:textId="4689A2C3" w:rsidR="009B57E0" w:rsidDel="0055501D" w:rsidRDefault="009B57E0">
      <w:pPr>
        <w:pStyle w:val="FootnoteText"/>
        <w:rPr>
          <w:del w:id="627" w:author="Huang, Chengyu" w:date="2019-05-28T10:54:00Z"/>
        </w:rPr>
      </w:pPr>
      <w:del w:id="628" w:author="Huang, Chengyu" w:date="2019-05-28T10:54:00Z">
        <w:r w:rsidDel="0055501D">
          <w:rPr>
            <w:rStyle w:val="FootnoteReference"/>
          </w:rPr>
          <w:footnoteRef/>
        </w:r>
        <w:r w:rsidDel="0055501D">
          <w:delText xml:space="preserve"> The former is a consequence of the Global Intangible Low Taxed income (GILTI) provision, the latter a consequence of the tighter limits on interest deduction and the Base Erosion Ant-Abuse Tax (BEAT). The movement towards territoriality may make Canada more attractive to U.S. investors (in ways not captured by the METR calculations) to the extent that, under the pre-reform system, they expected to face additional U.S. tax upon repatriation of their earnings.</w:delText>
        </w:r>
      </w:del>
    </w:p>
  </w:footnote>
  <w:footnote w:id="21">
    <w:p w14:paraId="0C756ED1" w14:textId="1547ED2F" w:rsidR="009B57E0" w:rsidDel="0055501D" w:rsidRDefault="009B57E0" w:rsidP="002420FD">
      <w:pPr>
        <w:pStyle w:val="FootnoteText"/>
        <w:rPr>
          <w:del w:id="636" w:author="Huang, Chengyu" w:date="2019-05-28T10:54:00Z"/>
        </w:rPr>
      </w:pPr>
      <w:del w:id="637" w:author="Huang, Chengyu" w:date="2019-05-28T10:54:00Z">
        <w:r w:rsidDel="0055501D">
          <w:rPr>
            <w:rStyle w:val="FootnoteReference"/>
          </w:rPr>
          <w:footnoteRef/>
        </w:r>
        <w:r w:rsidDel="0055501D">
          <w:delText xml:space="preserve"> </w:delText>
        </w:r>
        <w:r w:rsidDel="0055501D">
          <w:rPr>
            <w:rFonts w:eastAsia="Times New Roman"/>
          </w:rPr>
          <w:delText>Thin-capitalization rules disallow deduction of interest payment for debt above a certain threshold. They can apply to related-party debt, which is the current case in Canada; they are then aimed at “debt shifting”, the use of inter-company loans as a tax avoidance device. Alternatively, they can apply to total debt including both related-party and external debt; they are then aimed at ‘debt bias’, the tax incentive towards excess reliance on all kinds of debt, including third party loans.</w:delText>
        </w:r>
      </w:del>
    </w:p>
  </w:footnote>
  <w:footnote w:id="22">
    <w:p w14:paraId="102907EB" w14:textId="77777777" w:rsidR="009B57E0" w:rsidDel="0055501D" w:rsidRDefault="009B57E0" w:rsidP="002420FD">
      <w:pPr>
        <w:pStyle w:val="FootnoteText"/>
        <w:rPr>
          <w:del w:id="640" w:author="Huang, Chengyu" w:date="2019-05-28T10:54:00Z"/>
        </w:rPr>
      </w:pPr>
      <w:del w:id="641" w:author="Huang, Chengyu" w:date="2019-05-28T10:54:00Z">
        <w:r w:rsidDel="0055501D">
          <w:rPr>
            <w:rStyle w:val="FootnoteReference"/>
          </w:rPr>
          <w:footnoteRef/>
        </w:r>
        <w:r w:rsidDel="0055501D">
          <w:delText xml:space="preserve"> One recent estimate is that a 10-percentage point difference between the domestic CIT rate and the average foreign rate reduced profits by 12 percent (Beer and others, 2018).</w:delText>
        </w:r>
      </w:del>
    </w:p>
  </w:footnote>
  <w:footnote w:id="23">
    <w:p w14:paraId="287EC3C0" w14:textId="59137F4A" w:rsidR="009B57E0" w:rsidDel="0055501D" w:rsidRDefault="009B57E0">
      <w:pPr>
        <w:pStyle w:val="FootnoteText"/>
        <w:rPr>
          <w:del w:id="646" w:author="Huang, Chengyu" w:date="2019-05-28T10:54:00Z"/>
        </w:rPr>
      </w:pPr>
      <w:del w:id="647" w:author="Huang, Chengyu" w:date="2019-05-28T10:54:00Z">
        <w:r w:rsidDel="0055501D">
          <w:rPr>
            <w:rStyle w:val="FootnoteReference"/>
          </w:rPr>
          <w:footnoteRef/>
        </w:r>
        <w:r w:rsidDel="0055501D">
          <w:delText xml:space="preserve"> One meta-study concludes that a 10-percentage point reduction in a country’s METR increases its stock of FDI, on average and in the long run, by 40 percent (De Mooij and Ederveen, 2008).</w:delText>
        </w:r>
      </w:del>
    </w:p>
  </w:footnote>
  <w:footnote w:id="24">
    <w:p w14:paraId="22FD20F6" w14:textId="77777777" w:rsidR="009B57E0" w:rsidDel="0055501D" w:rsidRDefault="009B57E0" w:rsidP="00632584">
      <w:pPr>
        <w:pStyle w:val="FootnoteText"/>
        <w:rPr>
          <w:del w:id="651" w:author="Huang, Chengyu" w:date="2019-05-28T10:54:00Z"/>
        </w:rPr>
      </w:pPr>
      <w:del w:id="652" w:author="Huang, Chengyu" w:date="2019-05-28T10:54:00Z">
        <w:r w:rsidDel="0055501D">
          <w:rPr>
            <w:rStyle w:val="FootnoteReference"/>
          </w:rPr>
          <w:footnoteRef/>
        </w:r>
        <w:r w:rsidDel="0055501D">
          <w:delText xml:space="preserve"> On cash flow taxes, see Auerbach and others (2008, 2017); on the ACE, see Klemm (2007) and Michielse, de Mooij and van Peteghem (2015).</w:delText>
        </w:r>
      </w:del>
    </w:p>
  </w:footnote>
  <w:footnote w:id="25">
    <w:p w14:paraId="3953DE56" w14:textId="77777777" w:rsidR="009B57E0" w:rsidDel="0055501D" w:rsidRDefault="009B57E0" w:rsidP="00BB3B3C">
      <w:pPr>
        <w:pStyle w:val="FootnoteText"/>
        <w:spacing w:line="240" w:lineRule="exact"/>
        <w:rPr>
          <w:del w:id="700" w:author="Huang, Chengyu" w:date="2019-05-28T10:54:00Z"/>
        </w:rPr>
      </w:pPr>
      <w:del w:id="701" w:author="Huang, Chengyu" w:date="2019-05-28T10:54:00Z">
        <w:r w:rsidDel="0055501D">
          <w:rPr>
            <w:rStyle w:val="FootnoteReference"/>
          </w:rPr>
          <w:footnoteRef/>
        </w:r>
        <w:r w:rsidDel="0055501D">
          <w:delText>See 2017 Selected Issues Papers, “Macroprudential Tools at Work in Canada”, by Z. Arvai, I. Krznar, and Y. Ustyugova.</w:delText>
        </w:r>
      </w:del>
    </w:p>
  </w:footnote>
  <w:footnote w:id="26">
    <w:p w14:paraId="4C8BD4F7" w14:textId="78FA3A6B" w:rsidR="009B57E0" w:rsidDel="00F1263F" w:rsidRDefault="009B57E0" w:rsidP="00DE18A4">
      <w:pPr>
        <w:pStyle w:val="FootnoteText"/>
        <w:spacing w:line="240" w:lineRule="exact"/>
        <w:rPr>
          <w:del w:id="706" w:author="Huang, Chengyu" w:date="2019-05-28T12:44:00Z"/>
        </w:rPr>
      </w:pPr>
      <w:del w:id="707" w:author="Huang, Chengyu" w:date="2019-05-28T12:44:00Z">
        <w:r w:rsidDel="00F1263F">
          <w:rPr>
            <w:rStyle w:val="FootnoteReference"/>
          </w:rPr>
          <w:footnoteRef/>
        </w:r>
        <w:r w:rsidDel="00F1263F">
          <w:delText xml:space="preserve"> See SIP on “Improving Housing Affordability in Canada”.</w:delText>
        </w:r>
      </w:del>
    </w:p>
  </w:footnote>
  <w:footnote w:id="27">
    <w:p w14:paraId="28E437B9" w14:textId="42AB4A10" w:rsidR="009B57E0" w:rsidDel="00F1263F" w:rsidRDefault="009B57E0" w:rsidP="00DE18A4">
      <w:pPr>
        <w:pStyle w:val="FootnoteText"/>
        <w:spacing w:line="240" w:lineRule="exact"/>
        <w:rPr>
          <w:del w:id="710" w:author="Huang, Chengyu" w:date="2019-05-28T12:44:00Z"/>
        </w:rPr>
      </w:pPr>
      <w:del w:id="711" w:author="Huang, Chengyu" w:date="2019-05-28T12:44:00Z">
        <w:r w:rsidDel="00F1263F">
          <w:rPr>
            <w:rStyle w:val="FootnoteReference"/>
          </w:rPr>
          <w:footnoteRef/>
        </w:r>
        <w:r w:rsidDel="00F1263F">
          <w:delText xml:space="preserve"> The tax amounts to a capital flow management measure CFM) because it discriminates between residents and non-residents and limits capital flows. Staff recommends alternative measures that are in line with the IMF’s Institutional View on the Liberalization and Management of Capital Flows.</w:delText>
        </w:r>
      </w:del>
    </w:p>
  </w:footnote>
  <w:footnote w:id="28">
    <w:p w14:paraId="6FB8BAEE" w14:textId="209BE910" w:rsidR="009B57E0" w:rsidDel="00F1263F" w:rsidRDefault="009B57E0" w:rsidP="00DE18A4">
      <w:pPr>
        <w:pStyle w:val="FootnoteText"/>
        <w:spacing w:line="240" w:lineRule="exact"/>
        <w:rPr>
          <w:del w:id="712" w:author="Huang, Chengyu" w:date="2019-05-28T12:44:00Z"/>
        </w:rPr>
      </w:pPr>
      <w:del w:id="713" w:author="Huang, Chengyu" w:date="2019-05-28T12:44:00Z">
        <w:r w:rsidDel="00F1263F">
          <w:rPr>
            <w:rStyle w:val="FootnoteReference"/>
          </w:rPr>
          <w:footnoteRef/>
        </w:r>
        <w:r w:rsidRPr="000532CD" w:rsidDel="00F1263F">
          <w:delText xml:space="preserve"> The speculation tax is subject to a series of thresholds, exemptions and geographic refinements to focus the tax on people who own multiple homes</w:delText>
        </w:r>
        <w:r w:rsidDel="00F1263F">
          <w:delText xml:space="preserve"> that are</w:delText>
        </w:r>
        <w:r w:rsidRPr="000532CD" w:rsidDel="00F1263F">
          <w:delText xml:space="preserve"> left empty in overheated markets</w:delText>
        </w:r>
        <w:r w:rsidDel="00F1263F">
          <w:delText>.</w:delText>
        </w:r>
      </w:del>
    </w:p>
  </w:footnote>
  <w:footnote w:id="29">
    <w:p w14:paraId="3D9E6579" w14:textId="610E07D8" w:rsidR="009B57E0" w:rsidDel="00F1263F" w:rsidRDefault="009B57E0" w:rsidP="00D57C8A">
      <w:pPr>
        <w:pStyle w:val="FootnoteText"/>
        <w:rPr>
          <w:del w:id="717" w:author="Huang, Chengyu" w:date="2019-05-28T12:44:00Z"/>
        </w:rPr>
      </w:pPr>
      <w:del w:id="718" w:author="Huang, Chengyu" w:date="2019-05-28T12:44:00Z">
        <w:r w:rsidDel="00F1263F">
          <w:rPr>
            <w:rStyle w:val="FootnoteReference"/>
          </w:rPr>
          <w:footnoteRef/>
        </w:r>
        <w:r w:rsidDel="00F1263F">
          <w:delText xml:space="preserve"> See </w:delText>
        </w:r>
        <w:r w:rsidR="00EA3BCB" w:rsidDel="00F1263F">
          <w:fldChar w:fldCharType="begin"/>
        </w:r>
        <w:r w:rsidR="00EA3BCB" w:rsidDel="00F1263F">
          <w:delInstrText xml:space="preserve"> HYPERLINK "https://www.bis.org/publ/qtrpdf/r_qt1803.pdf" </w:delInstrText>
        </w:r>
        <w:r w:rsidR="00EA3BCB" w:rsidDel="00F1263F">
          <w:fldChar w:fldCharType="separate"/>
        </w:r>
        <w:r w:rsidRPr="00B66574" w:rsidDel="00F1263F">
          <w:rPr>
            <w:rStyle w:val="Hyperlink"/>
            <w:rFonts w:eastAsia="Times New Roman"/>
            <w:color w:val="auto"/>
            <w:u w:val="none"/>
          </w:rPr>
          <w:delText>BIS 2018Q1 report</w:delText>
        </w:r>
        <w:r w:rsidR="00EA3BCB" w:rsidDel="00F1263F">
          <w:rPr>
            <w:rStyle w:val="Hyperlink"/>
            <w:rFonts w:eastAsia="Times New Roman"/>
            <w:color w:val="auto"/>
            <w:u w:val="none"/>
          </w:rPr>
          <w:fldChar w:fldCharType="end"/>
        </w:r>
        <w:r w:rsidRPr="00B66574" w:rsidDel="00F1263F">
          <w:rPr>
            <w:rFonts w:eastAsia="Times New Roman"/>
          </w:rPr>
          <w:delText>,</w:delText>
        </w:r>
        <w:r w:rsidDel="00F1263F">
          <w:rPr>
            <w:rFonts w:eastAsia="Times New Roman"/>
          </w:rPr>
          <w:delText xml:space="preserve"> page 38.</w:delText>
        </w:r>
      </w:del>
    </w:p>
  </w:footnote>
  <w:footnote w:id="30">
    <w:p w14:paraId="57CCA850" w14:textId="634C8AC2" w:rsidR="009B57E0" w:rsidDel="00F1263F" w:rsidRDefault="009B57E0" w:rsidP="0060205C">
      <w:pPr>
        <w:pStyle w:val="FootnoteText"/>
        <w:rPr>
          <w:del w:id="723" w:author="Huang, Chengyu" w:date="2019-05-28T12:43:00Z"/>
        </w:rPr>
      </w:pPr>
      <w:del w:id="724" w:author="Huang, Chengyu" w:date="2019-05-28T12:43:00Z">
        <w:r w:rsidDel="00F1263F">
          <w:rPr>
            <w:rStyle w:val="FootnoteReference"/>
          </w:rPr>
          <w:footnoteRef/>
        </w:r>
        <w:r w:rsidDel="00F1263F">
          <w:delText xml:space="preserve"> The results also show that macroprudential policy might be more effective than property tax policy in achieving overall macroeconomic and financial stability. Specifically, significant swings in tax rates are required to achieve similar outcomes to macroprudential policy actions involving relatively minor changes in LTV limits. See SIP for details. </w:delText>
        </w:r>
      </w:del>
    </w:p>
  </w:footnote>
  <w:footnote w:id="31">
    <w:p w14:paraId="7176B328" w14:textId="2BF2B063" w:rsidR="009B57E0" w:rsidDel="00F1263F" w:rsidRDefault="009B57E0">
      <w:pPr>
        <w:pStyle w:val="FootnoteText"/>
        <w:rPr>
          <w:del w:id="730" w:author="Huang, Chengyu" w:date="2019-05-28T12:43:00Z"/>
        </w:rPr>
      </w:pPr>
      <w:del w:id="731" w:author="Huang, Chengyu" w:date="2019-05-28T12:43:00Z">
        <w:r w:rsidDel="00F1263F">
          <w:rPr>
            <w:rStyle w:val="FootnoteReference"/>
          </w:rPr>
          <w:footnoteRef/>
        </w:r>
        <w:r w:rsidDel="00F1263F">
          <w:delText xml:space="preserve"> See SIP. </w:delText>
        </w:r>
      </w:del>
    </w:p>
  </w:footnote>
  <w:footnote w:id="32">
    <w:p w14:paraId="2E761A93" w14:textId="77777777" w:rsidR="009B57E0" w:rsidDel="00F1263F" w:rsidRDefault="009B57E0" w:rsidP="003F1B85">
      <w:pPr>
        <w:pStyle w:val="FootnoteText"/>
        <w:rPr>
          <w:del w:id="878" w:author="Huang, Chengyu" w:date="2019-05-28T12:43:00Z"/>
        </w:rPr>
      </w:pPr>
      <w:del w:id="879" w:author="Huang, Chengyu" w:date="2019-05-28T12:43:00Z">
        <w:r w:rsidDel="00F1263F">
          <w:rPr>
            <w:rStyle w:val="FootnoteReference"/>
          </w:rPr>
          <w:footnoteRef/>
        </w:r>
        <w:r w:rsidDel="00F1263F">
          <w:delText xml:space="preserve"> The countries covered by the agreement are: </w:delText>
        </w:r>
        <w:r w:rsidRPr="00782E97" w:rsidDel="00F1263F">
          <w:delText>Australia, Brunei, Canada, Chile, Japan, Malaysia, Mexico, New Zealand, Peru, Singapore and Vietnam.</w:delText>
        </w:r>
      </w:del>
    </w:p>
  </w:footnote>
  <w:footnote w:id="33">
    <w:p w14:paraId="7F6BA7BF" w14:textId="77777777" w:rsidR="009B57E0" w:rsidRPr="00304B62" w:rsidDel="00F1263F" w:rsidRDefault="009B57E0" w:rsidP="00F54411">
      <w:pPr>
        <w:pStyle w:val="FootnoteText"/>
        <w:rPr>
          <w:del w:id="883" w:author="Huang, Chengyu" w:date="2019-05-28T12:43:00Z"/>
          <w:szCs w:val="18"/>
        </w:rPr>
      </w:pPr>
      <w:del w:id="884" w:author="Huang, Chengyu" w:date="2019-05-28T12:43:00Z">
        <w:r w:rsidDel="00F1263F">
          <w:rPr>
            <w:rStyle w:val="FootnoteReference"/>
          </w:rPr>
          <w:footnoteRef/>
        </w:r>
        <w:r w:rsidDel="00F1263F">
          <w:delText xml:space="preserve"> </w:delText>
        </w:r>
        <w:r w:rsidRPr="00BE267C" w:rsidDel="00F1263F">
          <w:delText xml:space="preserve">Foreign investments are subject to review and approval under the Investment Canada Act (ICA). There are restrictions to foreign ownership in several sectors including telecom, broadcasting, financial services, commercial aviation, energy, fishing, and mining. In addition, there are regulatory barriers targeted at foreign suppliers in fixed and mobile telecom, maritime and air transport, film and video distribution, book publishing, broadcasting, uranium mining, fishing, patenting and trademarking, customs brokering, and other professional services (e.g. accountancy, architecture, </w:delText>
        </w:r>
        <w:r w:rsidRPr="00304B62" w:rsidDel="00F1263F">
          <w:rPr>
            <w:szCs w:val="18"/>
          </w:rPr>
          <w:delText>engineering and legal professions).</w:delText>
        </w:r>
      </w:del>
    </w:p>
  </w:footnote>
  <w:footnote w:id="34">
    <w:p w14:paraId="31E4FD02" w14:textId="2C935C90" w:rsidR="009B57E0" w:rsidRPr="00304B62" w:rsidDel="00F1263F" w:rsidRDefault="009B57E0" w:rsidP="00304B62">
      <w:pPr>
        <w:pStyle w:val="FootnoteText"/>
        <w:rPr>
          <w:del w:id="885" w:author="Huang, Chengyu" w:date="2019-05-28T12:43:00Z"/>
          <w:szCs w:val="18"/>
        </w:rPr>
      </w:pPr>
      <w:del w:id="886" w:author="Huang, Chengyu" w:date="2019-05-28T12:43:00Z">
        <w:r w:rsidRPr="00304B62" w:rsidDel="00F1263F">
          <w:rPr>
            <w:rStyle w:val="FootnoteReference"/>
            <w:sz w:val="18"/>
            <w:szCs w:val="18"/>
          </w:rPr>
          <w:footnoteRef/>
        </w:r>
        <w:r w:rsidRPr="00304B62" w:rsidDel="00F1263F">
          <w:rPr>
            <w:szCs w:val="18"/>
          </w:rPr>
          <w:delText xml:space="preserve"> For example, foreign suppliers face restrictions when participating in public procurement contracts. Sectors with foreign participation restrictions in procurement include transportation services, computer services, construction, telecom, and professional services.</w:delText>
        </w:r>
      </w:del>
    </w:p>
  </w:footnote>
  <w:footnote w:id="35">
    <w:p w14:paraId="1F5C2E08" w14:textId="16524F0A" w:rsidR="009B57E0" w:rsidRPr="007D6648" w:rsidDel="00F1263F" w:rsidRDefault="009B57E0">
      <w:pPr>
        <w:pStyle w:val="FootnoteText"/>
        <w:rPr>
          <w:del w:id="887" w:author="Huang, Chengyu" w:date="2019-05-28T12:43:00Z"/>
          <w:rPrChange w:id="888" w:author="Ochoa, Javier" w:date="2018-06-08T15:24:00Z">
            <w:rPr>
              <w:del w:id="889" w:author="Huang, Chengyu" w:date="2019-05-28T12:43:00Z"/>
              <w:rFonts w:asciiTheme="minorHAnsi" w:hAnsiTheme="minorHAnsi"/>
              <w:sz w:val="18"/>
            </w:rPr>
          </w:rPrChange>
        </w:rPr>
        <w:pPrChange w:id="890" w:author="Ochoa, Javier" w:date="2018-06-08T15:24:00Z">
          <w:pPr>
            <w:autoSpaceDE w:val="0"/>
            <w:autoSpaceDN w:val="0"/>
            <w:adjustRightInd w:val="0"/>
            <w:spacing w:after="120" w:line="220" w:lineRule="exact"/>
          </w:pPr>
        </w:pPrChange>
      </w:pPr>
      <w:del w:id="891" w:author="Huang, Chengyu" w:date="2019-05-28T12:43:00Z">
        <w:r w:rsidRPr="00304B62" w:rsidDel="00F1263F">
          <w:rPr>
            <w:rStyle w:val="FootnoteReference"/>
            <w:sz w:val="18"/>
            <w:szCs w:val="18"/>
          </w:rPr>
          <w:footnoteRef/>
        </w:r>
        <w:r w:rsidRPr="00312042" w:rsidDel="00F1263F">
          <w:rPr>
            <w:szCs w:val="18"/>
          </w:rPr>
          <w:delText xml:space="preserve"> </w:delText>
        </w:r>
        <w:r w:rsidRPr="003C1C7E" w:rsidDel="00F1263F">
          <w:delText>See</w:delText>
        </w:r>
        <w:r w:rsidRPr="00312042" w:rsidDel="00F1263F">
          <w:rPr>
            <w:szCs w:val="18"/>
          </w:rPr>
          <w:delText xml:space="preserve"> Chapter 4</w:delText>
        </w:r>
        <w:r w:rsidDel="00F1263F">
          <w:rPr>
            <w:szCs w:val="18"/>
          </w:rPr>
          <w:delText xml:space="preserve"> “</w:delText>
        </w:r>
        <w:r w:rsidRPr="00312042" w:rsidDel="00F1263F">
          <w:rPr>
            <w:szCs w:val="18"/>
          </w:rPr>
          <w:delText>Is Productivity Growth Shared in a Globalized Economy?</w:delText>
        </w:r>
        <w:r w:rsidDel="00F1263F">
          <w:rPr>
            <w:szCs w:val="18"/>
          </w:rPr>
          <w:delText>”</w:delText>
        </w:r>
        <w:r w:rsidRPr="00312042" w:rsidDel="00F1263F">
          <w:rPr>
            <w:szCs w:val="18"/>
          </w:rPr>
          <w:delText xml:space="preserve"> of the World Economic Outlook, April 2018. IMF.</w:delText>
        </w:r>
      </w:del>
    </w:p>
  </w:footnote>
  <w:footnote w:id="36">
    <w:p w14:paraId="0A2F1A06" w14:textId="2BACA5D9" w:rsidR="009B57E0" w:rsidRPr="003374A5" w:rsidDel="00F1263F" w:rsidRDefault="009B57E0" w:rsidP="007D6648">
      <w:pPr>
        <w:pStyle w:val="FootnoteText"/>
        <w:rPr>
          <w:del w:id="895" w:author="Huang, Chengyu" w:date="2019-05-28T12:43:00Z"/>
        </w:rPr>
      </w:pPr>
      <w:del w:id="896" w:author="Huang, Chengyu" w:date="2019-05-28T12:43:00Z">
        <w:r w:rsidDel="00F1263F">
          <w:rPr>
            <w:rStyle w:val="FootnoteReference"/>
          </w:rPr>
          <w:footnoteRef/>
        </w:r>
        <w:r w:rsidDel="00F1263F">
          <w:delText xml:space="preserve"> </w:delText>
        </w:r>
        <w:r w:rsidRPr="003C1C7E" w:rsidDel="00F1263F">
          <w:delText xml:space="preserve">The 2018 Federal Budget has allocated $11.5 million over the next three years to review regulatory burden on innovation and business investment. The federal government has also committed to introducing legislation and an e-regulation system to streamline </w:delText>
        </w:r>
        <w:r w:rsidDel="00F1263F">
          <w:delText>legislative</w:delText>
        </w:r>
        <w:r w:rsidRPr="003C1C7E" w:rsidDel="00F1263F">
          <w:delText xml:space="preserve"> burden on businesses. </w:delText>
        </w:r>
      </w:del>
    </w:p>
    <w:p w14:paraId="4EC2BA7D" w14:textId="0622D115" w:rsidR="009B57E0" w:rsidDel="00F1263F" w:rsidRDefault="009B57E0">
      <w:pPr>
        <w:pStyle w:val="FootnoteText"/>
        <w:rPr>
          <w:del w:id="897" w:author="Huang, Chengyu" w:date="2019-05-28T12:43:00Z"/>
        </w:rPr>
      </w:pPr>
    </w:p>
  </w:footnote>
  <w:footnote w:id="37">
    <w:p w14:paraId="63BD5233" w14:textId="77777777" w:rsidR="009B57E0" w:rsidRPr="00304B62" w:rsidDel="00F1263F" w:rsidRDefault="009B57E0" w:rsidP="00304B62">
      <w:pPr>
        <w:autoSpaceDE w:val="0"/>
        <w:autoSpaceDN w:val="0"/>
        <w:adjustRightInd w:val="0"/>
        <w:spacing w:line="220" w:lineRule="exact"/>
        <w:rPr>
          <w:del w:id="922" w:author="Huang, Chengyu" w:date="2019-05-28T12:43:00Z"/>
          <w:rFonts w:ascii="SegoeUI" w:hAnsi="SegoeUI" w:cs="SegoeUI"/>
          <w:sz w:val="18"/>
          <w:szCs w:val="18"/>
        </w:rPr>
      </w:pPr>
      <w:del w:id="923" w:author="Huang, Chengyu" w:date="2019-05-28T12:43:00Z">
        <w:r w:rsidRPr="00304B62" w:rsidDel="00F1263F">
          <w:rPr>
            <w:rStyle w:val="FootnoteReference"/>
            <w:sz w:val="18"/>
            <w:szCs w:val="18"/>
          </w:rPr>
          <w:footnoteRef/>
        </w:r>
        <w:r w:rsidRPr="00304B62" w:rsidDel="00F1263F">
          <w:rPr>
            <w:sz w:val="18"/>
            <w:szCs w:val="18"/>
          </w:rPr>
          <w:delText xml:space="preserve"> </w:delText>
        </w:r>
        <w:r w:rsidRPr="00304B62" w:rsidDel="00F1263F">
          <w:rPr>
            <w:rFonts w:ascii="SegoeUI" w:hAnsi="SegoeUI" w:cs="SegoeUI"/>
            <w:sz w:val="18"/>
            <w:szCs w:val="18"/>
          </w:rPr>
          <w:delText>In Canada, small businesses (with employment less than 100 persons) make up 70 percent of total employment</w:delText>
        </w:r>
      </w:del>
    </w:p>
    <w:p w14:paraId="403946C5" w14:textId="685F6AFC" w:rsidR="009B57E0" w:rsidDel="00F1263F" w:rsidRDefault="009B57E0" w:rsidP="00304B62">
      <w:pPr>
        <w:autoSpaceDE w:val="0"/>
        <w:autoSpaceDN w:val="0"/>
        <w:adjustRightInd w:val="0"/>
        <w:spacing w:after="120" w:line="220" w:lineRule="exact"/>
        <w:rPr>
          <w:del w:id="924" w:author="Huang, Chengyu" w:date="2019-05-28T12:43:00Z"/>
        </w:rPr>
      </w:pPr>
      <w:del w:id="925" w:author="Huang, Chengyu" w:date="2019-05-28T12:43:00Z">
        <w:r w:rsidRPr="00304B62" w:rsidDel="00F1263F">
          <w:rPr>
            <w:rFonts w:ascii="SegoeUI" w:hAnsi="SegoeUI" w:cs="SegoeUI"/>
            <w:sz w:val="18"/>
            <w:szCs w:val="18"/>
          </w:rPr>
          <w:delText>in the private sector (Source: Industry Canada, 2013, Key Small Business Statistics). Tax incentives take the form of lower corporate tax rates and higher R&amp;D investment tax credit.</w:delText>
        </w:r>
      </w:del>
    </w:p>
  </w:footnote>
  <w:footnote w:id="38">
    <w:p w14:paraId="4971618A" w14:textId="0F27CA2A" w:rsidR="009B57E0" w:rsidRPr="007C5864" w:rsidDel="00F1263F" w:rsidRDefault="009B57E0" w:rsidP="00E350BA">
      <w:pPr>
        <w:pStyle w:val="FootnoteText"/>
        <w:rPr>
          <w:del w:id="929" w:author="Huang, Chengyu" w:date="2019-05-28T12:43:00Z"/>
          <w:rFonts w:cs="Segoe UI"/>
          <w:szCs w:val="18"/>
        </w:rPr>
      </w:pPr>
      <w:del w:id="930" w:author="Huang, Chengyu" w:date="2019-05-28T12:43:00Z">
        <w:r w:rsidRPr="007C5864" w:rsidDel="00F1263F">
          <w:rPr>
            <w:rStyle w:val="FootnoteReference"/>
            <w:rFonts w:cs="Segoe UI"/>
            <w:szCs w:val="18"/>
          </w:rPr>
          <w:footnoteRef/>
        </w:r>
        <w:r w:rsidRPr="007C5864" w:rsidDel="00F1263F">
          <w:rPr>
            <w:rFonts w:cs="Segoe UI"/>
            <w:szCs w:val="18"/>
          </w:rPr>
          <w:delText xml:space="preserve"> </w:delText>
        </w:r>
        <w:r w:rsidRPr="00184F9D" w:rsidDel="00F1263F">
          <w:rPr>
            <w:rFonts w:ascii="SegoeUI" w:hAnsi="SegoeUI" w:cs="SegoeUI"/>
            <w:szCs w:val="18"/>
          </w:rPr>
          <w:delText>The Minister</w:delText>
        </w:r>
        <w:r w:rsidRPr="007C5864" w:rsidDel="00F1263F">
          <w:rPr>
            <w:rFonts w:cs="Segoe UI"/>
            <w:szCs w:val="18"/>
          </w:rPr>
          <w:delText xml:space="preserve"> of Finance </w:delText>
        </w:r>
        <w:r w:rsidDel="00F1263F">
          <w:rPr>
            <w:rFonts w:cs="Segoe UI"/>
            <w:szCs w:val="18"/>
          </w:rPr>
          <w:delText>also established</w:delText>
        </w:r>
        <w:r w:rsidRPr="00184F9D" w:rsidDel="00F1263F">
          <w:rPr>
            <w:rFonts w:ascii="SegoeUI" w:hAnsi="SegoeUI" w:cs="SegoeUI"/>
            <w:szCs w:val="18"/>
          </w:rPr>
          <w:delText xml:space="preserve"> the Advisory Council on Economic Growth </w:delText>
        </w:r>
        <w:r w:rsidRPr="007C5864" w:rsidDel="00F1263F">
          <w:rPr>
            <w:rFonts w:cs="Segoe UI"/>
            <w:szCs w:val="18"/>
          </w:rPr>
          <w:delText>in March 2016</w:delText>
        </w:r>
        <w:r w:rsidDel="00F1263F">
          <w:rPr>
            <w:rFonts w:cs="Segoe UI"/>
            <w:szCs w:val="18"/>
          </w:rPr>
          <w:delText xml:space="preserve"> </w:delText>
        </w:r>
        <w:r w:rsidRPr="00184F9D" w:rsidDel="00F1263F">
          <w:rPr>
            <w:rFonts w:ascii="SegoeUI" w:hAnsi="SegoeUI" w:cs="SegoeUI"/>
            <w:szCs w:val="18"/>
          </w:rPr>
          <w:delText>to solicit ideas from the private sector and academia</w:delText>
        </w:r>
        <w:r w:rsidDel="00F1263F">
          <w:rPr>
            <w:rFonts w:ascii="SegoeUI" w:hAnsi="SegoeUI" w:cs="SegoeUI"/>
            <w:szCs w:val="18"/>
          </w:rPr>
          <w:delText xml:space="preserve">. </w:delText>
        </w:r>
        <w:r w:rsidRPr="007C5864" w:rsidDel="00F1263F">
          <w:rPr>
            <w:rFonts w:cs="Segoe UI"/>
            <w:szCs w:val="18"/>
          </w:rPr>
          <w:delText>The council comprises 14 members, including Canadian and international business, finance executives, and academia.</w:delText>
        </w:r>
      </w:del>
    </w:p>
  </w:footnote>
  <w:footnote w:id="39">
    <w:p w14:paraId="4E14368E" w14:textId="77777777" w:rsidR="009B57E0" w:rsidRPr="00206D6A" w:rsidDel="00F1263F" w:rsidRDefault="009B57E0" w:rsidP="00E350BA">
      <w:pPr>
        <w:pStyle w:val="FootnoteText"/>
        <w:rPr>
          <w:del w:id="937" w:author="Huang, Chengyu" w:date="2019-05-28T12:43:00Z"/>
          <w:szCs w:val="18"/>
        </w:rPr>
      </w:pPr>
      <w:del w:id="938" w:author="Huang, Chengyu" w:date="2019-05-28T12:43:00Z">
        <w:r w:rsidRPr="00206D6A" w:rsidDel="00F1263F">
          <w:rPr>
            <w:rStyle w:val="FootnoteReference"/>
            <w:szCs w:val="18"/>
          </w:rPr>
          <w:footnoteRef/>
        </w:r>
        <w:r w:rsidRPr="00206D6A" w:rsidDel="00F1263F">
          <w:rPr>
            <w:szCs w:val="18"/>
          </w:rPr>
          <w:delText xml:space="preserve"> Recent programs include Innovative Solutions Canada, which promotes government consumption of R&amp;D heavy goods, a Pan-Canadian Artificial Intelligence Strategy aimed at attracting top-talent on the subject, and a program aimed at identifying skill gaps and development opportunities.</w:delText>
        </w:r>
      </w:del>
    </w:p>
  </w:footnote>
  <w:footnote w:id="40">
    <w:p w14:paraId="0EAF0189" w14:textId="1B50DD84" w:rsidR="009B57E0" w:rsidRPr="00206D6A" w:rsidDel="00F1263F" w:rsidRDefault="009B57E0" w:rsidP="00E350BA">
      <w:pPr>
        <w:pStyle w:val="FootnoteText"/>
        <w:rPr>
          <w:del w:id="939" w:author="Huang, Chengyu" w:date="2019-05-28T12:43:00Z"/>
          <w:szCs w:val="18"/>
        </w:rPr>
      </w:pPr>
      <w:del w:id="940" w:author="Huang, Chengyu" w:date="2019-05-28T12:43:00Z">
        <w:r w:rsidRPr="00206D6A" w:rsidDel="00F1263F">
          <w:rPr>
            <w:rStyle w:val="FootnoteReference"/>
            <w:szCs w:val="18"/>
          </w:rPr>
          <w:footnoteRef/>
        </w:r>
        <w:r w:rsidRPr="00206D6A" w:rsidDel="00F1263F">
          <w:rPr>
            <w:szCs w:val="18"/>
          </w:rPr>
          <w:delText xml:space="preserve"> The five superclusters were selected in February 2018. These include the Ocean Supercluster in Atlantic Canada; the AI-Powered Supply Chains Supercluster in Quebec; the Advanced Manufacturing Supercluster in Ontario; the Protein Industries Supercluster in Manitoba, Saskatchewan, and Alberta; and the Digital Technology Supercluster in British Columbia. </w:delText>
        </w:r>
      </w:del>
    </w:p>
  </w:footnote>
  <w:footnote w:id="41">
    <w:p w14:paraId="1B338BB3" w14:textId="77777777" w:rsidR="009B57E0" w:rsidRPr="00206D6A" w:rsidDel="00F1263F" w:rsidRDefault="009B57E0" w:rsidP="00184F9D">
      <w:pPr>
        <w:pStyle w:val="FootnoteText"/>
        <w:spacing w:after="0"/>
        <w:rPr>
          <w:del w:id="950" w:author="Huang, Chengyu" w:date="2019-05-28T12:43:00Z"/>
          <w:szCs w:val="18"/>
        </w:rPr>
      </w:pPr>
      <w:del w:id="951" w:author="Huang, Chengyu" w:date="2019-05-28T12:43:00Z">
        <w:r w:rsidRPr="00206D6A" w:rsidDel="00F1263F">
          <w:rPr>
            <w:rStyle w:val="FootnoteReference"/>
            <w:szCs w:val="18"/>
          </w:rPr>
          <w:footnoteRef/>
        </w:r>
        <w:r w:rsidRPr="00206D6A" w:rsidDel="00F1263F">
          <w:rPr>
            <w:szCs w:val="18"/>
          </w:rPr>
          <w:delText xml:space="preserve"> The Strategic Innovation Fund intends to gather $1.26 billion funds over five years, including $1.06 billion from consolidating de-centralized programs.</w:delText>
        </w:r>
      </w:del>
    </w:p>
  </w:footnote>
  <w:footnote w:id="42">
    <w:p w14:paraId="0A6D5D81" w14:textId="1715D81D" w:rsidR="009B57E0" w:rsidDel="00F1263F" w:rsidRDefault="009B57E0">
      <w:pPr>
        <w:pStyle w:val="FootnoteText"/>
        <w:rPr>
          <w:del w:id="958" w:author="Huang, Chengyu" w:date="2019-05-28T12:43:00Z"/>
        </w:rPr>
      </w:pPr>
      <w:del w:id="959" w:author="Huang, Chengyu" w:date="2019-05-28T12:43:00Z">
        <w:r w:rsidDel="00F1263F">
          <w:rPr>
            <w:rStyle w:val="FootnoteReference"/>
          </w:rPr>
          <w:footnoteRef/>
        </w:r>
        <w:r w:rsidDel="00F1263F">
          <w:delText xml:space="preserve"> </w:delText>
        </w:r>
        <w:r w:rsidRPr="00843BF1" w:rsidDel="00F1263F">
          <w:rPr>
            <w:szCs w:val="18"/>
          </w:rPr>
          <w:delText>Gal, P and A. Hijzen “</w:delText>
        </w:r>
        <w:r w:rsidRPr="00843BF1" w:rsidDel="00F1263F">
          <w:rPr>
            <w:szCs w:val="18"/>
            <w:lang w:val="en"/>
          </w:rPr>
          <w:delText>The Short-Term Impact of Product Market Reforms: A cross-country firm-level analysis” IMF, 2016</w:delText>
        </w:r>
      </w:del>
    </w:p>
  </w:footnote>
  <w:footnote w:id="43">
    <w:p w14:paraId="2490DCA6" w14:textId="68F51AE7" w:rsidR="009B57E0" w:rsidRPr="00843BF1" w:rsidDel="00F1263F" w:rsidRDefault="009B57E0" w:rsidP="00304B62">
      <w:pPr>
        <w:pStyle w:val="FootnoteText"/>
        <w:rPr>
          <w:del w:id="963" w:author="Huang, Chengyu" w:date="2019-05-28T12:43:00Z"/>
        </w:rPr>
      </w:pPr>
      <w:del w:id="964" w:author="Huang, Chengyu" w:date="2019-05-28T12:43:00Z">
        <w:r w:rsidRPr="00843BF1" w:rsidDel="00F1263F">
          <w:rPr>
            <w:rStyle w:val="FootnoteReference"/>
          </w:rPr>
          <w:footnoteRef/>
        </w:r>
        <w:r w:rsidRPr="00843BF1" w:rsidDel="00F1263F">
          <w:delText xml:space="preserve"> See for instance Peri, Shih and Sparber (2015) “STEM Workers, H-1B Visas,</w:delText>
        </w:r>
        <w:r w:rsidDel="00F1263F">
          <w:delText xml:space="preserve"> and Productivity in US Cities” and</w:delText>
        </w:r>
        <w:r w:rsidRPr="00CB1590" w:rsidDel="00F1263F">
          <w:delText xml:space="preserve"> </w:delText>
        </w:r>
        <w:r w:rsidRPr="00843BF1" w:rsidDel="00F1263F">
          <w:rPr>
            <w:rFonts w:ascii="SegoeUI" w:eastAsiaTheme="minorHAnsi" w:hAnsi="SegoeUI" w:cs="SegoeUI"/>
            <w:szCs w:val="16"/>
          </w:rPr>
          <w:delText>Jaumotte, Florence, Ksenia Kolo</w:delText>
        </w:r>
        <w:r w:rsidDel="00F1263F">
          <w:rPr>
            <w:rFonts w:ascii="SegoeUI" w:eastAsiaTheme="minorHAnsi" w:hAnsi="SegoeUI" w:cs="SegoeUI"/>
            <w:szCs w:val="16"/>
          </w:rPr>
          <w:delText>skova, and Sweta C. Saxena (2016)</w:delText>
        </w:r>
        <w:r w:rsidRPr="00843BF1" w:rsidDel="00F1263F">
          <w:rPr>
            <w:rFonts w:ascii="SegoeUI" w:eastAsiaTheme="minorHAnsi" w:hAnsi="SegoeUI" w:cs="SegoeUI"/>
            <w:szCs w:val="16"/>
          </w:rPr>
          <w:delText xml:space="preserve"> “Impact of Migration on Income Levels in Advanced Economies.”</w:delText>
        </w:r>
        <w:r w:rsidRPr="00CB1590" w:rsidDel="00F1263F">
          <w:delText xml:space="preserve"> </w:delText>
        </w:r>
        <w:r w:rsidRPr="00843BF1" w:rsidDel="00F1263F">
          <w:delText>Jaumotte et al (2016) find that a one percent increase in the share of migrants in the working age population can boost GDP per capita over the long term by up to 2 percent, with both low and high skilled workers having positive growth effects</w:delText>
        </w:r>
        <w:r w:rsidDel="00F1263F">
          <w:delText>.</w:delText>
        </w:r>
      </w:del>
    </w:p>
  </w:footnote>
  <w:footnote w:id="44">
    <w:p w14:paraId="5A838E08" w14:textId="77777777" w:rsidR="009B57E0" w:rsidRPr="00206D6A" w:rsidDel="00F1263F" w:rsidRDefault="009B57E0" w:rsidP="00304B62">
      <w:pPr>
        <w:pStyle w:val="FootnoteText"/>
        <w:rPr>
          <w:del w:id="968" w:author="Huang, Chengyu" w:date="2019-05-28T12:43:00Z"/>
        </w:rPr>
      </w:pPr>
      <w:del w:id="969" w:author="Huang, Chengyu" w:date="2019-05-28T12:43:00Z">
        <w:r w:rsidRPr="00206D6A" w:rsidDel="00F1263F">
          <w:rPr>
            <w:rStyle w:val="FootnoteReference"/>
          </w:rPr>
          <w:footnoteRef/>
        </w:r>
        <w:r w:rsidRPr="00206D6A" w:rsidDel="00F1263F">
          <w:delText xml:space="preserve"> See “450,000 Immigrants Annually? Integration is Imperative to Growth”, The Conference Board of Canada 2017. </w:delText>
        </w:r>
      </w:del>
    </w:p>
  </w:footnote>
  <w:footnote w:id="45">
    <w:p w14:paraId="03ECA273" w14:textId="77777777" w:rsidR="009B57E0" w:rsidDel="00F1263F" w:rsidRDefault="009B57E0" w:rsidP="00304B62">
      <w:pPr>
        <w:pStyle w:val="FootnoteText"/>
        <w:rPr>
          <w:del w:id="970" w:author="Huang, Chengyu" w:date="2019-05-28T12:43:00Z"/>
        </w:rPr>
      </w:pPr>
      <w:del w:id="971" w:author="Huang, Chengyu" w:date="2019-05-28T12:43:00Z">
        <w:r w:rsidRPr="00206D6A" w:rsidDel="00F1263F">
          <w:rPr>
            <w:rStyle w:val="FootnoteReference"/>
          </w:rPr>
          <w:footnoteRef/>
        </w:r>
        <w:r w:rsidRPr="00206D6A" w:rsidDel="00F1263F">
          <w:delText xml:space="preserve"> The authorities have taken several initiatives to improve labor market outcomes and expand absorption capacity.  The initiatives have included adjusting the talent-based selection criteria, increasing language proficiency standards, requiring an Educational Credential Assessment to qualify for certain immigration programs, increasing settlement aid spending, improving pre-arrival services, passing fairness legislation to improve access to regulated professions, providing employers and provinces a greater role in the immigrant selection process, and offering more permanent residence pathways for temporary residents for high-wage earners.</w:delText>
        </w:r>
      </w:del>
    </w:p>
  </w:footnote>
  <w:footnote w:id="46">
    <w:p w14:paraId="3A634211" w14:textId="38C8CDCD" w:rsidR="009B57E0" w:rsidDel="00F1263F" w:rsidRDefault="009B57E0">
      <w:pPr>
        <w:pStyle w:val="FootnoteText"/>
        <w:rPr>
          <w:del w:id="2309" w:author="Huang, Chengyu" w:date="2019-05-28T12:45:00Z"/>
        </w:rPr>
      </w:pPr>
      <w:del w:id="2310" w:author="Huang, Chengyu" w:date="2019-05-28T12:45:00Z">
        <w:r w:rsidDel="00F1263F">
          <w:rPr>
            <w:rStyle w:val="FootnoteReference"/>
          </w:rPr>
          <w:footnoteRef/>
        </w:r>
        <w:r w:rsidDel="00F1263F">
          <w:delText xml:space="preserve"> The average debt of 10 S&amp;P AAA-rated economies (excluding Japan and Liechtenstein). The ratio rises to 71.1 percent of GDP if Japan is included.</w:delText>
        </w:r>
      </w:del>
    </w:p>
  </w:footnote>
  <w:footnote w:id="47">
    <w:p w14:paraId="3234257B" w14:textId="77777777" w:rsidR="009B57E0" w:rsidDel="00F1263F" w:rsidRDefault="009B57E0" w:rsidP="00C67657">
      <w:pPr>
        <w:pStyle w:val="FootnoteText"/>
        <w:rPr>
          <w:del w:id="2431" w:author="Huang, Chengyu" w:date="2019-05-28T12:45:00Z"/>
        </w:rPr>
      </w:pPr>
      <w:del w:id="2432" w:author="Huang, Chengyu" w:date="2019-05-28T12:45:00Z">
        <w:r w:rsidDel="00F1263F">
          <w:rPr>
            <w:rStyle w:val="FootnoteReference"/>
          </w:rPr>
          <w:footnoteRef/>
        </w:r>
        <w:r w:rsidDel="00F1263F">
          <w:delText xml:space="preserve"> Prepared by Mary Burfisher and Troy Matheson. Detailed results can be found in Burfisher, Mary. and Troy Matheson (forthcoming), “</w:delText>
        </w:r>
        <w:r w:rsidRPr="005E47DD" w:rsidDel="00F1263F">
          <w:rPr>
            <w:bCs/>
          </w:rPr>
          <w:delText>The Future of NAFTA: Where to Next?</w:delText>
        </w:r>
        <w:r w:rsidDel="00F1263F">
          <w:rPr>
            <w:bCs/>
          </w:rPr>
          <w:delText>,” International Monetary Fund Working Paper.</w:delText>
        </w:r>
      </w:del>
    </w:p>
  </w:footnote>
  <w:footnote w:id="48">
    <w:p w14:paraId="158E9AE1" w14:textId="77777777" w:rsidR="009B57E0" w:rsidDel="00F1263F" w:rsidRDefault="009B57E0" w:rsidP="00C67657">
      <w:pPr>
        <w:pStyle w:val="ListBullet"/>
        <w:numPr>
          <w:ilvl w:val="0"/>
          <w:numId w:val="0"/>
        </w:numPr>
        <w:spacing w:after="120" w:line="220" w:lineRule="exact"/>
        <w:ind w:left="180" w:hanging="180"/>
        <w:rPr>
          <w:del w:id="3777" w:author="Huang, Chengyu" w:date="2019-05-28T12:45:00Z"/>
        </w:rPr>
      </w:pPr>
      <w:del w:id="3778" w:author="Huang, Chengyu" w:date="2019-05-28T12:45:00Z">
        <w:r w:rsidDel="00F1263F">
          <w:rPr>
            <w:rStyle w:val="FootnoteReference"/>
            <w:szCs w:val="20"/>
          </w:rPr>
          <w:footnoteRef/>
        </w:r>
        <w:r w:rsidDel="00F1263F">
          <w:rPr>
            <w:rStyle w:val="FootnoteReference"/>
          </w:rPr>
          <w:footnoteRef/>
        </w:r>
        <w:r w:rsidDel="00F1263F">
          <w:delText xml:space="preserve"> </w:delText>
        </w:r>
        <w:r w:rsidRPr="003600CE" w:rsidDel="00F1263F">
          <w:rPr>
            <w:sz w:val="18"/>
            <w:szCs w:val="20"/>
          </w:rPr>
          <w:delText>Data sources used for the split are: World Integrated Trade Solution (WITS) ;</w:delText>
        </w:r>
        <w:r w:rsidDel="00F1263F">
          <w:rPr>
            <w:sz w:val="18"/>
            <w:szCs w:val="20"/>
          </w:rPr>
          <w:delText xml:space="preserve"> </w:delText>
        </w:r>
        <w:r w:rsidRPr="003600CE" w:rsidDel="00F1263F">
          <w:rPr>
            <w:sz w:val="18"/>
            <w:szCs w:val="20"/>
          </w:rPr>
          <w:delText>Eurostat Global Affairs Canada; Government of Canada; Ibisworld; International Organization of Motor Vehicle Manufacturers; Library of the European Parliament; Ministry of Economy, Pro-Mexico; Japan Ministry of Economy, Trade and Industry (MITI); National Bureau of Statistics of China; United States Census Bureau; United States International Trade Administration; and  Aguilar (2016)</w:delText>
        </w:r>
        <w:r w:rsidDel="00F1263F">
          <w:rPr>
            <w:sz w:val="18"/>
            <w:szCs w:val="20"/>
          </w:rPr>
          <w:delText xml:space="preserve">. </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1B441" w14:textId="77777777" w:rsidR="009B57E0" w:rsidRDefault="009B57E0" w:rsidP="000D2F50">
    <w:pPr>
      <w:tabs>
        <w:tab w:val="left" w:pos="1980"/>
        <w:tab w:val="left" w:pos="2250"/>
      </w:tabs>
      <w:rPr>
        <w:rFonts w:cs="Segoe UI"/>
        <w:caps/>
        <w:color w:val="4B82AD"/>
        <w:sz w:val="16"/>
        <w:szCs w:val="16"/>
        <w:lang w:val="fr-FR"/>
      </w:rPr>
    </w:pPr>
  </w:p>
  <w:p w14:paraId="6C2CFC75" w14:textId="77777777" w:rsidR="009B57E0" w:rsidRDefault="009B57E0" w:rsidP="000D2F50">
    <w:pPr>
      <w:tabs>
        <w:tab w:val="left" w:pos="1980"/>
        <w:tab w:val="left" w:pos="2250"/>
      </w:tabs>
      <w:rPr>
        <w:rFonts w:cs="Segoe UI"/>
        <w:caps/>
        <w:color w:val="4B82AD"/>
        <w:sz w:val="16"/>
        <w:szCs w:val="16"/>
        <w:lang w:val="fr-FR"/>
      </w:rPr>
    </w:pPr>
  </w:p>
  <w:p w14:paraId="14DE031A" w14:textId="77777777" w:rsidR="009B57E0" w:rsidRDefault="009B57E0" w:rsidP="000D2F50">
    <w:pPr>
      <w:tabs>
        <w:tab w:val="left" w:pos="1980"/>
        <w:tab w:val="left" w:pos="2250"/>
      </w:tabs>
      <w:rPr>
        <w:rFonts w:cs="Segoe UI"/>
        <w:caps/>
        <w:color w:val="4B82AD"/>
        <w:sz w:val="18"/>
        <w:szCs w:val="18"/>
        <w:lang w:val="fr-FR"/>
      </w:rPr>
    </w:pPr>
  </w:p>
  <w:p w14:paraId="2429B3D2" w14:textId="77777777" w:rsidR="009B57E0" w:rsidRPr="00AF7C41" w:rsidRDefault="009B57E0" w:rsidP="000D2F50">
    <w:pPr>
      <w:tabs>
        <w:tab w:val="left" w:pos="1980"/>
        <w:tab w:val="left" w:pos="2250"/>
      </w:tabs>
      <w:rPr>
        <w:rFonts w:cs="Segoe UI"/>
        <w:caps/>
        <w:sz w:val="18"/>
        <w:szCs w:val="18"/>
        <w:lang w:val="fr-FR"/>
      </w:rPr>
    </w:pPr>
    <w:r w:rsidRPr="00AF7C41">
      <w:rPr>
        <w:rFonts w:cs="Segoe UI"/>
        <w:caps/>
        <w:color w:val="4B82AD"/>
        <w:sz w:val="18"/>
        <w:szCs w:val="18"/>
        <w:lang w:val="fr-FR"/>
      </w:rPr>
      <w:t>Canada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83EE2" w14:textId="77777777" w:rsidR="009B57E0" w:rsidRPr="00E55A76" w:rsidRDefault="009B57E0" w:rsidP="00E55A7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00159" w14:textId="77777777" w:rsidR="009B57E0" w:rsidRDefault="009B57E0" w:rsidP="008D49E4">
    <w:pPr>
      <w:tabs>
        <w:tab w:val="left" w:pos="1980"/>
        <w:tab w:val="left" w:pos="225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C5F13" w14:textId="77777777" w:rsidR="009B57E0" w:rsidRPr="00AD14B1" w:rsidRDefault="009B57E0" w:rsidP="00AD14B1">
    <w:pPr>
      <w:pStyle w:val="Header"/>
    </w:pPr>
    <w:r>
      <w:rPr>
        <w:rFonts w:cs="Segoe UI"/>
        <w:caps/>
        <w:color w:val="4B82AD"/>
        <w:sz w:val="18"/>
        <w:szCs w:val="18"/>
        <w:lang w:val="fr-FR"/>
      </w:rPr>
      <w:t>Canada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06EAC" w14:textId="77777777" w:rsidR="009B57E0" w:rsidRDefault="009B57E0" w:rsidP="001124F0">
    <w:pPr>
      <w:tabs>
        <w:tab w:val="left" w:pos="1980"/>
        <w:tab w:val="left" w:pos="2250"/>
      </w:tabs>
      <w:jc w:val="right"/>
    </w:pPr>
    <w:r>
      <w:rPr>
        <w:rFonts w:cs="Segoe UI"/>
        <w:caps/>
        <w:color w:val="4B82AD"/>
        <w:sz w:val="18"/>
        <w:szCs w:val="18"/>
        <w:lang w:val="fr-FR"/>
      </w:rPr>
      <w:t>Canada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5FEF6" w14:textId="77777777" w:rsidR="009B57E0" w:rsidRPr="00F46A72" w:rsidRDefault="009B57E0" w:rsidP="00F46A7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466C" w14:textId="77777777" w:rsidR="009B57E0" w:rsidRDefault="009B57E0" w:rsidP="001124F0">
    <w:pPr>
      <w:tabs>
        <w:tab w:val="left" w:pos="1980"/>
        <w:tab w:val="left" w:pos="2250"/>
      </w:tabs>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79D48" w14:textId="07206654" w:rsidR="009B57E0" w:rsidRPr="00AD14B1" w:rsidRDefault="009B57E0">
    <w:pPr>
      <w:pStyle w:val="Header"/>
      <w:pPrChange w:id="4121" w:author="Ochoa, Javier" w:date="2018-06-08T15:24:00Z">
        <w:pPr/>
      </w:pPrChange>
    </w:pPr>
    <w:r>
      <w:rPr>
        <w:rFonts w:cs="Segoe UI"/>
        <w:caps/>
        <w:color w:val="4B82AD"/>
        <w:sz w:val="18"/>
        <w:szCs w:val="18"/>
        <w:lang w:val="fr-FR"/>
      </w:rPr>
      <w:t>Canada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7B701" w14:textId="4CB5DF99" w:rsidR="009B57E0" w:rsidRPr="00F11DC6" w:rsidRDefault="009B57E0">
    <w:pPr>
      <w:pStyle w:val="Header"/>
      <w:tabs>
        <w:tab w:val="clear" w:pos="4320"/>
        <w:tab w:val="clear" w:pos="8640"/>
        <w:tab w:val="right" w:pos="2430"/>
      </w:tabs>
      <w:wordWrap w:val="0"/>
      <w:ind w:right="29"/>
      <w:jc w:val="right"/>
      <w:rPr>
        <w:caps/>
        <w:sz w:val="18"/>
        <w:lang w:val="fr-FR"/>
        <w:rPrChange w:id="4122" w:author="Ochoa, Javier" w:date="2018-06-08T15:24:00Z">
          <w:rPr/>
        </w:rPrChange>
      </w:rPr>
      <w:pPrChange w:id="4123" w:author="Ochoa, Javier" w:date="2018-06-08T15:24:00Z">
        <w:pPr/>
      </w:pPrChange>
    </w:pPr>
    <w:r>
      <w:rPr>
        <w:rFonts w:cs="Segoe UI"/>
        <w:caps/>
        <w:color w:val="4B82AD"/>
        <w:sz w:val="18"/>
        <w:szCs w:val="18"/>
        <w:lang w:val="fr-FR"/>
      </w:rPr>
      <w:t>Canada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D4577" w14:textId="7FFE4D60" w:rsidR="009B57E0" w:rsidRPr="008745EA" w:rsidRDefault="009B57E0" w:rsidP="00D53492">
    <w:pPr>
      <w:pStyle w:val="Header"/>
      <w:ind w:firstLineChars="1500" w:firstLine="3150"/>
    </w:pPr>
    <w:r>
      <w:rPr>
        <w:noProof/>
      </w:rPr>
      <mc:AlternateContent>
        <mc:Choice Requires="wps">
          <w:drawing>
            <wp:anchor distT="0" distB="0" distL="114300" distR="114300" simplePos="0" relativeHeight="251656192" behindDoc="0" locked="0" layoutInCell="1" allowOverlap="1" wp14:anchorId="3AAF6918" wp14:editId="765F8DBD">
              <wp:simplePos x="0" y="0"/>
              <wp:positionH relativeFrom="column">
                <wp:posOffset>5705475</wp:posOffset>
              </wp:positionH>
              <wp:positionV relativeFrom="paragraph">
                <wp:posOffset>47625</wp:posOffset>
              </wp:positionV>
              <wp:extent cx="885825" cy="95250"/>
              <wp:effectExtent l="0" t="0" r="0" b="0"/>
              <wp:wrapNone/>
              <wp:docPr id="4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95250"/>
                      </a:xfrm>
                      <a:prstGeom prst="rect">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14:paraId="6DE22507" w14:textId="77777777" w:rsidR="009B57E0" w:rsidRDefault="009B57E0"/>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F6918" id="_x0000_t202" coordsize="21600,21600" o:spt="202" path="m,l,21600r21600,l21600,xe">
              <v:stroke joinstyle="miter"/>
              <v:path gradientshapeok="t" o:connecttype="rect"/>
            </v:shapetype>
            <v:shape id="Text Box 4" o:spid="_x0000_s1044" type="#_x0000_t202" style="position:absolute;left:0;text-align:left;margin-left:449.25pt;margin-top:3.75pt;width:69.75pt;height: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" fillcolor="#4f81bd [3204]" stroked="f" strokecolor="#f2f2f2 [3041]" strokeweight="3pt">
              <v:shadow color="#243f60 [1604]" opacity=".5" offset="1pt"/>
              <v:textbox inset="5.85pt,.7pt,5.85pt,.7pt">
                <w:txbxContent>
                  <w:p w14:paraId="6DE22507" w14:textId="77777777" w:rsidR="009B57E0" w:rsidRDefault="009B57E0"/>
                </w:txbxContent>
              </v:textbox>
            </v:shape>
          </w:pict>
        </mc:Fallback>
      </mc:AlternateContent>
    </w:r>
    <w:r>
      <w:tab/>
    </w:r>
    <w:fldSimple w:instr=" FILENAME ">
      <w:r>
        <w:rPr>
          <w:noProof/>
        </w:rPr>
        <w:t>DMSDR1S-#6405077-v14-Canada_2018_Staff_Report.docx</w:t>
      </w:r>
    </w:fldSimple>
    <w:r>
      <w:t xml:space="preserve">   </w:t>
    </w:r>
    <w:proofErr w:type="gramStart"/>
    <w:r>
      <w:t>2010  Article</w:t>
    </w:r>
    <w:proofErr w:type="gramEnd"/>
    <w:r>
      <w:t xml:space="preserve"> IV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6B7C" w14:textId="77777777" w:rsidR="009B57E0" w:rsidRPr="00E470C1" w:rsidRDefault="009B57E0" w:rsidP="000D2F50">
    <w:pPr>
      <w:tabs>
        <w:tab w:val="left" w:pos="1980"/>
        <w:tab w:val="left" w:pos="2250"/>
      </w:tabs>
      <w:jc w:val="right"/>
      <w:rPr>
        <w:rFonts w:cs="Segoe UI"/>
        <w:caps/>
        <w:sz w:val="18"/>
        <w:szCs w:val="18"/>
        <w:lang w:val="fr-FR"/>
      </w:rPr>
    </w:pPr>
    <w:r w:rsidRPr="00E470C1">
      <w:rPr>
        <w:rFonts w:cs="Segoe UI"/>
        <w:caps/>
        <w:color w:val="4B82AD"/>
        <w:sz w:val="18"/>
        <w:szCs w:val="18"/>
        <w:lang w:val="fr-FR"/>
      </w:rPr>
      <w:t>Canada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2783D" w14:textId="77777777" w:rsidR="009B57E0" w:rsidRPr="008745EA" w:rsidRDefault="009B57E0" w:rsidP="00310954">
    <w:pPr>
      <w:pStyle w:val="Header"/>
      <w:spacing w:after="120" w:line="240" w:lineRule="auto"/>
      <w:ind w:left="-1440"/>
    </w:pPr>
    <w:r w:rsidRPr="00310954">
      <w:rPr>
        <w:noProof/>
      </w:rPr>
      <w:drawing>
        <wp:inline distT="0" distB="0" distL="0" distR="0" wp14:anchorId="419FE1AD" wp14:editId="2DA1771A">
          <wp:extent cx="6867525" cy="1029193"/>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a:stretch>
                    <a:fillRect/>
                  </a:stretch>
                </pic:blipFill>
                <pic:spPr bwMode="auto">
                  <a:xfrm>
                    <a:off x="0" y="0"/>
                    <a:ext cx="6867525" cy="1029193"/>
                  </a:xfrm>
                  <a:prstGeom prst="rect">
                    <a:avLst/>
                  </a:prstGeom>
                  <a:noFill/>
                  <a:ln w="9525">
                    <a:noFill/>
                    <a:miter lim="800000"/>
                    <a:headEnd/>
                    <a:tailEnd/>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CEE8" w14:textId="77777777" w:rsidR="009B57E0" w:rsidRPr="00F11DC6" w:rsidRDefault="009B57E0" w:rsidP="00C06D9A">
    <w:pPr>
      <w:tabs>
        <w:tab w:val="left" w:pos="1980"/>
        <w:tab w:val="left" w:pos="2250"/>
      </w:tabs>
      <w:rPr>
        <w:rFonts w:cs="Segoe UI"/>
        <w:caps/>
        <w:sz w:val="18"/>
        <w:szCs w:val="18"/>
        <w:lang w:val="fr-FR"/>
      </w:rPr>
    </w:pPr>
    <w:r>
      <w:rPr>
        <w:rFonts w:cs="Segoe UI"/>
        <w:caps/>
        <w:color w:val="4B82AD"/>
        <w:sz w:val="18"/>
        <w:szCs w:val="18"/>
        <w:lang w:val="fr-FR"/>
      </w:rPr>
      <w:t>Canada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78500" w14:textId="77777777" w:rsidR="009B57E0" w:rsidRPr="00CB1E84" w:rsidRDefault="009B57E0" w:rsidP="00CB1E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2A8E" w14:textId="77777777" w:rsidR="009B57E0" w:rsidRPr="00F11DC6" w:rsidRDefault="009B57E0" w:rsidP="00C06D9A">
    <w:pPr>
      <w:tabs>
        <w:tab w:val="left" w:pos="1980"/>
        <w:tab w:val="left" w:pos="2250"/>
      </w:tabs>
      <w:rPr>
        <w:rFonts w:cs="Segoe UI"/>
        <w:caps/>
        <w:sz w:val="18"/>
        <w:szCs w:val="18"/>
        <w:lang w:val="fr-FR"/>
      </w:rPr>
    </w:pPr>
    <w:r>
      <w:rPr>
        <w:rFonts w:cs="Segoe UI"/>
        <w:caps/>
        <w:color w:val="4B82AD"/>
        <w:sz w:val="18"/>
        <w:szCs w:val="18"/>
        <w:lang w:val="fr-FR"/>
      </w:rPr>
      <w:t>Canada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DB834" w14:textId="77777777" w:rsidR="009B57E0" w:rsidRPr="00CB1E84" w:rsidRDefault="009B57E0" w:rsidP="00CB1E8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085E" w14:textId="77777777" w:rsidR="009B57E0" w:rsidRDefault="009B57E0" w:rsidP="003D3B98">
    <w:pPr>
      <w:tabs>
        <w:tab w:val="left" w:pos="1980"/>
        <w:tab w:val="left" w:pos="2250"/>
      </w:tabs>
    </w:pPr>
    <w:r>
      <w:rPr>
        <w:rFonts w:cs="Segoe UI"/>
        <w:caps/>
        <w:color w:val="4B82AD"/>
        <w:sz w:val="18"/>
        <w:szCs w:val="18"/>
        <w:lang w:val="fr-FR"/>
      </w:rPr>
      <w:t>canada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830656"/>
      <w:docPartObj>
        <w:docPartGallery w:val="Page Numbers (Top of Page)"/>
        <w:docPartUnique/>
      </w:docPartObj>
    </w:sdtPr>
    <w:sdtEndPr/>
    <w:sdtContent>
      <w:p w14:paraId="7EC20C12" w14:textId="77777777" w:rsidR="009B57E0" w:rsidRDefault="00EA3BCB" w:rsidP="003D3B98">
        <w:pPr>
          <w:pStyle w:val="Footer"/>
          <w:jc w:val="center"/>
        </w:pPr>
        <w:sdt>
          <w:sdtPr>
            <w:id w:val="-25946892"/>
            <w:docPartObj>
              <w:docPartGallery w:val="Page Numbers (Bottom of Page)"/>
              <w:docPartUnique/>
            </w:docPartObj>
          </w:sdtPr>
          <w:sdtEndPr/>
          <w:sdtContent>
            <w:r w:rsidR="009B57E0">
              <w:fldChar w:fldCharType="begin"/>
            </w:r>
            <w:r w:rsidR="009B57E0">
              <w:instrText xml:space="preserve"> PAGE   \* MERGEFORMAT </w:instrText>
            </w:r>
            <w:r w:rsidR="009B57E0">
              <w:fldChar w:fldCharType="separate"/>
            </w:r>
            <w:r w:rsidR="009B57E0">
              <w:rPr>
                <w:noProof/>
              </w:rPr>
              <w:t>37</w:t>
            </w:r>
            <w:r w:rsidR="009B57E0">
              <w:rPr>
                <w:noProof/>
              </w:rPr>
              <w:fldChar w:fldCharType="end"/>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1F9E495C"/>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04090015"/>
    <w:lvl w:ilvl="0">
      <w:start w:val="1"/>
      <w:numFmt w:val="upperLetter"/>
      <w:lvlText w:val="%1."/>
      <w:lvlJc w:val="left"/>
      <w:pPr>
        <w:ind w:left="360" w:hanging="360"/>
      </w:pPr>
    </w:lvl>
  </w:abstractNum>
  <w:abstractNum w:abstractNumId="5" w15:restartNumberingAfterBreak="0">
    <w:nsid w:val="FFFFFF89"/>
    <w:multiLevelType w:val="singleLevel"/>
    <w:tmpl w:val="A23663E0"/>
    <w:lvl w:ilvl="0">
      <w:start w:val="1"/>
      <w:numFmt w:val="bullet"/>
      <w:pStyle w:val="ListBullet"/>
      <w:lvlText w:val=""/>
      <w:lvlJc w:val="left"/>
      <w:pPr>
        <w:ind w:left="360" w:hanging="360"/>
      </w:pPr>
      <w:rPr>
        <w:rFonts w:ascii="Symbol" w:hAnsi="Symbol" w:cs="Times New Roman"/>
        <w:b w:val="0"/>
        <w:bCs w:val="0"/>
        <w:i w:val="0"/>
        <w:iCs w:val="0"/>
        <w:caps w:val="0"/>
        <w:smallCaps w:val="0"/>
        <w:strike w:val="0"/>
        <w:dstrike w:val="0"/>
        <w:noProof w:val="0"/>
        <w:vanish w:val="0"/>
        <w:color w:val="4F81BD" w:themeColor="accent1"/>
        <w:spacing w:val="0"/>
        <w:kern w:val="0"/>
        <w:position w:val="0"/>
        <w:u w:val="none"/>
        <w:vertAlign w:val="baseline"/>
        <w:em w:val="none"/>
        <w:specVanish w:val="0"/>
      </w:rPr>
    </w:lvl>
  </w:abstractNum>
  <w:abstractNum w:abstractNumId="6" w15:restartNumberingAfterBreak="0">
    <w:nsid w:val="0C9023C6"/>
    <w:multiLevelType w:val="hybridMultilevel"/>
    <w:tmpl w:val="1F763D5E"/>
    <w:lvl w:ilvl="0" w:tplc="4978F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4490D"/>
    <w:multiLevelType w:val="hybridMultilevel"/>
    <w:tmpl w:val="D9286112"/>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05CA9"/>
    <w:multiLevelType w:val="hybridMultilevel"/>
    <w:tmpl w:val="82F09126"/>
    <w:lvl w:ilvl="0" w:tplc="AE8825B6">
      <w:start w:val="1"/>
      <w:numFmt w:val="decimal"/>
      <w:lvlText w:val="%1.     "/>
      <w:lvlJc w:val="left"/>
      <w:pPr>
        <w:tabs>
          <w:tab w:val="num" w:pos="900"/>
        </w:tabs>
        <w:ind w:left="18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2D64D9"/>
    <w:multiLevelType w:val="hybridMultilevel"/>
    <w:tmpl w:val="6114CA8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72299F"/>
    <w:multiLevelType w:val="hybridMultilevel"/>
    <w:tmpl w:val="F94A196E"/>
    <w:lvl w:ilvl="0" w:tplc="95DA5550">
      <w:start w:val="1"/>
      <w:numFmt w:val="upperLetter"/>
      <w:pStyle w:val="Heading5"/>
      <w:lvlText w:val="%1."/>
      <w:lvlJc w:val="left"/>
      <w:pPr>
        <w:ind w:left="630" w:hanging="360"/>
      </w:pPr>
      <w:rPr>
        <w:rFonts w:ascii="Segoe UI" w:hAnsi="Segoe UI" w:cs="Segoe UI" w:hint="default"/>
        <w:b/>
        <w:i w:val="0"/>
        <w:color w:val="4B82AD"/>
        <w:sz w:val="2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CD6BF5"/>
    <w:multiLevelType w:val="hybridMultilevel"/>
    <w:tmpl w:val="A378ABA2"/>
    <w:lvl w:ilvl="0" w:tplc="EF02E5FA">
      <w:start w:val="1"/>
      <w:numFmt w:val="bullet"/>
      <w:pStyle w:val="BoxBullet"/>
      <w:lvlText w:val=""/>
      <w:lvlJc w:val="left"/>
      <w:pPr>
        <w:ind w:left="720" w:hanging="360"/>
      </w:pPr>
      <w:rPr>
        <w:rFonts w:ascii="Symbol" w:hAnsi="Symbol" w:hint="default"/>
        <w:color w:val="4B82AD"/>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B4A2B"/>
    <w:multiLevelType w:val="hybridMultilevel"/>
    <w:tmpl w:val="7DA4A12C"/>
    <w:lvl w:ilvl="0" w:tplc="08168644">
      <w:start w:val="1"/>
      <w:numFmt w:val="decimal"/>
      <w:pStyle w:val="AnnAppParagraphNumbering"/>
      <w:lvlText w:val="%1.     "/>
      <w:lvlJc w:val="left"/>
      <w:pPr>
        <w:ind w:left="360" w:hanging="360"/>
      </w:pPr>
      <w:rPr>
        <w:rFonts w:ascii="Segoe UI" w:hAnsi="Segoe UI" w:cs="Segoe UI" w:hint="default"/>
        <w:b w:val="0"/>
        <w:bCs/>
        <w:i w:val="0"/>
        <w:iCs w:val="0"/>
        <w:sz w:val="21"/>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3D7BB7"/>
    <w:multiLevelType w:val="hybridMultilevel"/>
    <w:tmpl w:val="1A4054F4"/>
    <w:lvl w:ilvl="0" w:tplc="6A1C347A">
      <w:start w:val="1"/>
      <w:numFmt w:val="decimal"/>
      <w:pStyle w:val="ParagraphNumbering"/>
      <w:lvlText w:val="%1.     "/>
      <w:lvlJc w:val="left"/>
      <w:pPr>
        <w:ind w:left="2970" w:hanging="2970"/>
      </w:pPr>
      <w:rPr>
        <w:rFonts w:ascii="Segoe UI" w:hAnsi="Segoe UI" w:cs="Segoe UI" w:hint="default"/>
        <w:b/>
        <w:bCs w:val="0"/>
        <w:i w:val="0"/>
        <w:iCs w:val="0"/>
        <w:caps w:val="0"/>
        <w:smallCaps w:val="0"/>
        <w:strike w:val="0"/>
        <w:dstrike w:val="0"/>
        <w:outline w:val="0"/>
        <w:shadow w:val="0"/>
        <w:emboss w:val="0"/>
        <w:imprint w:val="0"/>
        <w:noProof w:val="0"/>
        <w:vanish w:val="0"/>
        <w:spacing w:val="0"/>
        <w:kern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14" w15:restartNumberingAfterBreak="0">
    <w:nsid w:val="3B2D6A99"/>
    <w:multiLevelType w:val="hybridMultilevel"/>
    <w:tmpl w:val="A0764970"/>
    <w:lvl w:ilvl="0" w:tplc="7638D8F2">
      <w:start w:val="1"/>
      <w:numFmt w:val="bullet"/>
      <w:pStyle w:val="AnnAppListBullets"/>
      <w:lvlText w:val=""/>
      <w:lvlJc w:val="left"/>
      <w:pPr>
        <w:ind w:left="720" w:hanging="360"/>
      </w:pPr>
      <w:rPr>
        <w:rFonts w:ascii="Symbol" w:hAnsi="Symbol" w:hint="default"/>
        <w:color w:val="4B82AD"/>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3B5576"/>
    <w:multiLevelType w:val="hybridMultilevel"/>
    <w:tmpl w:val="741AA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ECE158B"/>
    <w:multiLevelType w:val="hybridMultilevel"/>
    <w:tmpl w:val="54B078D6"/>
    <w:lvl w:ilvl="0" w:tplc="479CBC04">
      <w:start w:val="1"/>
      <w:numFmt w:val="bullet"/>
      <w:lvlText w:val=""/>
      <w:lvlJc w:val="left"/>
      <w:pPr>
        <w:ind w:left="720" w:hanging="360"/>
      </w:pPr>
      <w:rPr>
        <w:rFonts w:ascii="Symbol" w:hAnsi="Symbol" w:hint="default"/>
        <w:color w:val="4B82A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EA15A1"/>
    <w:multiLevelType w:val="multilevel"/>
    <w:tmpl w:val="00424A7C"/>
    <w:lvl w:ilvl="0">
      <w:start w:val="1"/>
      <w:numFmt w:val="upperRoman"/>
      <w:suff w:val="nothing"/>
      <w:lvlText w:val="%1.   "/>
      <w:lvlJc w:val="left"/>
      <w:pPr>
        <w:ind w:left="0" w:firstLine="0"/>
      </w:pPr>
      <w:rPr>
        <w:rFonts w:hint="default"/>
      </w:rPr>
    </w:lvl>
    <w:lvl w:ilvl="1">
      <w:start w:val="1"/>
      <w:numFmt w:val="upperLetter"/>
      <w:pStyle w:val="Heading2"/>
      <w:suff w:val="nothing"/>
      <w:lvlText w:val="%2.   "/>
      <w:lvlJc w:val="left"/>
      <w:pPr>
        <w:ind w:left="540" w:firstLine="0"/>
      </w:pPr>
      <w:rPr>
        <w:rFonts w:hint="default"/>
        <w:b/>
        <w:i w:val="0"/>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8" w15:restartNumberingAfterBreak="0">
    <w:nsid w:val="771D672D"/>
    <w:multiLevelType w:val="hybridMultilevel"/>
    <w:tmpl w:val="CCCC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5"/>
  </w:num>
  <w:num w:numId="4">
    <w:abstractNumId w:val="3"/>
  </w:num>
  <w:num w:numId="5">
    <w:abstractNumId w:val="2"/>
  </w:num>
  <w:num w:numId="6">
    <w:abstractNumId w:val="1"/>
  </w:num>
  <w:num w:numId="7">
    <w:abstractNumId w:val="0"/>
  </w:num>
  <w:num w:numId="8">
    <w:abstractNumId w:val="13"/>
  </w:num>
  <w:num w:numId="9">
    <w:abstractNumId w:val="11"/>
  </w:num>
  <w:num w:numId="10">
    <w:abstractNumId w:val="17"/>
  </w:num>
  <w:num w:numId="11">
    <w:abstractNumId w:val="10"/>
  </w:num>
  <w:num w:numId="12">
    <w:abstractNumId w:val="14"/>
  </w:num>
  <w:num w:numId="13">
    <w:abstractNumId w:val="12"/>
  </w:num>
  <w:num w:numId="14">
    <w:abstractNumId w:val="18"/>
  </w:num>
  <w:num w:numId="15">
    <w:abstractNumId w:val="7"/>
  </w:num>
  <w:num w:numId="16">
    <w:abstractNumId w:val="9"/>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3"/>
  </w:num>
  <w:num w:numId="21">
    <w:abstractNumId w:val="13"/>
  </w:num>
  <w:num w:numId="22">
    <w:abstractNumId w:val="13"/>
  </w:num>
  <w:num w:numId="23">
    <w:abstractNumId w:val="13"/>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num>
  <w:num w:numId="27">
    <w:abstractNumId w:val="13"/>
  </w:num>
  <w:num w:numId="28">
    <w:abstractNumId w:val="13"/>
  </w:num>
  <w:num w:numId="29">
    <w:abstractNumId w:val="13"/>
  </w:num>
  <w:num w:numId="30">
    <w:abstractNumId w:val="5"/>
  </w:num>
  <w:num w:numId="31">
    <w:abstractNumId w:val="5"/>
  </w:num>
  <w:num w:numId="32">
    <w:abstractNumId w:val="8"/>
  </w:num>
  <w:num w:numId="33">
    <w:abstractNumId w:val="13"/>
  </w:num>
  <w:num w:numId="34">
    <w:abstractNumId w:val="5"/>
  </w:num>
  <w:num w:numId="35">
    <w:abstractNumId w:val="5"/>
  </w:num>
  <w:num w:numId="36">
    <w:abstractNumId w:val="6"/>
  </w:num>
  <w:num w:numId="37">
    <w:abstractNumId w:val="5"/>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uang, Chengyu">
    <w15:presenceInfo w15:providerId="AD" w15:userId="S::chuang@imf.org::93e97418-7e17-48db-ad4c-7bf878763706"/>
  </w15:person>
  <w15:person w15:author="Ochoa, Javier">
    <w15:presenceInfo w15:providerId="AD" w15:userId="S-1-5-21-2133556540-1006569411-724182803-3586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es-ES" w:vendorID="64" w:dllVersion="0" w:nlCheck="1" w:checkStyle="0"/>
  <w:activeWritingStyle w:appName="MSWord" w:lang="es-CO" w:vendorID="64" w:dllVersion="0" w:nlCheck="1" w:checkStyle="0"/>
  <w:activeWritingStyle w:appName="MSWord" w:lang="es-AR" w:vendorID="64" w:dllVersion="0" w:nlCheck="1" w:checkStyle="0"/>
  <w:activeWritingStyle w:appName="MSWord" w:lang="en-US" w:vendorID="64" w:dllVersion="4096" w:nlCheck="1" w:checkStyle="0"/>
  <w:activeWritingStyle w:appName="MSWord" w:lang="fr-FR" w:vendorID="64" w:dllVersion="4096"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05"/>
  <w:displayHorizontalDrawingGridEvery w:val="2"/>
  <w:displayVerticalDrawingGridEvery w:val="2"/>
  <w:noPunctuationKerning/>
  <w:characterSpacingControl w:val="doNotCompress"/>
  <w:hdrShapeDefaults>
    <o:shapedefaults v:ext="edit" spidmax="2049" fillcolor="white" strokecolor="none [3215]">
      <v:fill color="white"/>
      <v:stroke color="none [3215]"/>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33C"/>
    <w:rsid w:val="00000CA9"/>
    <w:rsid w:val="0000196B"/>
    <w:rsid w:val="00001DAC"/>
    <w:rsid w:val="00001F38"/>
    <w:rsid w:val="00002226"/>
    <w:rsid w:val="00002C0C"/>
    <w:rsid w:val="00003334"/>
    <w:rsid w:val="00003E0D"/>
    <w:rsid w:val="00004B23"/>
    <w:rsid w:val="000051DE"/>
    <w:rsid w:val="00005375"/>
    <w:rsid w:val="00005CA9"/>
    <w:rsid w:val="00007094"/>
    <w:rsid w:val="00007121"/>
    <w:rsid w:val="00007AC9"/>
    <w:rsid w:val="00007BB7"/>
    <w:rsid w:val="00007BDF"/>
    <w:rsid w:val="0001041C"/>
    <w:rsid w:val="000119A8"/>
    <w:rsid w:val="00011EED"/>
    <w:rsid w:val="00012028"/>
    <w:rsid w:val="00012738"/>
    <w:rsid w:val="000134C7"/>
    <w:rsid w:val="000139B3"/>
    <w:rsid w:val="000139F1"/>
    <w:rsid w:val="00013CD7"/>
    <w:rsid w:val="000144D9"/>
    <w:rsid w:val="00014CA5"/>
    <w:rsid w:val="0001519E"/>
    <w:rsid w:val="0001564D"/>
    <w:rsid w:val="00015C29"/>
    <w:rsid w:val="00015DD2"/>
    <w:rsid w:val="00016083"/>
    <w:rsid w:val="0001628A"/>
    <w:rsid w:val="00016798"/>
    <w:rsid w:val="000170E5"/>
    <w:rsid w:val="0001786B"/>
    <w:rsid w:val="000203AF"/>
    <w:rsid w:val="00020740"/>
    <w:rsid w:val="00020D43"/>
    <w:rsid w:val="00020EAD"/>
    <w:rsid w:val="000213A6"/>
    <w:rsid w:val="000224A5"/>
    <w:rsid w:val="00022722"/>
    <w:rsid w:val="00022DF2"/>
    <w:rsid w:val="00023524"/>
    <w:rsid w:val="000239C6"/>
    <w:rsid w:val="00023F29"/>
    <w:rsid w:val="00024465"/>
    <w:rsid w:val="00024564"/>
    <w:rsid w:val="000257C3"/>
    <w:rsid w:val="00025A04"/>
    <w:rsid w:val="00026021"/>
    <w:rsid w:val="00026170"/>
    <w:rsid w:val="00026239"/>
    <w:rsid w:val="0002640B"/>
    <w:rsid w:val="000265D4"/>
    <w:rsid w:val="00026E5A"/>
    <w:rsid w:val="000276DB"/>
    <w:rsid w:val="00027B8E"/>
    <w:rsid w:val="00030023"/>
    <w:rsid w:val="000307B1"/>
    <w:rsid w:val="00030F7E"/>
    <w:rsid w:val="000321C6"/>
    <w:rsid w:val="00032CB0"/>
    <w:rsid w:val="000333A2"/>
    <w:rsid w:val="000333BC"/>
    <w:rsid w:val="0003396E"/>
    <w:rsid w:val="00033EC7"/>
    <w:rsid w:val="00034B2B"/>
    <w:rsid w:val="000351BC"/>
    <w:rsid w:val="00035B61"/>
    <w:rsid w:val="00036084"/>
    <w:rsid w:val="0003635C"/>
    <w:rsid w:val="00036945"/>
    <w:rsid w:val="00036EE0"/>
    <w:rsid w:val="00036F19"/>
    <w:rsid w:val="00037263"/>
    <w:rsid w:val="00037CF5"/>
    <w:rsid w:val="00037F89"/>
    <w:rsid w:val="00037FE3"/>
    <w:rsid w:val="000403E8"/>
    <w:rsid w:val="00040D64"/>
    <w:rsid w:val="00040F22"/>
    <w:rsid w:val="00041754"/>
    <w:rsid w:val="00042110"/>
    <w:rsid w:val="0004212D"/>
    <w:rsid w:val="0004229D"/>
    <w:rsid w:val="00042427"/>
    <w:rsid w:val="0004260C"/>
    <w:rsid w:val="00042BB3"/>
    <w:rsid w:val="00043064"/>
    <w:rsid w:val="000434EA"/>
    <w:rsid w:val="0004374E"/>
    <w:rsid w:val="00043E45"/>
    <w:rsid w:val="00043F0C"/>
    <w:rsid w:val="00044047"/>
    <w:rsid w:val="000442C9"/>
    <w:rsid w:val="00044F08"/>
    <w:rsid w:val="000451C6"/>
    <w:rsid w:val="000457CC"/>
    <w:rsid w:val="00045DCB"/>
    <w:rsid w:val="000475FE"/>
    <w:rsid w:val="00047E79"/>
    <w:rsid w:val="0005021F"/>
    <w:rsid w:val="00050A76"/>
    <w:rsid w:val="000518D2"/>
    <w:rsid w:val="00052669"/>
    <w:rsid w:val="00052F1D"/>
    <w:rsid w:val="0005312D"/>
    <w:rsid w:val="000532CD"/>
    <w:rsid w:val="000557CE"/>
    <w:rsid w:val="00055B1B"/>
    <w:rsid w:val="00056CBC"/>
    <w:rsid w:val="00060746"/>
    <w:rsid w:val="00061297"/>
    <w:rsid w:val="0006211B"/>
    <w:rsid w:val="00062121"/>
    <w:rsid w:val="0006295A"/>
    <w:rsid w:val="000641EC"/>
    <w:rsid w:val="00064D87"/>
    <w:rsid w:val="000652F6"/>
    <w:rsid w:val="000654EC"/>
    <w:rsid w:val="000659AC"/>
    <w:rsid w:val="00066059"/>
    <w:rsid w:val="0006669C"/>
    <w:rsid w:val="00066DD9"/>
    <w:rsid w:val="00066F2D"/>
    <w:rsid w:val="000673E1"/>
    <w:rsid w:val="000676B6"/>
    <w:rsid w:val="00070346"/>
    <w:rsid w:val="0007049C"/>
    <w:rsid w:val="00070CEE"/>
    <w:rsid w:val="00071058"/>
    <w:rsid w:val="00071748"/>
    <w:rsid w:val="000717FF"/>
    <w:rsid w:val="000723B9"/>
    <w:rsid w:val="00073232"/>
    <w:rsid w:val="00073A19"/>
    <w:rsid w:val="00074D03"/>
    <w:rsid w:val="000750C0"/>
    <w:rsid w:val="00075A05"/>
    <w:rsid w:val="0007613C"/>
    <w:rsid w:val="000761E4"/>
    <w:rsid w:val="0007687C"/>
    <w:rsid w:val="000768E2"/>
    <w:rsid w:val="00076BFB"/>
    <w:rsid w:val="00076C69"/>
    <w:rsid w:val="000775FB"/>
    <w:rsid w:val="00080347"/>
    <w:rsid w:val="00080951"/>
    <w:rsid w:val="0008098E"/>
    <w:rsid w:val="00080E14"/>
    <w:rsid w:val="0008127F"/>
    <w:rsid w:val="00081317"/>
    <w:rsid w:val="00081E93"/>
    <w:rsid w:val="000824CA"/>
    <w:rsid w:val="000828D4"/>
    <w:rsid w:val="000831AC"/>
    <w:rsid w:val="000832AB"/>
    <w:rsid w:val="00083359"/>
    <w:rsid w:val="000834C0"/>
    <w:rsid w:val="00083A5A"/>
    <w:rsid w:val="00084678"/>
    <w:rsid w:val="00085507"/>
    <w:rsid w:val="00086711"/>
    <w:rsid w:val="00086AB8"/>
    <w:rsid w:val="000871A6"/>
    <w:rsid w:val="00087270"/>
    <w:rsid w:val="0008789A"/>
    <w:rsid w:val="0009084A"/>
    <w:rsid w:val="000909D0"/>
    <w:rsid w:val="00090A85"/>
    <w:rsid w:val="00090AFE"/>
    <w:rsid w:val="00090C5B"/>
    <w:rsid w:val="00091C27"/>
    <w:rsid w:val="000921CA"/>
    <w:rsid w:val="000926EA"/>
    <w:rsid w:val="00092A16"/>
    <w:rsid w:val="00092CAB"/>
    <w:rsid w:val="00092E1A"/>
    <w:rsid w:val="000930C6"/>
    <w:rsid w:val="00094A2E"/>
    <w:rsid w:val="00094B85"/>
    <w:rsid w:val="0009562E"/>
    <w:rsid w:val="000961CB"/>
    <w:rsid w:val="00096747"/>
    <w:rsid w:val="00096BFD"/>
    <w:rsid w:val="0009704C"/>
    <w:rsid w:val="00097272"/>
    <w:rsid w:val="00097A00"/>
    <w:rsid w:val="00097CC7"/>
    <w:rsid w:val="000A01CD"/>
    <w:rsid w:val="000A0244"/>
    <w:rsid w:val="000A0BE2"/>
    <w:rsid w:val="000A184E"/>
    <w:rsid w:val="000A32A2"/>
    <w:rsid w:val="000A3561"/>
    <w:rsid w:val="000A4756"/>
    <w:rsid w:val="000A4B0E"/>
    <w:rsid w:val="000A4F26"/>
    <w:rsid w:val="000A56C8"/>
    <w:rsid w:val="000A5925"/>
    <w:rsid w:val="000A5D64"/>
    <w:rsid w:val="000A6260"/>
    <w:rsid w:val="000A653A"/>
    <w:rsid w:val="000A67B0"/>
    <w:rsid w:val="000A6A82"/>
    <w:rsid w:val="000A7AB5"/>
    <w:rsid w:val="000A7B1E"/>
    <w:rsid w:val="000A7C13"/>
    <w:rsid w:val="000A7E0C"/>
    <w:rsid w:val="000A7E3D"/>
    <w:rsid w:val="000B0C31"/>
    <w:rsid w:val="000B0FA7"/>
    <w:rsid w:val="000B1A42"/>
    <w:rsid w:val="000B1F48"/>
    <w:rsid w:val="000B2031"/>
    <w:rsid w:val="000B236D"/>
    <w:rsid w:val="000B2C17"/>
    <w:rsid w:val="000B2D4C"/>
    <w:rsid w:val="000B2E8E"/>
    <w:rsid w:val="000B3091"/>
    <w:rsid w:val="000B3A76"/>
    <w:rsid w:val="000B3EA3"/>
    <w:rsid w:val="000B4129"/>
    <w:rsid w:val="000B4365"/>
    <w:rsid w:val="000B46E6"/>
    <w:rsid w:val="000B4831"/>
    <w:rsid w:val="000B4A16"/>
    <w:rsid w:val="000B4B43"/>
    <w:rsid w:val="000B4EFD"/>
    <w:rsid w:val="000B594D"/>
    <w:rsid w:val="000B6001"/>
    <w:rsid w:val="000B696C"/>
    <w:rsid w:val="000B6A43"/>
    <w:rsid w:val="000B6C98"/>
    <w:rsid w:val="000B7977"/>
    <w:rsid w:val="000C0200"/>
    <w:rsid w:val="000C054F"/>
    <w:rsid w:val="000C0785"/>
    <w:rsid w:val="000C0E90"/>
    <w:rsid w:val="000C0F93"/>
    <w:rsid w:val="000C1893"/>
    <w:rsid w:val="000C1BF3"/>
    <w:rsid w:val="000C222F"/>
    <w:rsid w:val="000C24F9"/>
    <w:rsid w:val="000C26E5"/>
    <w:rsid w:val="000C390F"/>
    <w:rsid w:val="000C4491"/>
    <w:rsid w:val="000C4533"/>
    <w:rsid w:val="000C4537"/>
    <w:rsid w:val="000C4B83"/>
    <w:rsid w:val="000C4C9D"/>
    <w:rsid w:val="000C4F86"/>
    <w:rsid w:val="000C51FD"/>
    <w:rsid w:val="000C5707"/>
    <w:rsid w:val="000C5847"/>
    <w:rsid w:val="000C640E"/>
    <w:rsid w:val="000C6890"/>
    <w:rsid w:val="000C7431"/>
    <w:rsid w:val="000C7FC0"/>
    <w:rsid w:val="000D0673"/>
    <w:rsid w:val="000D0951"/>
    <w:rsid w:val="000D096A"/>
    <w:rsid w:val="000D0DB3"/>
    <w:rsid w:val="000D0E66"/>
    <w:rsid w:val="000D1394"/>
    <w:rsid w:val="000D1852"/>
    <w:rsid w:val="000D18E6"/>
    <w:rsid w:val="000D1C6A"/>
    <w:rsid w:val="000D2F50"/>
    <w:rsid w:val="000D3184"/>
    <w:rsid w:val="000D3EEB"/>
    <w:rsid w:val="000D44FF"/>
    <w:rsid w:val="000D5275"/>
    <w:rsid w:val="000D572C"/>
    <w:rsid w:val="000D5ADB"/>
    <w:rsid w:val="000D6597"/>
    <w:rsid w:val="000D6692"/>
    <w:rsid w:val="000D73A0"/>
    <w:rsid w:val="000D73A7"/>
    <w:rsid w:val="000D7CF3"/>
    <w:rsid w:val="000D7F21"/>
    <w:rsid w:val="000E0110"/>
    <w:rsid w:val="000E1B1B"/>
    <w:rsid w:val="000E257F"/>
    <w:rsid w:val="000E2BA5"/>
    <w:rsid w:val="000E3C47"/>
    <w:rsid w:val="000E3D07"/>
    <w:rsid w:val="000E4648"/>
    <w:rsid w:val="000E46FB"/>
    <w:rsid w:val="000E4AFD"/>
    <w:rsid w:val="000E5452"/>
    <w:rsid w:val="000E5703"/>
    <w:rsid w:val="000E6296"/>
    <w:rsid w:val="000E67FC"/>
    <w:rsid w:val="000E6F36"/>
    <w:rsid w:val="000E77AA"/>
    <w:rsid w:val="000E7CE9"/>
    <w:rsid w:val="000E7DD4"/>
    <w:rsid w:val="000E7F0B"/>
    <w:rsid w:val="000F0E53"/>
    <w:rsid w:val="000F0FB1"/>
    <w:rsid w:val="000F16A3"/>
    <w:rsid w:val="000F2815"/>
    <w:rsid w:val="000F2A5E"/>
    <w:rsid w:val="000F2CB0"/>
    <w:rsid w:val="000F2E6F"/>
    <w:rsid w:val="000F3A5A"/>
    <w:rsid w:val="000F48C1"/>
    <w:rsid w:val="000F50C9"/>
    <w:rsid w:val="000F604B"/>
    <w:rsid w:val="000F6C98"/>
    <w:rsid w:val="000F6DC7"/>
    <w:rsid w:val="000F7454"/>
    <w:rsid w:val="000F7469"/>
    <w:rsid w:val="000F7676"/>
    <w:rsid w:val="000F77C6"/>
    <w:rsid w:val="000F7DDF"/>
    <w:rsid w:val="000F7F41"/>
    <w:rsid w:val="00100874"/>
    <w:rsid w:val="00100C36"/>
    <w:rsid w:val="00100E22"/>
    <w:rsid w:val="00100F9A"/>
    <w:rsid w:val="00101632"/>
    <w:rsid w:val="00102065"/>
    <w:rsid w:val="00102B3E"/>
    <w:rsid w:val="00102CD6"/>
    <w:rsid w:val="00102D42"/>
    <w:rsid w:val="001037C7"/>
    <w:rsid w:val="00104435"/>
    <w:rsid w:val="001045A3"/>
    <w:rsid w:val="00106059"/>
    <w:rsid w:val="001062B7"/>
    <w:rsid w:val="00106EDC"/>
    <w:rsid w:val="0010724F"/>
    <w:rsid w:val="00107274"/>
    <w:rsid w:val="0010734C"/>
    <w:rsid w:val="001075B2"/>
    <w:rsid w:val="001076E1"/>
    <w:rsid w:val="00107CED"/>
    <w:rsid w:val="001108F7"/>
    <w:rsid w:val="00111888"/>
    <w:rsid w:val="00111B25"/>
    <w:rsid w:val="0011205B"/>
    <w:rsid w:val="001124F0"/>
    <w:rsid w:val="00112C5D"/>
    <w:rsid w:val="00113EDD"/>
    <w:rsid w:val="001148C8"/>
    <w:rsid w:val="001153BE"/>
    <w:rsid w:val="00116557"/>
    <w:rsid w:val="00116663"/>
    <w:rsid w:val="00116818"/>
    <w:rsid w:val="00116A48"/>
    <w:rsid w:val="00116E33"/>
    <w:rsid w:val="0011739F"/>
    <w:rsid w:val="0011761A"/>
    <w:rsid w:val="00117AA7"/>
    <w:rsid w:val="0012040D"/>
    <w:rsid w:val="00120798"/>
    <w:rsid w:val="0012097A"/>
    <w:rsid w:val="00120C19"/>
    <w:rsid w:val="0012103C"/>
    <w:rsid w:val="00121220"/>
    <w:rsid w:val="00121235"/>
    <w:rsid w:val="00121954"/>
    <w:rsid w:val="00121AD3"/>
    <w:rsid w:val="0012222E"/>
    <w:rsid w:val="00122D61"/>
    <w:rsid w:val="001232AD"/>
    <w:rsid w:val="00123C9D"/>
    <w:rsid w:val="00124BE9"/>
    <w:rsid w:val="00125AE3"/>
    <w:rsid w:val="0012605A"/>
    <w:rsid w:val="00126959"/>
    <w:rsid w:val="00127342"/>
    <w:rsid w:val="0013051D"/>
    <w:rsid w:val="001309B0"/>
    <w:rsid w:val="00131830"/>
    <w:rsid w:val="00131ED8"/>
    <w:rsid w:val="001323C7"/>
    <w:rsid w:val="00132C9A"/>
    <w:rsid w:val="001335A8"/>
    <w:rsid w:val="0013398C"/>
    <w:rsid w:val="00133A06"/>
    <w:rsid w:val="00133A12"/>
    <w:rsid w:val="00134746"/>
    <w:rsid w:val="001349A1"/>
    <w:rsid w:val="001356A2"/>
    <w:rsid w:val="00135C3A"/>
    <w:rsid w:val="0013600C"/>
    <w:rsid w:val="0013676E"/>
    <w:rsid w:val="00136AB9"/>
    <w:rsid w:val="001373E9"/>
    <w:rsid w:val="001375D7"/>
    <w:rsid w:val="00137674"/>
    <w:rsid w:val="00137E87"/>
    <w:rsid w:val="00140E6D"/>
    <w:rsid w:val="001412C8"/>
    <w:rsid w:val="001420E0"/>
    <w:rsid w:val="00142CE6"/>
    <w:rsid w:val="00142DBA"/>
    <w:rsid w:val="00142EC5"/>
    <w:rsid w:val="00143459"/>
    <w:rsid w:val="00143526"/>
    <w:rsid w:val="0014371D"/>
    <w:rsid w:val="001437B9"/>
    <w:rsid w:val="00143E1F"/>
    <w:rsid w:val="00143E5E"/>
    <w:rsid w:val="00144006"/>
    <w:rsid w:val="00144D41"/>
    <w:rsid w:val="0014508F"/>
    <w:rsid w:val="001451DB"/>
    <w:rsid w:val="0014546B"/>
    <w:rsid w:val="00145588"/>
    <w:rsid w:val="001457A4"/>
    <w:rsid w:val="00146674"/>
    <w:rsid w:val="001466F2"/>
    <w:rsid w:val="00146839"/>
    <w:rsid w:val="00146960"/>
    <w:rsid w:val="00146DBC"/>
    <w:rsid w:val="001470D9"/>
    <w:rsid w:val="001476D8"/>
    <w:rsid w:val="001509DC"/>
    <w:rsid w:val="001509FD"/>
    <w:rsid w:val="00150A43"/>
    <w:rsid w:val="00150DED"/>
    <w:rsid w:val="00151A90"/>
    <w:rsid w:val="00151D96"/>
    <w:rsid w:val="0015200D"/>
    <w:rsid w:val="0015268B"/>
    <w:rsid w:val="00152D21"/>
    <w:rsid w:val="00153CBC"/>
    <w:rsid w:val="0015432C"/>
    <w:rsid w:val="0015473E"/>
    <w:rsid w:val="0015489A"/>
    <w:rsid w:val="00154A55"/>
    <w:rsid w:val="00154EA8"/>
    <w:rsid w:val="00154F8C"/>
    <w:rsid w:val="00155410"/>
    <w:rsid w:val="001554FC"/>
    <w:rsid w:val="00155579"/>
    <w:rsid w:val="00155670"/>
    <w:rsid w:val="0015639C"/>
    <w:rsid w:val="001564F0"/>
    <w:rsid w:val="001566B1"/>
    <w:rsid w:val="00156E64"/>
    <w:rsid w:val="001571C5"/>
    <w:rsid w:val="001576AF"/>
    <w:rsid w:val="00157FB0"/>
    <w:rsid w:val="00160363"/>
    <w:rsid w:val="00161A11"/>
    <w:rsid w:val="00161A9A"/>
    <w:rsid w:val="00162183"/>
    <w:rsid w:val="001627C8"/>
    <w:rsid w:val="00162A6A"/>
    <w:rsid w:val="00162F15"/>
    <w:rsid w:val="001631CA"/>
    <w:rsid w:val="00163287"/>
    <w:rsid w:val="00163292"/>
    <w:rsid w:val="00163C80"/>
    <w:rsid w:val="00164CC0"/>
    <w:rsid w:val="001654F2"/>
    <w:rsid w:val="00165E61"/>
    <w:rsid w:val="001660F1"/>
    <w:rsid w:val="00166194"/>
    <w:rsid w:val="00166ADB"/>
    <w:rsid w:val="00166CDC"/>
    <w:rsid w:val="001673A3"/>
    <w:rsid w:val="00167B74"/>
    <w:rsid w:val="001702FE"/>
    <w:rsid w:val="00170EDD"/>
    <w:rsid w:val="00171766"/>
    <w:rsid w:val="00171EA7"/>
    <w:rsid w:val="00172760"/>
    <w:rsid w:val="00173182"/>
    <w:rsid w:val="0017325E"/>
    <w:rsid w:val="00173762"/>
    <w:rsid w:val="001737A5"/>
    <w:rsid w:val="00173891"/>
    <w:rsid w:val="00173E8A"/>
    <w:rsid w:val="001745B9"/>
    <w:rsid w:val="001745E5"/>
    <w:rsid w:val="00174932"/>
    <w:rsid w:val="001752BD"/>
    <w:rsid w:val="00175903"/>
    <w:rsid w:val="00175DA9"/>
    <w:rsid w:val="00175DEC"/>
    <w:rsid w:val="00175F71"/>
    <w:rsid w:val="00175F81"/>
    <w:rsid w:val="00175FD4"/>
    <w:rsid w:val="001761C2"/>
    <w:rsid w:val="001761C4"/>
    <w:rsid w:val="001762DA"/>
    <w:rsid w:val="0017631B"/>
    <w:rsid w:val="001768AF"/>
    <w:rsid w:val="00176DEC"/>
    <w:rsid w:val="001771F2"/>
    <w:rsid w:val="001777FF"/>
    <w:rsid w:val="00177AEE"/>
    <w:rsid w:val="00177BF9"/>
    <w:rsid w:val="00177C1B"/>
    <w:rsid w:val="00177D56"/>
    <w:rsid w:val="00177E82"/>
    <w:rsid w:val="00177F0A"/>
    <w:rsid w:val="001805C0"/>
    <w:rsid w:val="001809D9"/>
    <w:rsid w:val="00180A4F"/>
    <w:rsid w:val="00180B7C"/>
    <w:rsid w:val="00182A21"/>
    <w:rsid w:val="00182AEA"/>
    <w:rsid w:val="001834AA"/>
    <w:rsid w:val="00183A5B"/>
    <w:rsid w:val="00184097"/>
    <w:rsid w:val="00184A8F"/>
    <w:rsid w:val="00184EE1"/>
    <w:rsid w:val="00184F9D"/>
    <w:rsid w:val="00184FF4"/>
    <w:rsid w:val="0018583D"/>
    <w:rsid w:val="00185ED2"/>
    <w:rsid w:val="00186BF1"/>
    <w:rsid w:val="00186D4C"/>
    <w:rsid w:val="00187078"/>
    <w:rsid w:val="00187C06"/>
    <w:rsid w:val="00187FDE"/>
    <w:rsid w:val="001902CD"/>
    <w:rsid w:val="001903B2"/>
    <w:rsid w:val="0019046B"/>
    <w:rsid w:val="001904A8"/>
    <w:rsid w:val="00190C1B"/>
    <w:rsid w:val="00190E88"/>
    <w:rsid w:val="00191453"/>
    <w:rsid w:val="001918BA"/>
    <w:rsid w:val="0019224C"/>
    <w:rsid w:val="0019289D"/>
    <w:rsid w:val="00192C0B"/>
    <w:rsid w:val="00193BCD"/>
    <w:rsid w:val="00194664"/>
    <w:rsid w:val="00194667"/>
    <w:rsid w:val="001949B2"/>
    <w:rsid w:val="00194E0B"/>
    <w:rsid w:val="00195047"/>
    <w:rsid w:val="001956D9"/>
    <w:rsid w:val="001958B4"/>
    <w:rsid w:val="00196396"/>
    <w:rsid w:val="0019693B"/>
    <w:rsid w:val="00196C42"/>
    <w:rsid w:val="00196FDE"/>
    <w:rsid w:val="001A01A9"/>
    <w:rsid w:val="001A0AE3"/>
    <w:rsid w:val="001A0E68"/>
    <w:rsid w:val="001A0F79"/>
    <w:rsid w:val="001A113F"/>
    <w:rsid w:val="001A15C9"/>
    <w:rsid w:val="001A162F"/>
    <w:rsid w:val="001A1B09"/>
    <w:rsid w:val="001A1DBD"/>
    <w:rsid w:val="001A1DD2"/>
    <w:rsid w:val="001A35A9"/>
    <w:rsid w:val="001A453F"/>
    <w:rsid w:val="001A4707"/>
    <w:rsid w:val="001A4BE0"/>
    <w:rsid w:val="001A53A4"/>
    <w:rsid w:val="001A57FA"/>
    <w:rsid w:val="001A5DC5"/>
    <w:rsid w:val="001A64D6"/>
    <w:rsid w:val="001A6837"/>
    <w:rsid w:val="001A7C01"/>
    <w:rsid w:val="001A7D84"/>
    <w:rsid w:val="001A7F06"/>
    <w:rsid w:val="001B041F"/>
    <w:rsid w:val="001B0FCF"/>
    <w:rsid w:val="001B10DC"/>
    <w:rsid w:val="001B11DD"/>
    <w:rsid w:val="001B1223"/>
    <w:rsid w:val="001B29FA"/>
    <w:rsid w:val="001B3B98"/>
    <w:rsid w:val="001B41F6"/>
    <w:rsid w:val="001B4AF1"/>
    <w:rsid w:val="001B529B"/>
    <w:rsid w:val="001B576B"/>
    <w:rsid w:val="001B5A1A"/>
    <w:rsid w:val="001B64A3"/>
    <w:rsid w:val="001B70E5"/>
    <w:rsid w:val="001B7859"/>
    <w:rsid w:val="001B7D8C"/>
    <w:rsid w:val="001C0378"/>
    <w:rsid w:val="001C0618"/>
    <w:rsid w:val="001C0B80"/>
    <w:rsid w:val="001C1429"/>
    <w:rsid w:val="001C16E6"/>
    <w:rsid w:val="001C1AA5"/>
    <w:rsid w:val="001C1CE8"/>
    <w:rsid w:val="001C2593"/>
    <w:rsid w:val="001C29A0"/>
    <w:rsid w:val="001C2A4F"/>
    <w:rsid w:val="001C2BA5"/>
    <w:rsid w:val="001C30FA"/>
    <w:rsid w:val="001C3114"/>
    <w:rsid w:val="001C3410"/>
    <w:rsid w:val="001C3762"/>
    <w:rsid w:val="001C3BDC"/>
    <w:rsid w:val="001C3CBE"/>
    <w:rsid w:val="001C42F7"/>
    <w:rsid w:val="001C49F4"/>
    <w:rsid w:val="001C4FC6"/>
    <w:rsid w:val="001C513B"/>
    <w:rsid w:val="001C51DE"/>
    <w:rsid w:val="001C641C"/>
    <w:rsid w:val="001C6C69"/>
    <w:rsid w:val="001C6F43"/>
    <w:rsid w:val="001C705B"/>
    <w:rsid w:val="001C7AF9"/>
    <w:rsid w:val="001C7D35"/>
    <w:rsid w:val="001D0072"/>
    <w:rsid w:val="001D03C5"/>
    <w:rsid w:val="001D0AAF"/>
    <w:rsid w:val="001D0C1F"/>
    <w:rsid w:val="001D1388"/>
    <w:rsid w:val="001D1E5E"/>
    <w:rsid w:val="001D1E8F"/>
    <w:rsid w:val="001D20DF"/>
    <w:rsid w:val="001D25FB"/>
    <w:rsid w:val="001D306D"/>
    <w:rsid w:val="001D385B"/>
    <w:rsid w:val="001D3B77"/>
    <w:rsid w:val="001D41DC"/>
    <w:rsid w:val="001D5325"/>
    <w:rsid w:val="001D5889"/>
    <w:rsid w:val="001D5F56"/>
    <w:rsid w:val="001D6D18"/>
    <w:rsid w:val="001D703A"/>
    <w:rsid w:val="001D74DC"/>
    <w:rsid w:val="001E04DD"/>
    <w:rsid w:val="001E0ABF"/>
    <w:rsid w:val="001E0D8E"/>
    <w:rsid w:val="001E0EC0"/>
    <w:rsid w:val="001E0EF1"/>
    <w:rsid w:val="001E1855"/>
    <w:rsid w:val="001E2377"/>
    <w:rsid w:val="001E2EDB"/>
    <w:rsid w:val="001E310B"/>
    <w:rsid w:val="001E3302"/>
    <w:rsid w:val="001E3DA4"/>
    <w:rsid w:val="001E4EE4"/>
    <w:rsid w:val="001E4F02"/>
    <w:rsid w:val="001E5171"/>
    <w:rsid w:val="001E5BD7"/>
    <w:rsid w:val="001E5D39"/>
    <w:rsid w:val="001E5E02"/>
    <w:rsid w:val="001E6150"/>
    <w:rsid w:val="001E697E"/>
    <w:rsid w:val="001E781A"/>
    <w:rsid w:val="001E7986"/>
    <w:rsid w:val="001E7EBB"/>
    <w:rsid w:val="001E7EBD"/>
    <w:rsid w:val="001F0235"/>
    <w:rsid w:val="001F17E6"/>
    <w:rsid w:val="001F205F"/>
    <w:rsid w:val="001F2862"/>
    <w:rsid w:val="001F2883"/>
    <w:rsid w:val="001F2C0F"/>
    <w:rsid w:val="001F3070"/>
    <w:rsid w:val="001F3410"/>
    <w:rsid w:val="001F3893"/>
    <w:rsid w:val="001F4156"/>
    <w:rsid w:val="001F4329"/>
    <w:rsid w:val="001F448B"/>
    <w:rsid w:val="001F4627"/>
    <w:rsid w:val="001F4D65"/>
    <w:rsid w:val="001F5422"/>
    <w:rsid w:val="001F545F"/>
    <w:rsid w:val="001F55E8"/>
    <w:rsid w:val="001F601C"/>
    <w:rsid w:val="001F610C"/>
    <w:rsid w:val="001F6D18"/>
    <w:rsid w:val="001F7542"/>
    <w:rsid w:val="001F762D"/>
    <w:rsid w:val="001F7B50"/>
    <w:rsid w:val="002002DB"/>
    <w:rsid w:val="00200367"/>
    <w:rsid w:val="0020064E"/>
    <w:rsid w:val="002006DC"/>
    <w:rsid w:val="00201288"/>
    <w:rsid w:val="00201681"/>
    <w:rsid w:val="00201943"/>
    <w:rsid w:val="00201E18"/>
    <w:rsid w:val="00202C59"/>
    <w:rsid w:val="002030FD"/>
    <w:rsid w:val="0020379C"/>
    <w:rsid w:val="00204145"/>
    <w:rsid w:val="0020420B"/>
    <w:rsid w:val="00204467"/>
    <w:rsid w:val="00204592"/>
    <w:rsid w:val="00204877"/>
    <w:rsid w:val="0020499B"/>
    <w:rsid w:val="00204BC2"/>
    <w:rsid w:val="002055DC"/>
    <w:rsid w:val="0020578D"/>
    <w:rsid w:val="0020598B"/>
    <w:rsid w:val="00205B38"/>
    <w:rsid w:val="002061DF"/>
    <w:rsid w:val="002062B7"/>
    <w:rsid w:val="002104C9"/>
    <w:rsid w:val="00210D1B"/>
    <w:rsid w:val="0021289C"/>
    <w:rsid w:val="00212C41"/>
    <w:rsid w:val="00212E7E"/>
    <w:rsid w:val="00212F72"/>
    <w:rsid w:val="00213962"/>
    <w:rsid w:val="00213B0C"/>
    <w:rsid w:val="00213DCA"/>
    <w:rsid w:val="00214D0C"/>
    <w:rsid w:val="00214D76"/>
    <w:rsid w:val="002152B6"/>
    <w:rsid w:val="00215346"/>
    <w:rsid w:val="00215963"/>
    <w:rsid w:val="00216350"/>
    <w:rsid w:val="00216B23"/>
    <w:rsid w:val="00216C7F"/>
    <w:rsid w:val="00216D83"/>
    <w:rsid w:val="00217F04"/>
    <w:rsid w:val="00220398"/>
    <w:rsid w:val="002204E3"/>
    <w:rsid w:val="002209F5"/>
    <w:rsid w:val="00220C57"/>
    <w:rsid w:val="00221062"/>
    <w:rsid w:val="00221082"/>
    <w:rsid w:val="0022112F"/>
    <w:rsid w:val="002219E8"/>
    <w:rsid w:val="00221EED"/>
    <w:rsid w:val="002221C9"/>
    <w:rsid w:val="00222B18"/>
    <w:rsid w:val="00223476"/>
    <w:rsid w:val="002234FC"/>
    <w:rsid w:val="00223B42"/>
    <w:rsid w:val="0022499B"/>
    <w:rsid w:val="00224ECB"/>
    <w:rsid w:val="0022508D"/>
    <w:rsid w:val="00225641"/>
    <w:rsid w:val="00225B46"/>
    <w:rsid w:val="002263DB"/>
    <w:rsid w:val="002269C1"/>
    <w:rsid w:val="00226C8B"/>
    <w:rsid w:val="00226F74"/>
    <w:rsid w:val="00227792"/>
    <w:rsid w:val="002279AB"/>
    <w:rsid w:val="00230911"/>
    <w:rsid w:val="002309AF"/>
    <w:rsid w:val="00232E01"/>
    <w:rsid w:val="00233776"/>
    <w:rsid w:val="00233935"/>
    <w:rsid w:val="00233B07"/>
    <w:rsid w:val="00234403"/>
    <w:rsid w:val="00234960"/>
    <w:rsid w:val="00234FB5"/>
    <w:rsid w:val="00235437"/>
    <w:rsid w:val="00235A06"/>
    <w:rsid w:val="00235CE6"/>
    <w:rsid w:val="00236765"/>
    <w:rsid w:val="00236867"/>
    <w:rsid w:val="00237448"/>
    <w:rsid w:val="00237C49"/>
    <w:rsid w:val="00237D65"/>
    <w:rsid w:val="00240A8E"/>
    <w:rsid w:val="00240B80"/>
    <w:rsid w:val="00240C43"/>
    <w:rsid w:val="0024124D"/>
    <w:rsid w:val="00241649"/>
    <w:rsid w:val="002420FD"/>
    <w:rsid w:val="00242986"/>
    <w:rsid w:val="00242BBC"/>
    <w:rsid w:val="00242D0B"/>
    <w:rsid w:val="002430DF"/>
    <w:rsid w:val="0024313C"/>
    <w:rsid w:val="00243ED1"/>
    <w:rsid w:val="00243EFD"/>
    <w:rsid w:val="0024419B"/>
    <w:rsid w:val="002444AE"/>
    <w:rsid w:val="002445B1"/>
    <w:rsid w:val="00244B0F"/>
    <w:rsid w:val="00245EF4"/>
    <w:rsid w:val="00246060"/>
    <w:rsid w:val="0024609C"/>
    <w:rsid w:val="002461F7"/>
    <w:rsid w:val="00247197"/>
    <w:rsid w:val="00247547"/>
    <w:rsid w:val="00247B8C"/>
    <w:rsid w:val="00247D19"/>
    <w:rsid w:val="0025071B"/>
    <w:rsid w:val="0025079E"/>
    <w:rsid w:val="002509E1"/>
    <w:rsid w:val="00251054"/>
    <w:rsid w:val="0025149F"/>
    <w:rsid w:val="0025151E"/>
    <w:rsid w:val="00251528"/>
    <w:rsid w:val="0025165E"/>
    <w:rsid w:val="0025246D"/>
    <w:rsid w:val="00252727"/>
    <w:rsid w:val="00252BE5"/>
    <w:rsid w:val="00252DB5"/>
    <w:rsid w:val="00253057"/>
    <w:rsid w:val="0025374A"/>
    <w:rsid w:val="00253CFA"/>
    <w:rsid w:val="00253D19"/>
    <w:rsid w:val="002547B2"/>
    <w:rsid w:val="002552D0"/>
    <w:rsid w:val="00255766"/>
    <w:rsid w:val="00255C86"/>
    <w:rsid w:val="002563A3"/>
    <w:rsid w:val="002572CD"/>
    <w:rsid w:val="00257BE1"/>
    <w:rsid w:val="00260E14"/>
    <w:rsid w:val="00260EF0"/>
    <w:rsid w:val="00261580"/>
    <w:rsid w:val="002615C8"/>
    <w:rsid w:val="002618D5"/>
    <w:rsid w:val="0026230B"/>
    <w:rsid w:val="00262A6D"/>
    <w:rsid w:val="00262BDE"/>
    <w:rsid w:val="00262D5A"/>
    <w:rsid w:val="002632EE"/>
    <w:rsid w:val="00263968"/>
    <w:rsid w:val="002642AD"/>
    <w:rsid w:val="00265609"/>
    <w:rsid w:val="002670CC"/>
    <w:rsid w:val="00267803"/>
    <w:rsid w:val="00270349"/>
    <w:rsid w:val="00270A02"/>
    <w:rsid w:val="00270C51"/>
    <w:rsid w:val="00270F9F"/>
    <w:rsid w:val="00271766"/>
    <w:rsid w:val="00271A3B"/>
    <w:rsid w:val="00271B76"/>
    <w:rsid w:val="002720AD"/>
    <w:rsid w:val="002720AF"/>
    <w:rsid w:val="00272951"/>
    <w:rsid w:val="00272F4E"/>
    <w:rsid w:val="0027397B"/>
    <w:rsid w:val="00273CFD"/>
    <w:rsid w:val="0027503B"/>
    <w:rsid w:val="0027517A"/>
    <w:rsid w:val="0027545D"/>
    <w:rsid w:val="0027630E"/>
    <w:rsid w:val="00276382"/>
    <w:rsid w:val="00276A15"/>
    <w:rsid w:val="00277195"/>
    <w:rsid w:val="0027744D"/>
    <w:rsid w:val="0027761D"/>
    <w:rsid w:val="002779A0"/>
    <w:rsid w:val="002804BA"/>
    <w:rsid w:val="00280527"/>
    <w:rsid w:val="0028136A"/>
    <w:rsid w:val="00282F6A"/>
    <w:rsid w:val="00283445"/>
    <w:rsid w:val="0028349A"/>
    <w:rsid w:val="00283862"/>
    <w:rsid w:val="00283CD6"/>
    <w:rsid w:val="002845C2"/>
    <w:rsid w:val="00284AF1"/>
    <w:rsid w:val="002866AB"/>
    <w:rsid w:val="00286926"/>
    <w:rsid w:val="002871FC"/>
    <w:rsid w:val="00287495"/>
    <w:rsid w:val="0028799E"/>
    <w:rsid w:val="00287E2A"/>
    <w:rsid w:val="00287E75"/>
    <w:rsid w:val="00290174"/>
    <w:rsid w:val="00290932"/>
    <w:rsid w:val="00290CDE"/>
    <w:rsid w:val="00291A32"/>
    <w:rsid w:val="00291D36"/>
    <w:rsid w:val="00292512"/>
    <w:rsid w:val="00293005"/>
    <w:rsid w:val="0029326E"/>
    <w:rsid w:val="00293B64"/>
    <w:rsid w:val="00294232"/>
    <w:rsid w:val="0029487D"/>
    <w:rsid w:val="00295227"/>
    <w:rsid w:val="002954F8"/>
    <w:rsid w:val="002958D5"/>
    <w:rsid w:val="0029603B"/>
    <w:rsid w:val="00296518"/>
    <w:rsid w:val="0029683E"/>
    <w:rsid w:val="00296BD4"/>
    <w:rsid w:val="0029745C"/>
    <w:rsid w:val="0029761B"/>
    <w:rsid w:val="002977E2"/>
    <w:rsid w:val="002A0994"/>
    <w:rsid w:val="002A0BA6"/>
    <w:rsid w:val="002A0EA8"/>
    <w:rsid w:val="002A0F19"/>
    <w:rsid w:val="002A16EB"/>
    <w:rsid w:val="002A1B10"/>
    <w:rsid w:val="002A1C6F"/>
    <w:rsid w:val="002A230D"/>
    <w:rsid w:val="002A2EB6"/>
    <w:rsid w:val="002A3125"/>
    <w:rsid w:val="002A3387"/>
    <w:rsid w:val="002A3E88"/>
    <w:rsid w:val="002A3F0F"/>
    <w:rsid w:val="002A4552"/>
    <w:rsid w:val="002A53BD"/>
    <w:rsid w:val="002A5C50"/>
    <w:rsid w:val="002A62A6"/>
    <w:rsid w:val="002A6ACC"/>
    <w:rsid w:val="002A6CEA"/>
    <w:rsid w:val="002A6DA7"/>
    <w:rsid w:val="002A74CF"/>
    <w:rsid w:val="002A76CF"/>
    <w:rsid w:val="002A7EDE"/>
    <w:rsid w:val="002B01FD"/>
    <w:rsid w:val="002B0418"/>
    <w:rsid w:val="002B0CED"/>
    <w:rsid w:val="002B17A4"/>
    <w:rsid w:val="002B1962"/>
    <w:rsid w:val="002B1E23"/>
    <w:rsid w:val="002B28F6"/>
    <w:rsid w:val="002B2AF6"/>
    <w:rsid w:val="002B39CD"/>
    <w:rsid w:val="002B4ABF"/>
    <w:rsid w:val="002B583D"/>
    <w:rsid w:val="002B7A97"/>
    <w:rsid w:val="002B7B6B"/>
    <w:rsid w:val="002C20F4"/>
    <w:rsid w:val="002C22DD"/>
    <w:rsid w:val="002C234F"/>
    <w:rsid w:val="002C23E1"/>
    <w:rsid w:val="002C2903"/>
    <w:rsid w:val="002C2CB5"/>
    <w:rsid w:val="002C30B4"/>
    <w:rsid w:val="002C3151"/>
    <w:rsid w:val="002C3880"/>
    <w:rsid w:val="002C43AB"/>
    <w:rsid w:val="002C4F93"/>
    <w:rsid w:val="002C5911"/>
    <w:rsid w:val="002C5C8C"/>
    <w:rsid w:val="002C63FF"/>
    <w:rsid w:val="002C66E2"/>
    <w:rsid w:val="002C69E6"/>
    <w:rsid w:val="002C6BA5"/>
    <w:rsid w:val="002C6D2A"/>
    <w:rsid w:val="002C7036"/>
    <w:rsid w:val="002D0DC9"/>
    <w:rsid w:val="002D236D"/>
    <w:rsid w:val="002D262B"/>
    <w:rsid w:val="002D3012"/>
    <w:rsid w:val="002D37C4"/>
    <w:rsid w:val="002D3CB3"/>
    <w:rsid w:val="002D41EB"/>
    <w:rsid w:val="002D43DB"/>
    <w:rsid w:val="002D551D"/>
    <w:rsid w:val="002D67E6"/>
    <w:rsid w:val="002D6EE5"/>
    <w:rsid w:val="002D6F0A"/>
    <w:rsid w:val="002D7180"/>
    <w:rsid w:val="002D775A"/>
    <w:rsid w:val="002E04B1"/>
    <w:rsid w:val="002E0549"/>
    <w:rsid w:val="002E0D6C"/>
    <w:rsid w:val="002E0E71"/>
    <w:rsid w:val="002E1536"/>
    <w:rsid w:val="002E167C"/>
    <w:rsid w:val="002E177B"/>
    <w:rsid w:val="002E19FD"/>
    <w:rsid w:val="002E1FC1"/>
    <w:rsid w:val="002E2823"/>
    <w:rsid w:val="002E2D03"/>
    <w:rsid w:val="002E318A"/>
    <w:rsid w:val="002E3264"/>
    <w:rsid w:val="002E3631"/>
    <w:rsid w:val="002E4077"/>
    <w:rsid w:val="002E4454"/>
    <w:rsid w:val="002E47BD"/>
    <w:rsid w:val="002E4E4A"/>
    <w:rsid w:val="002E5B30"/>
    <w:rsid w:val="002E6030"/>
    <w:rsid w:val="002E641E"/>
    <w:rsid w:val="002E66DE"/>
    <w:rsid w:val="002E6C9A"/>
    <w:rsid w:val="002E6E8B"/>
    <w:rsid w:val="002E7204"/>
    <w:rsid w:val="002E7417"/>
    <w:rsid w:val="002E7B6D"/>
    <w:rsid w:val="002E7D5C"/>
    <w:rsid w:val="002E7EBE"/>
    <w:rsid w:val="002F0847"/>
    <w:rsid w:val="002F173C"/>
    <w:rsid w:val="002F1E47"/>
    <w:rsid w:val="002F221E"/>
    <w:rsid w:val="002F2435"/>
    <w:rsid w:val="002F275D"/>
    <w:rsid w:val="002F32E4"/>
    <w:rsid w:val="002F3D3B"/>
    <w:rsid w:val="002F3DA3"/>
    <w:rsid w:val="002F3E23"/>
    <w:rsid w:val="002F42CB"/>
    <w:rsid w:val="002F460A"/>
    <w:rsid w:val="002F5574"/>
    <w:rsid w:val="002F6201"/>
    <w:rsid w:val="002F6562"/>
    <w:rsid w:val="002F6815"/>
    <w:rsid w:val="002F6A18"/>
    <w:rsid w:val="002F739C"/>
    <w:rsid w:val="002F7A58"/>
    <w:rsid w:val="002F7AAD"/>
    <w:rsid w:val="002F7DED"/>
    <w:rsid w:val="002F7F75"/>
    <w:rsid w:val="003009AF"/>
    <w:rsid w:val="00300DF2"/>
    <w:rsid w:val="00300EBC"/>
    <w:rsid w:val="00302EAD"/>
    <w:rsid w:val="0030307D"/>
    <w:rsid w:val="00303A3C"/>
    <w:rsid w:val="00303A6D"/>
    <w:rsid w:val="00303BD9"/>
    <w:rsid w:val="00304182"/>
    <w:rsid w:val="00304793"/>
    <w:rsid w:val="00304B62"/>
    <w:rsid w:val="00304D2C"/>
    <w:rsid w:val="00304FD5"/>
    <w:rsid w:val="003061F6"/>
    <w:rsid w:val="003064C6"/>
    <w:rsid w:val="003074B4"/>
    <w:rsid w:val="00307AE3"/>
    <w:rsid w:val="00310109"/>
    <w:rsid w:val="0031022C"/>
    <w:rsid w:val="003107B4"/>
    <w:rsid w:val="00310817"/>
    <w:rsid w:val="00310954"/>
    <w:rsid w:val="00310F30"/>
    <w:rsid w:val="00311AD6"/>
    <w:rsid w:val="00311FE2"/>
    <w:rsid w:val="00311FF7"/>
    <w:rsid w:val="00312042"/>
    <w:rsid w:val="00312722"/>
    <w:rsid w:val="00312EE3"/>
    <w:rsid w:val="0031353B"/>
    <w:rsid w:val="00313808"/>
    <w:rsid w:val="0031385D"/>
    <w:rsid w:val="00313954"/>
    <w:rsid w:val="00313AD3"/>
    <w:rsid w:val="00313B95"/>
    <w:rsid w:val="00313EE5"/>
    <w:rsid w:val="003148E5"/>
    <w:rsid w:val="00314CAD"/>
    <w:rsid w:val="00315FBA"/>
    <w:rsid w:val="00315FE4"/>
    <w:rsid w:val="00316545"/>
    <w:rsid w:val="003169AB"/>
    <w:rsid w:val="00316A16"/>
    <w:rsid w:val="00317174"/>
    <w:rsid w:val="00317DE0"/>
    <w:rsid w:val="003202B1"/>
    <w:rsid w:val="00321AB8"/>
    <w:rsid w:val="003224F7"/>
    <w:rsid w:val="003233EC"/>
    <w:rsid w:val="00323F70"/>
    <w:rsid w:val="00324BDA"/>
    <w:rsid w:val="00325525"/>
    <w:rsid w:val="003257A8"/>
    <w:rsid w:val="00326966"/>
    <w:rsid w:val="00326AB7"/>
    <w:rsid w:val="00326D21"/>
    <w:rsid w:val="0032704E"/>
    <w:rsid w:val="00327493"/>
    <w:rsid w:val="00327D60"/>
    <w:rsid w:val="003300EA"/>
    <w:rsid w:val="00330609"/>
    <w:rsid w:val="00330C6C"/>
    <w:rsid w:val="00330E82"/>
    <w:rsid w:val="0033129B"/>
    <w:rsid w:val="0033272C"/>
    <w:rsid w:val="00332D18"/>
    <w:rsid w:val="00333473"/>
    <w:rsid w:val="00335A56"/>
    <w:rsid w:val="00336698"/>
    <w:rsid w:val="00336A9E"/>
    <w:rsid w:val="00336AC9"/>
    <w:rsid w:val="00336B46"/>
    <w:rsid w:val="003371A9"/>
    <w:rsid w:val="003374A5"/>
    <w:rsid w:val="00337E89"/>
    <w:rsid w:val="00337FB2"/>
    <w:rsid w:val="00340518"/>
    <w:rsid w:val="003406FA"/>
    <w:rsid w:val="00340E1F"/>
    <w:rsid w:val="00340F4E"/>
    <w:rsid w:val="00341116"/>
    <w:rsid w:val="00341A4C"/>
    <w:rsid w:val="00341F1C"/>
    <w:rsid w:val="0034240D"/>
    <w:rsid w:val="00342BCF"/>
    <w:rsid w:val="003437D0"/>
    <w:rsid w:val="003439F2"/>
    <w:rsid w:val="003439FD"/>
    <w:rsid w:val="00344EDA"/>
    <w:rsid w:val="00344F4F"/>
    <w:rsid w:val="0034563E"/>
    <w:rsid w:val="00346139"/>
    <w:rsid w:val="003464ED"/>
    <w:rsid w:val="00347467"/>
    <w:rsid w:val="00347817"/>
    <w:rsid w:val="00347878"/>
    <w:rsid w:val="00347979"/>
    <w:rsid w:val="00347DFD"/>
    <w:rsid w:val="00350356"/>
    <w:rsid w:val="0035039C"/>
    <w:rsid w:val="0035051A"/>
    <w:rsid w:val="00351706"/>
    <w:rsid w:val="00351935"/>
    <w:rsid w:val="0035196B"/>
    <w:rsid w:val="003522B7"/>
    <w:rsid w:val="0035287F"/>
    <w:rsid w:val="00352A68"/>
    <w:rsid w:val="0035358E"/>
    <w:rsid w:val="00353D04"/>
    <w:rsid w:val="00354DAB"/>
    <w:rsid w:val="00355870"/>
    <w:rsid w:val="00355D62"/>
    <w:rsid w:val="0035601F"/>
    <w:rsid w:val="0035611B"/>
    <w:rsid w:val="00356357"/>
    <w:rsid w:val="0035653F"/>
    <w:rsid w:val="003565FD"/>
    <w:rsid w:val="003567C8"/>
    <w:rsid w:val="003569CB"/>
    <w:rsid w:val="00357264"/>
    <w:rsid w:val="0035768F"/>
    <w:rsid w:val="00357D8E"/>
    <w:rsid w:val="00357EB1"/>
    <w:rsid w:val="00360BF9"/>
    <w:rsid w:val="00361735"/>
    <w:rsid w:val="00361818"/>
    <w:rsid w:val="00361C31"/>
    <w:rsid w:val="0036243D"/>
    <w:rsid w:val="003624C7"/>
    <w:rsid w:val="00363D6C"/>
    <w:rsid w:val="003647D8"/>
    <w:rsid w:val="00364FDB"/>
    <w:rsid w:val="003659B3"/>
    <w:rsid w:val="00366495"/>
    <w:rsid w:val="003664CF"/>
    <w:rsid w:val="0036689E"/>
    <w:rsid w:val="00366A7C"/>
    <w:rsid w:val="00366D21"/>
    <w:rsid w:val="00367362"/>
    <w:rsid w:val="0036738B"/>
    <w:rsid w:val="003675A2"/>
    <w:rsid w:val="00367835"/>
    <w:rsid w:val="00367B93"/>
    <w:rsid w:val="00367C92"/>
    <w:rsid w:val="0037055B"/>
    <w:rsid w:val="00370BFC"/>
    <w:rsid w:val="00370C00"/>
    <w:rsid w:val="0037124D"/>
    <w:rsid w:val="00371AC2"/>
    <w:rsid w:val="00371D01"/>
    <w:rsid w:val="003724AE"/>
    <w:rsid w:val="0037262B"/>
    <w:rsid w:val="00372AE7"/>
    <w:rsid w:val="00372B89"/>
    <w:rsid w:val="003734C5"/>
    <w:rsid w:val="00373C6A"/>
    <w:rsid w:val="0037511E"/>
    <w:rsid w:val="003751AE"/>
    <w:rsid w:val="00375EA7"/>
    <w:rsid w:val="003764A8"/>
    <w:rsid w:val="0037718E"/>
    <w:rsid w:val="00377E79"/>
    <w:rsid w:val="0038006B"/>
    <w:rsid w:val="003807F0"/>
    <w:rsid w:val="0038082B"/>
    <w:rsid w:val="0038097C"/>
    <w:rsid w:val="00380A7F"/>
    <w:rsid w:val="00381B39"/>
    <w:rsid w:val="00381D5D"/>
    <w:rsid w:val="00381F77"/>
    <w:rsid w:val="00382652"/>
    <w:rsid w:val="003827A7"/>
    <w:rsid w:val="00382979"/>
    <w:rsid w:val="00382E92"/>
    <w:rsid w:val="003839F6"/>
    <w:rsid w:val="00384517"/>
    <w:rsid w:val="00384907"/>
    <w:rsid w:val="00384AF8"/>
    <w:rsid w:val="0038528C"/>
    <w:rsid w:val="00385AA9"/>
    <w:rsid w:val="00385B3B"/>
    <w:rsid w:val="00385EAA"/>
    <w:rsid w:val="00385F32"/>
    <w:rsid w:val="00386192"/>
    <w:rsid w:val="003863F0"/>
    <w:rsid w:val="00386F3A"/>
    <w:rsid w:val="0038706B"/>
    <w:rsid w:val="003873A1"/>
    <w:rsid w:val="003873E7"/>
    <w:rsid w:val="003877F8"/>
    <w:rsid w:val="0038781F"/>
    <w:rsid w:val="00390183"/>
    <w:rsid w:val="00390187"/>
    <w:rsid w:val="00390C00"/>
    <w:rsid w:val="00391660"/>
    <w:rsid w:val="00391BC3"/>
    <w:rsid w:val="00391E0F"/>
    <w:rsid w:val="00391E10"/>
    <w:rsid w:val="003924CE"/>
    <w:rsid w:val="003926D1"/>
    <w:rsid w:val="0039292F"/>
    <w:rsid w:val="00394A60"/>
    <w:rsid w:val="0039542F"/>
    <w:rsid w:val="00395DD6"/>
    <w:rsid w:val="00396D63"/>
    <w:rsid w:val="00397602"/>
    <w:rsid w:val="00397894"/>
    <w:rsid w:val="00397CA9"/>
    <w:rsid w:val="00397EA0"/>
    <w:rsid w:val="003A05E0"/>
    <w:rsid w:val="003A0E14"/>
    <w:rsid w:val="003A145C"/>
    <w:rsid w:val="003A176B"/>
    <w:rsid w:val="003A2154"/>
    <w:rsid w:val="003A2184"/>
    <w:rsid w:val="003A268B"/>
    <w:rsid w:val="003A2C5B"/>
    <w:rsid w:val="003A350E"/>
    <w:rsid w:val="003A3B53"/>
    <w:rsid w:val="003A4018"/>
    <w:rsid w:val="003A4DA3"/>
    <w:rsid w:val="003A4E51"/>
    <w:rsid w:val="003A6527"/>
    <w:rsid w:val="003A68EE"/>
    <w:rsid w:val="003A75D6"/>
    <w:rsid w:val="003A78D4"/>
    <w:rsid w:val="003B03FA"/>
    <w:rsid w:val="003B047A"/>
    <w:rsid w:val="003B0CCA"/>
    <w:rsid w:val="003B1149"/>
    <w:rsid w:val="003B12D9"/>
    <w:rsid w:val="003B17DE"/>
    <w:rsid w:val="003B26D3"/>
    <w:rsid w:val="003B2EE6"/>
    <w:rsid w:val="003B3113"/>
    <w:rsid w:val="003B36A4"/>
    <w:rsid w:val="003B3A8A"/>
    <w:rsid w:val="003B4063"/>
    <w:rsid w:val="003B4621"/>
    <w:rsid w:val="003B4A3F"/>
    <w:rsid w:val="003B4C44"/>
    <w:rsid w:val="003B4D7D"/>
    <w:rsid w:val="003B5129"/>
    <w:rsid w:val="003B5456"/>
    <w:rsid w:val="003B5A79"/>
    <w:rsid w:val="003B6381"/>
    <w:rsid w:val="003B648A"/>
    <w:rsid w:val="003B6932"/>
    <w:rsid w:val="003B76D1"/>
    <w:rsid w:val="003B76F5"/>
    <w:rsid w:val="003B7D37"/>
    <w:rsid w:val="003C0113"/>
    <w:rsid w:val="003C02B9"/>
    <w:rsid w:val="003C0522"/>
    <w:rsid w:val="003C0AC3"/>
    <w:rsid w:val="003C0BE1"/>
    <w:rsid w:val="003C10E8"/>
    <w:rsid w:val="003C1436"/>
    <w:rsid w:val="003C1C7E"/>
    <w:rsid w:val="003C26EB"/>
    <w:rsid w:val="003C323F"/>
    <w:rsid w:val="003C3799"/>
    <w:rsid w:val="003C3991"/>
    <w:rsid w:val="003C3D75"/>
    <w:rsid w:val="003C40CD"/>
    <w:rsid w:val="003C4AAE"/>
    <w:rsid w:val="003C4BF6"/>
    <w:rsid w:val="003C4DA6"/>
    <w:rsid w:val="003C5E00"/>
    <w:rsid w:val="003C66E9"/>
    <w:rsid w:val="003C6BB9"/>
    <w:rsid w:val="003C6C94"/>
    <w:rsid w:val="003C70CE"/>
    <w:rsid w:val="003C7A1E"/>
    <w:rsid w:val="003C7FCD"/>
    <w:rsid w:val="003D0584"/>
    <w:rsid w:val="003D07AD"/>
    <w:rsid w:val="003D0B0D"/>
    <w:rsid w:val="003D0E3E"/>
    <w:rsid w:val="003D10F8"/>
    <w:rsid w:val="003D146B"/>
    <w:rsid w:val="003D1672"/>
    <w:rsid w:val="003D1766"/>
    <w:rsid w:val="003D1890"/>
    <w:rsid w:val="003D23C7"/>
    <w:rsid w:val="003D28BF"/>
    <w:rsid w:val="003D2FC1"/>
    <w:rsid w:val="003D32FF"/>
    <w:rsid w:val="003D39C4"/>
    <w:rsid w:val="003D3B23"/>
    <w:rsid w:val="003D3B98"/>
    <w:rsid w:val="003D3BC3"/>
    <w:rsid w:val="003D3FB7"/>
    <w:rsid w:val="003D4042"/>
    <w:rsid w:val="003D4610"/>
    <w:rsid w:val="003D46FD"/>
    <w:rsid w:val="003D52A2"/>
    <w:rsid w:val="003D548A"/>
    <w:rsid w:val="003D5B20"/>
    <w:rsid w:val="003D60A1"/>
    <w:rsid w:val="003D646E"/>
    <w:rsid w:val="003D67D0"/>
    <w:rsid w:val="003D719B"/>
    <w:rsid w:val="003D73AA"/>
    <w:rsid w:val="003D7459"/>
    <w:rsid w:val="003D7ED0"/>
    <w:rsid w:val="003E0A50"/>
    <w:rsid w:val="003E0C68"/>
    <w:rsid w:val="003E0CF9"/>
    <w:rsid w:val="003E166B"/>
    <w:rsid w:val="003E1F77"/>
    <w:rsid w:val="003E203B"/>
    <w:rsid w:val="003E255D"/>
    <w:rsid w:val="003E2978"/>
    <w:rsid w:val="003E2B1C"/>
    <w:rsid w:val="003E33F1"/>
    <w:rsid w:val="003E3704"/>
    <w:rsid w:val="003E385C"/>
    <w:rsid w:val="003E3D72"/>
    <w:rsid w:val="003E3E26"/>
    <w:rsid w:val="003E3F0D"/>
    <w:rsid w:val="003E4056"/>
    <w:rsid w:val="003E4144"/>
    <w:rsid w:val="003E4CDD"/>
    <w:rsid w:val="003E59E8"/>
    <w:rsid w:val="003E67DF"/>
    <w:rsid w:val="003E6803"/>
    <w:rsid w:val="003E69F8"/>
    <w:rsid w:val="003E79B6"/>
    <w:rsid w:val="003E7BE2"/>
    <w:rsid w:val="003F0066"/>
    <w:rsid w:val="003F009C"/>
    <w:rsid w:val="003F03A2"/>
    <w:rsid w:val="003F09ED"/>
    <w:rsid w:val="003F0A5A"/>
    <w:rsid w:val="003F1116"/>
    <w:rsid w:val="003F1299"/>
    <w:rsid w:val="003F13C5"/>
    <w:rsid w:val="003F1B85"/>
    <w:rsid w:val="003F1EE1"/>
    <w:rsid w:val="003F205E"/>
    <w:rsid w:val="003F2EFB"/>
    <w:rsid w:val="003F30CB"/>
    <w:rsid w:val="003F30F1"/>
    <w:rsid w:val="003F3231"/>
    <w:rsid w:val="003F3531"/>
    <w:rsid w:val="003F3A73"/>
    <w:rsid w:val="003F435C"/>
    <w:rsid w:val="003F4B45"/>
    <w:rsid w:val="003F580E"/>
    <w:rsid w:val="003F5ADC"/>
    <w:rsid w:val="003F5E62"/>
    <w:rsid w:val="003F5FCB"/>
    <w:rsid w:val="003F6087"/>
    <w:rsid w:val="003F62BA"/>
    <w:rsid w:val="003F6766"/>
    <w:rsid w:val="003F6AFC"/>
    <w:rsid w:val="003F6C52"/>
    <w:rsid w:val="003F7515"/>
    <w:rsid w:val="003F77D0"/>
    <w:rsid w:val="003F7B0A"/>
    <w:rsid w:val="003F7C61"/>
    <w:rsid w:val="004000E2"/>
    <w:rsid w:val="004002F0"/>
    <w:rsid w:val="00400934"/>
    <w:rsid w:val="00401325"/>
    <w:rsid w:val="00401869"/>
    <w:rsid w:val="00401B10"/>
    <w:rsid w:val="00401DC5"/>
    <w:rsid w:val="00401E1A"/>
    <w:rsid w:val="00401FE3"/>
    <w:rsid w:val="00402F80"/>
    <w:rsid w:val="004031A5"/>
    <w:rsid w:val="004036AC"/>
    <w:rsid w:val="00403895"/>
    <w:rsid w:val="004038A8"/>
    <w:rsid w:val="00403DFC"/>
    <w:rsid w:val="004042CA"/>
    <w:rsid w:val="004042EE"/>
    <w:rsid w:val="004043D7"/>
    <w:rsid w:val="00404725"/>
    <w:rsid w:val="00405414"/>
    <w:rsid w:val="00405B20"/>
    <w:rsid w:val="00405C07"/>
    <w:rsid w:val="00405DB0"/>
    <w:rsid w:val="0040626D"/>
    <w:rsid w:val="0040658A"/>
    <w:rsid w:val="004065DE"/>
    <w:rsid w:val="00406B78"/>
    <w:rsid w:val="004070FB"/>
    <w:rsid w:val="004079B2"/>
    <w:rsid w:val="00407C89"/>
    <w:rsid w:val="00411640"/>
    <w:rsid w:val="00411884"/>
    <w:rsid w:val="00412143"/>
    <w:rsid w:val="004128E9"/>
    <w:rsid w:val="00412EE5"/>
    <w:rsid w:val="004130D3"/>
    <w:rsid w:val="00413226"/>
    <w:rsid w:val="00413960"/>
    <w:rsid w:val="00413B2B"/>
    <w:rsid w:val="0041423D"/>
    <w:rsid w:val="00414364"/>
    <w:rsid w:val="00414BA7"/>
    <w:rsid w:val="00414D06"/>
    <w:rsid w:val="0041541B"/>
    <w:rsid w:val="00415B26"/>
    <w:rsid w:val="004172F5"/>
    <w:rsid w:val="0041730D"/>
    <w:rsid w:val="00420499"/>
    <w:rsid w:val="00420937"/>
    <w:rsid w:val="00421527"/>
    <w:rsid w:val="0042176E"/>
    <w:rsid w:val="004221A8"/>
    <w:rsid w:val="00422313"/>
    <w:rsid w:val="00422DE0"/>
    <w:rsid w:val="00423367"/>
    <w:rsid w:val="004236F6"/>
    <w:rsid w:val="00423CFA"/>
    <w:rsid w:val="00423E8F"/>
    <w:rsid w:val="0042456D"/>
    <w:rsid w:val="004258E3"/>
    <w:rsid w:val="00425ED2"/>
    <w:rsid w:val="00426128"/>
    <w:rsid w:val="00426551"/>
    <w:rsid w:val="00426CBC"/>
    <w:rsid w:val="00426EE5"/>
    <w:rsid w:val="004276C1"/>
    <w:rsid w:val="00427E12"/>
    <w:rsid w:val="00430110"/>
    <w:rsid w:val="004301FF"/>
    <w:rsid w:val="00430CC5"/>
    <w:rsid w:val="00430D41"/>
    <w:rsid w:val="00430DBB"/>
    <w:rsid w:val="00431406"/>
    <w:rsid w:val="004318FB"/>
    <w:rsid w:val="00431D9D"/>
    <w:rsid w:val="00431E6B"/>
    <w:rsid w:val="00431E77"/>
    <w:rsid w:val="004330AA"/>
    <w:rsid w:val="00434052"/>
    <w:rsid w:val="004347D4"/>
    <w:rsid w:val="0043486E"/>
    <w:rsid w:val="004348B9"/>
    <w:rsid w:val="00434B18"/>
    <w:rsid w:val="00434EFB"/>
    <w:rsid w:val="00436228"/>
    <w:rsid w:val="0043647F"/>
    <w:rsid w:val="00436C19"/>
    <w:rsid w:val="0043710F"/>
    <w:rsid w:val="004377F0"/>
    <w:rsid w:val="00437B6E"/>
    <w:rsid w:val="00437BC2"/>
    <w:rsid w:val="0044006A"/>
    <w:rsid w:val="004402B0"/>
    <w:rsid w:val="00440812"/>
    <w:rsid w:val="00440941"/>
    <w:rsid w:val="00440EA2"/>
    <w:rsid w:val="00440EA5"/>
    <w:rsid w:val="00440F55"/>
    <w:rsid w:val="004424D6"/>
    <w:rsid w:val="00442623"/>
    <w:rsid w:val="004428E9"/>
    <w:rsid w:val="00442B03"/>
    <w:rsid w:val="00443151"/>
    <w:rsid w:val="004433B6"/>
    <w:rsid w:val="004441E7"/>
    <w:rsid w:val="004442F1"/>
    <w:rsid w:val="0044475C"/>
    <w:rsid w:val="004447A8"/>
    <w:rsid w:val="00444B69"/>
    <w:rsid w:val="00444D12"/>
    <w:rsid w:val="0044501D"/>
    <w:rsid w:val="00445E4D"/>
    <w:rsid w:val="0044615E"/>
    <w:rsid w:val="004471E6"/>
    <w:rsid w:val="0044775A"/>
    <w:rsid w:val="00447E5E"/>
    <w:rsid w:val="00447F9B"/>
    <w:rsid w:val="00450646"/>
    <w:rsid w:val="00451289"/>
    <w:rsid w:val="00451534"/>
    <w:rsid w:val="0045153B"/>
    <w:rsid w:val="0045208C"/>
    <w:rsid w:val="004535EA"/>
    <w:rsid w:val="00454448"/>
    <w:rsid w:val="004556C3"/>
    <w:rsid w:val="0045599B"/>
    <w:rsid w:val="00455D2D"/>
    <w:rsid w:val="00455E01"/>
    <w:rsid w:val="00456468"/>
    <w:rsid w:val="0045681F"/>
    <w:rsid w:val="00456969"/>
    <w:rsid w:val="0045742E"/>
    <w:rsid w:val="004574BE"/>
    <w:rsid w:val="00457685"/>
    <w:rsid w:val="00457C5C"/>
    <w:rsid w:val="00457D01"/>
    <w:rsid w:val="00457DCC"/>
    <w:rsid w:val="00457DF3"/>
    <w:rsid w:val="00460478"/>
    <w:rsid w:val="0046126E"/>
    <w:rsid w:val="00461F3E"/>
    <w:rsid w:val="004626A0"/>
    <w:rsid w:val="00462C8A"/>
    <w:rsid w:val="00462CDC"/>
    <w:rsid w:val="00462E8D"/>
    <w:rsid w:val="00462FC6"/>
    <w:rsid w:val="0046300A"/>
    <w:rsid w:val="0046319E"/>
    <w:rsid w:val="004632DE"/>
    <w:rsid w:val="00464CAF"/>
    <w:rsid w:val="00465D10"/>
    <w:rsid w:val="00465E4D"/>
    <w:rsid w:val="00466214"/>
    <w:rsid w:val="0046664C"/>
    <w:rsid w:val="00466D0F"/>
    <w:rsid w:val="00466DD6"/>
    <w:rsid w:val="00467AC7"/>
    <w:rsid w:val="00467C82"/>
    <w:rsid w:val="0047047A"/>
    <w:rsid w:val="00470BA1"/>
    <w:rsid w:val="00470DFA"/>
    <w:rsid w:val="0047155B"/>
    <w:rsid w:val="004715A7"/>
    <w:rsid w:val="00471AB9"/>
    <w:rsid w:val="00471BB1"/>
    <w:rsid w:val="00472577"/>
    <w:rsid w:val="0047260C"/>
    <w:rsid w:val="004731F0"/>
    <w:rsid w:val="004732F3"/>
    <w:rsid w:val="004732FE"/>
    <w:rsid w:val="004746F2"/>
    <w:rsid w:val="00474D4E"/>
    <w:rsid w:val="00474F38"/>
    <w:rsid w:val="00475F0F"/>
    <w:rsid w:val="004761B1"/>
    <w:rsid w:val="00477831"/>
    <w:rsid w:val="00477ACE"/>
    <w:rsid w:val="00477CD8"/>
    <w:rsid w:val="00477EAC"/>
    <w:rsid w:val="00480275"/>
    <w:rsid w:val="004805ED"/>
    <w:rsid w:val="00480C8D"/>
    <w:rsid w:val="00480D21"/>
    <w:rsid w:val="00480F82"/>
    <w:rsid w:val="004819C8"/>
    <w:rsid w:val="004825BB"/>
    <w:rsid w:val="00482A64"/>
    <w:rsid w:val="00482C17"/>
    <w:rsid w:val="00482D7C"/>
    <w:rsid w:val="00483444"/>
    <w:rsid w:val="004837ED"/>
    <w:rsid w:val="004845A6"/>
    <w:rsid w:val="004853B2"/>
    <w:rsid w:val="0048571F"/>
    <w:rsid w:val="004866F6"/>
    <w:rsid w:val="00486951"/>
    <w:rsid w:val="00486A61"/>
    <w:rsid w:val="00486C14"/>
    <w:rsid w:val="00486C4F"/>
    <w:rsid w:val="00486E5A"/>
    <w:rsid w:val="00487130"/>
    <w:rsid w:val="004872AE"/>
    <w:rsid w:val="00487497"/>
    <w:rsid w:val="0048783A"/>
    <w:rsid w:val="004879C9"/>
    <w:rsid w:val="00490272"/>
    <w:rsid w:val="004906C2"/>
    <w:rsid w:val="00490E5F"/>
    <w:rsid w:val="00491C8C"/>
    <w:rsid w:val="00492162"/>
    <w:rsid w:val="004923CC"/>
    <w:rsid w:val="0049284F"/>
    <w:rsid w:val="00492BC3"/>
    <w:rsid w:val="00492DB7"/>
    <w:rsid w:val="0049322C"/>
    <w:rsid w:val="00493287"/>
    <w:rsid w:val="0049339A"/>
    <w:rsid w:val="004935F1"/>
    <w:rsid w:val="004938A8"/>
    <w:rsid w:val="00493AC6"/>
    <w:rsid w:val="00493BE8"/>
    <w:rsid w:val="00494317"/>
    <w:rsid w:val="00494B96"/>
    <w:rsid w:val="00495004"/>
    <w:rsid w:val="00495098"/>
    <w:rsid w:val="00495336"/>
    <w:rsid w:val="00495C68"/>
    <w:rsid w:val="00495D57"/>
    <w:rsid w:val="00496326"/>
    <w:rsid w:val="00496836"/>
    <w:rsid w:val="00497119"/>
    <w:rsid w:val="00497144"/>
    <w:rsid w:val="004976F3"/>
    <w:rsid w:val="00497C38"/>
    <w:rsid w:val="00497E80"/>
    <w:rsid w:val="004A0855"/>
    <w:rsid w:val="004A0862"/>
    <w:rsid w:val="004A1908"/>
    <w:rsid w:val="004A1DE2"/>
    <w:rsid w:val="004A211C"/>
    <w:rsid w:val="004A232C"/>
    <w:rsid w:val="004A2804"/>
    <w:rsid w:val="004A2A58"/>
    <w:rsid w:val="004A2BEC"/>
    <w:rsid w:val="004A35BE"/>
    <w:rsid w:val="004A36D8"/>
    <w:rsid w:val="004A36E8"/>
    <w:rsid w:val="004A4CDC"/>
    <w:rsid w:val="004A5359"/>
    <w:rsid w:val="004A5A72"/>
    <w:rsid w:val="004A5FE3"/>
    <w:rsid w:val="004A6D9C"/>
    <w:rsid w:val="004A6EB5"/>
    <w:rsid w:val="004A7F2D"/>
    <w:rsid w:val="004B0795"/>
    <w:rsid w:val="004B07D3"/>
    <w:rsid w:val="004B0FFC"/>
    <w:rsid w:val="004B1653"/>
    <w:rsid w:val="004B1A95"/>
    <w:rsid w:val="004B2A92"/>
    <w:rsid w:val="004B2C14"/>
    <w:rsid w:val="004B3125"/>
    <w:rsid w:val="004B3520"/>
    <w:rsid w:val="004B3EC3"/>
    <w:rsid w:val="004B3F3A"/>
    <w:rsid w:val="004B4B27"/>
    <w:rsid w:val="004B6919"/>
    <w:rsid w:val="004B71BE"/>
    <w:rsid w:val="004B7D76"/>
    <w:rsid w:val="004B7F10"/>
    <w:rsid w:val="004C0071"/>
    <w:rsid w:val="004C00C1"/>
    <w:rsid w:val="004C0E15"/>
    <w:rsid w:val="004C0E53"/>
    <w:rsid w:val="004C0ECC"/>
    <w:rsid w:val="004C138E"/>
    <w:rsid w:val="004C17B9"/>
    <w:rsid w:val="004C19C7"/>
    <w:rsid w:val="004C3567"/>
    <w:rsid w:val="004C3B7B"/>
    <w:rsid w:val="004C3E0E"/>
    <w:rsid w:val="004C557A"/>
    <w:rsid w:val="004C55AE"/>
    <w:rsid w:val="004C586F"/>
    <w:rsid w:val="004C5BED"/>
    <w:rsid w:val="004C6170"/>
    <w:rsid w:val="004C6552"/>
    <w:rsid w:val="004C6903"/>
    <w:rsid w:val="004C697D"/>
    <w:rsid w:val="004C7015"/>
    <w:rsid w:val="004C740E"/>
    <w:rsid w:val="004C74DC"/>
    <w:rsid w:val="004C79EB"/>
    <w:rsid w:val="004D00B6"/>
    <w:rsid w:val="004D0356"/>
    <w:rsid w:val="004D03F4"/>
    <w:rsid w:val="004D167D"/>
    <w:rsid w:val="004D1E8E"/>
    <w:rsid w:val="004D238C"/>
    <w:rsid w:val="004D29AE"/>
    <w:rsid w:val="004D2F5F"/>
    <w:rsid w:val="004D33D7"/>
    <w:rsid w:val="004D5F68"/>
    <w:rsid w:val="004D5FD9"/>
    <w:rsid w:val="004D5FE5"/>
    <w:rsid w:val="004D61AE"/>
    <w:rsid w:val="004D63D4"/>
    <w:rsid w:val="004D6727"/>
    <w:rsid w:val="004D6A26"/>
    <w:rsid w:val="004D6EFF"/>
    <w:rsid w:val="004D7885"/>
    <w:rsid w:val="004D7F19"/>
    <w:rsid w:val="004E12DF"/>
    <w:rsid w:val="004E1A0A"/>
    <w:rsid w:val="004E1F20"/>
    <w:rsid w:val="004E24D7"/>
    <w:rsid w:val="004E292D"/>
    <w:rsid w:val="004E2948"/>
    <w:rsid w:val="004E2F1D"/>
    <w:rsid w:val="004E374A"/>
    <w:rsid w:val="004E376D"/>
    <w:rsid w:val="004E4B70"/>
    <w:rsid w:val="004E5074"/>
    <w:rsid w:val="004E515D"/>
    <w:rsid w:val="004E54B5"/>
    <w:rsid w:val="004E5615"/>
    <w:rsid w:val="004E5972"/>
    <w:rsid w:val="004E6DFA"/>
    <w:rsid w:val="004E7366"/>
    <w:rsid w:val="004E7868"/>
    <w:rsid w:val="004F01D3"/>
    <w:rsid w:val="004F05FE"/>
    <w:rsid w:val="004F0819"/>
    <w:rsid w:val="004F0E3C"/>
    <w:rsid w:val="004F144D"/>
    <w:rsid w:val="004F2739"/>
    <w:rsid w:val="004F2E20"/>
    <w:rsid w:val="004F2E31"/>
    <w:rsid w:val="004F30C4"/>
    <w:rsid w:val="004F3341"/>
    <w:rsid w:val="004F398B"/>
    <w:rsid w:val="004F3ACF"/>
    <w:rsid w:val="004F3FB0"/>
    <w:rsid w:val="004F435E"/>
    <w:rsid w:val="004F451B"/>
    <w:rsid w:val="004F452C"/>
    <w:rsid w:val="004F4666"/>
    <w:rsid w:val="004F4A32"/>
    <w:rsid w:val="004F5130"/>
    <w:rsid w:val="004F541A"/>
    <w:rsid w:val="004F5910"/>
    <w:rsid w:val="004F71BF"/>
    <w:rsid w:val="004F7383"/>
    <w:rsid w:val="004F73C2"/>
    <w:rsid w:val="004F7919"/>
    <w:rsid w:val="004F7F9E"/>
    <w:rsid w:val="0050033D"/>
    <w:rsid w:val="005011C9"/>
    <w:rsid w:val="005013F6"/>
    <w:rsid w:val="00501984"/>
    <w:rsid w:val="00502505"/>
    <w:rsid w:val="00502C11"/>
    <w:rsid w:val="005032BE"/>
    <w:rsid w:val="00504179"/>
    <w:rsid w:val="005041BB"/>
    <w:rsid w:val="005043EE"/>
    <w:rsid w:val="005045E7"/>
    <w:rsid w:val="0050483E"/>
    <w:rsid w:val="005049D2"/>
    <w:rsid w:val="00504C9C"/>
    <w:rsid w:val="00505341"/>
    <w:rsid w:val="005053B1"/>
    <w:rsid w:val="00505402"/>
    <w:rsid w:val="005058B9"/>
    <w:rsid w:val="00505BAE"/>
    <w:rsid w:val="0050603E"/>
    <w:rsid w:val="0050675F"/>
    <w:rsid w:val="005067EE"/>
    <w:rsid w:val="00506B14"/>
    <w:rsid w:val="0050748A"/>
    <w:rsid w:val="00507F92"/>
    <w:rsid w:val="005106CC"/>
    <w:rsid w:val="0051099C"/>
    <w:rsid w:val="00510AAE"/>
    <w:rsid w:val="00511663"/>
    <w:rsid w:val="00511A32"/>
    <w:rsid w:val="0051212C"/>
    <w:rsid w:val="005130C8"/>
    <w:rsid w:val="005131E7"/>
    <w:rsid w:val="00513221"/>
    <w:rsid w:val="00513B28"/>
    <w:rsid w:val="00514BCF"/>
    <w:rsid w:val="00514D3A"/>
    <w:rsid w:val="0051522A"/>
    <w:rsid w:val="005156A6"/>
    <w:rsid w:val="005167C6"/>
    <w:rsid w:val="00516E1B"/>
    <w:rsid w:val="00516EFE"/>
    <w:rsid w:val="0051700D"/>
    <w:rsid w:val="005173E1"/>
    <w:rsid w:val="005174C5"/>
    <w:rsid w:val="00517727"/>
    <w:rsid w:val="00520A54"/>
    <w:rsid w:val="00520DF7"/>
    <w:rsid w:val="00520E57"/>
    <w:rsid w:val="005212FE"/>
    <w:rsid w:val="005222D4"/>
    <w:rsid w:val="00522704"/>
    <w:rsid w:val="00522840"/>
    <w:rsid w:val="00522B00"/>
    <w:rsid w:val="00522C43"/>
    <w:rsid w:val="00523AA9"/>
    <w:rsid w:val="00523ABB"/>
    <w:rsid w:val="00523E39"/>
    <w:rsid w:val="00523EF3"/>
    <w:rsid w:val="00524055"/>
    <w:rsid w:val="0052442E"/>
    <w:rsid w:val="0052479C"/>
    <w:rsid w:val="005249D0"/>
    <w:rsid w:val="005259AC"/>
    <w:rsid w:val="00526947"/>
    <w:rsid w:val="005269D2"/>
    <w:rsid w:val="00526ABD"/>
    <w:rsid w:val="00526C8B"/>
    <w:rsid w:val="00526D12"/>
    <w:rsid w:val="0052750E"/>
    <w:rsid w:val="005276E0"/>
    <w:rsid w:val="005301DE"/>
    <w:rsid w:val="005301E7"/>
    <w:rsid w:val="00530B7D"/>
    <w:rsid w:val="00531150"/>
    <w:rsid w:val="00531423"/>
    <w:rsid w:val="00531C4E"/>
    <w:rsid w:val="00531F61"/>
    <w:rsid w:val="005322A6"/>
    <w:rsid w:val="005325E4"/>
    <w:rsid w:val="005327E2"/>
    <w:rsid w:val="00532802"/>
    <w:rsid w:val="005329A8"/>
    <w:rsid w:val="00533A78"/>
    <w:rsid w:val="00533AEF"/>
    <w:rsid w:val="005340A4"/>
    <w:rsid w:val="005350B9"/>
    <w:rsid w:val="0053513D"/>
    <w:rsid w:val="005355FD"/>
    <w:rsid w:val="0053561B"/>
    <w:rsid w:val="00535AE5"/>
    <w:rsid w:val="00536BEC"/>
    <w:rsid w:val="0054012A"/>
    <w:rsid w:val="00540D82"/>
    <w:rsid w:val="005414A9"/>
    <w:rsid w:val="00541726"/>
    <w:rsid w:val="00541DE7"/>
    <w:rsid w:val="00542029"/>
    <w:rsid w:val="0054211B"/>
    <w:rsid w:val="0054261B"/>
    <w:rsid w:val="00542894"/>
    <w:rsid w:val="00542914"/>
    <w:rsid w:val="00542927"/>
    <w:rsid w:val="00542DAA"/>
    <w:rsid w:val="005430DE"/>
    <w:rsid w:val="00543448"/>
    <w:rsid w:val="005444E3"/>
    <w:rsid w:val="0054497A"/>
    <w:rsid w:val="00544AE8"/>
    <w:rsid w:val="005453F5"/>
    <w:rsid w:val="005454F8"/>
    <w:rsid w:val="00545786"/>
    <w:rsid w:val="00545B3F"/>
    <w:rsid w:val="005462B2"/>
    <w:rsid w:val="0054660D"/>
    <w:rsid w:val="00546A6D"/>
    <w:rsid w:val="00546B5C"/>
    <w:rsid w:val="00546F21"/>
    <w:rsid w:val="005472F1"/>
    <w:rsid w:val="005474CB"/>
    <w:rsid w:val="005478B1"/>
    <w:rsid w:val="00547CDC"/>
    <w:rsid w:val="00550094"/>
    <w:rsid w:val="0055027B"/>
    <w:rsid w:val="00550489"/>
    <w:rsid w:val="005519D0"/>
    <w:rsid w:val="00552CA8"/>
    <w:rsid w:val="00552D60"/>
    <w:rsid w:val="00552F21"/>
    <w:rsid w:val="005530F2"/>
    <w:rsid w:val="00553549"/>
    <w:rsid w:val="005537DE"/>
    <w:rsid w:val="00553C47"/>
    <w:rsid w:val="0055453C"/>
    <w:rsid w:val="00554C3E"/>
    <w:rsid w:val="00554FAF"/>
    <w:rsid w:val="0055501D"/>
    <w:rsid w:val="005553DC"/>
    <w:rsid w:val="0055592C"/>
    <w:rsid w:val="0055621D"/>
    <w:rsid w:val="00556379"/>
    <w:rsid w:val="00556569"/>
    <w:rsid w:val="005567E6"/>
    <w:rsid w:val="00557FE2"/>
    <w:rsid w:val="00560536"/>
    <w:rsid w:val="00560EA5"/>
    <w:rsid w:val="00561361"/>
    <w:rsid w:val="005617AF"/>
    <w:rsid w:val="005619F9"/>
    <w:rsid w:val="0056214B"/>
    <w:rsid w:val="005622EF"/>
    <w:rsid w:val="00562412"/>
    <w:rsid w:val="00562BDD"/>
    <w:rsid w:val="00563BAC"/>
    <w:rsid w:val="00564117"/>
    <w:rsid w:val="005645C5"/>
    <w:rsid w:val="00564F01"/>
    <w:rsid w:val="00564F66"/>
    <w:rsid w:val="0056680F"/>
    <w:rsid w:val="005668F7"/>
    <w:rsid w:val="00567463"/>
    <w:rsid w:val="00567704"/>
    <w:rsid w:val="00570228"/>
    <w:rsid w:val="005705E5"/>
    <w:rsid w:val="0057084E"/>
    <w:rsid w:val="00571588"/>
    <w:rsid w:val="00571CD0"/>
    <w:rsid w:val="00571FEC"/>
    <w:rsid w:val="00572403"/>
    <w:rsid w:val="00572691"/>
    <w:rsid w:val="00572D49"/>
    <w:rsid w:val="005739AA"/>
    <w:rsid w:val="005743FF"/>
    <w:rsid w:val="0057479D"/>
    <w:rsid w:val="00574CC1"/>
    <w:rsid w:val="00575D07"/>
    <w:rsid w:val="00576100"/>
    <w:rsid w:val="0057622C"/>
    <w:rsid w:val="005764F9"/>
    <w:rsid w:val="00576EB4"/>
    <w:rsid w:val="00577337"/>
    <w:rsid w:val="00577566"/>
    <w:rsid w:val="00577A59"/>
    <w:rsid w:val="00577B35"/>
    <w:rsid w:val="005800EC"/>
    <w:rsid w:val="00580222"/>
    <w:rsid w:val="00580E01"/>
    <w:rsid w:val="00580FF1"/>
    <w:rsid w:val="005812B2"/>
    <w:rsid w:val="00581C5D"/>
    <w:rsid w:val="0058237F"/>
    <w:rsid w:val="00582641"/>
    <w:rsid w:val="00582D8E"/>
    <w:rsid w:val="00584074"/>
    <w:rsid w:val="00584278"/>
    <w:rsid w:val="005842D9"/>
    <w:rsid w:val="00585359"/>
    <w:rsid w:val="0058544E"/>
    <w:rsid w:val="0058584E"/>
    <w:rsid w:val="00585E51"/>
    <w:rsid w:val="005860E1"/>
    <w:rsid w:val="0058631B"/>
    <w:rsid w:val="00586E69"/>
    <w:rsid w:val="00587291"/>
    <w:rsid w:val="00590188"/>
    <w:rsid w:val="00590BF2"/>
    <w:rsid w:val="00590D3A"/>
    <w:rsid w:val="005911BB"/>
    <w:rsid w:val="00591B9E"/>
    <w:rsid w:val="00591DC2"/>
    <w:rsid w:val="005928A6"/>
    <w:rsid w:val="005933FF"/>
    <w:rsid w:val="005936BC"/>
    <w:rsid w:val="00593F10"/>
    <w:rsid w:val="00594240"/>
    <w:rsid w:val="0059490C"/>
    <w:rsid w:val="00595861"/>
    <w:rsid w:val="00595B9B"/>
    <w:rsid w:val="00595EBB"/>
    <w:rsid w:val="005961BD"/>
    <w:rsid w:val="00596B8D"/>
    <w:rsid w:val="005973C9"/>
    <w:rsid w:val="00597C0A"/>
    <w:rsid w:val="00597C7E"/>
    <w:rsid w:val="005A0960"/>
    <w:rsid w:val="005A1245"/>
    <w:rsid w:val="005A1545"/>
    <w:rsid w:val="005A241C"/>
    <w:rsid w:val="005A29D0"/>
    <w:rsid w:val="005A2DDE"/>
    <w:rsid w:val="005A33E8"/>
    <w:rsid w:val="005A3A5C"/>
    <w:rsid w:val="005A3BCC"/>
    <w:rsid w:val="005A40B5"/>
    <w:rsid w:val="005A4521"/>
    <w:rsid w:val="005A4BBB"/>
    <w:rsid w:val="005A4BF0"/>
    <w:rsid w:val="005A4C77"/>
    <w:rsid w:val="005A4DC0"/>
    <w:rsid w:val="005A5779"/>
    <w:rsid w:val="005A7144"/>
    <w:rsid w:val="005A72E1"/>
    <w:rsid w:val="005A74E3"/>
    <w:rsid w:val="005A751C"/>
    <w:rsid w:val="005A7B85"/>
    <w:rsid w:val="005A7DBE"/>
    <w:rsid w:val="005B03ED"/>
    <w:rsid w:val="005B149C"/>
    <w:rsid w:val="005B197F"/>
    <w:rsid w:val="005B1B76"/>
    <w:rsid w:val="005B1C24"/>
    <w:rsid w:val="005B2414"/>
    <w:rsid w:val="005B27FC"/>
    <w:rsid w:val="005B2986"/>
    <w:rsid w:val="005B2E85"/>
    <w:rsid w:val="005B3558"/>
    <w:rsid w:val="005B39DD"/>
    <w:rsid w:val="005B3B41"/>
    <w:rsid w:val="005B5000"/>
    <w:rsid w:val="005B6117"/>
    <w:rsid w:val="005B6475"/>
    <w:rsid w:val="005B64EB"/>
    <w:rsid w:val="005B7063"/>
    <w:rsid w:val="005B724C"/>
    <w:rsid w:val="005B7465"/>
    <w:rsid w:val="005B766A"/>
    <w:rsid w:val="005B7B20"/>
    <w:rsid w:val="005C0012"/>
    <w:rsid w:val="005C00C6"/>
    <w:rsid w:val="005C09EB"/>
    <w:rsid w:val="005C0A35"/>
    <w:rsid w:val="005C0F71"/>
    <w:rsid w:val="005C0F79"/>
    <w:rsid w:val="005C12B3"/>
    <w:rsid w:val="005C1360"/>
    <w:rsid w:val="005C141E"/>
    <w:rsid w:val="005C15B1"/>
    <w:rsid w:val="005C17FF"/>
    <w:rsid w:val="005C2481"/>
    <w:rsid w:val="005C255B"/>
    <w:rsid w:val="005C30DA"/>
    <w:rsid w:val="005C3454"/>
    <w:rsid w:val="005C3AA5"/>
    <w:rsid w:val="005C4159"/>
    <w:rsid w:val="005C4224"/>
    <w:rsid w:val="005C4399"/>
    <w:rsid w:val="005C44BF"/>
    <w:rsid w:val="005C4625"/>
    <w:rsid w:val="005C486B"/>
    <w:rsid w:val="005C52A3"/>
    <w:rsid w:val="005C532B"/>
    <w:rsid w:val="005C5929"/>
    <w:rsid w:val="005C59D4"/>
    <w:rsid w:val="005C5B16"/>
    <w:rsid w:val="005C5EC1"/>
    <w:rsid w:val="005C6ABE"/>
    <w:rsid w:val="005C6B55"/>
    <w:rsid w:val="005C6CA1"/>
    <w:rsid w:val="005C708C"/>
    <w:rsid w:val="005C7524"/>
    <w:rsid w:val="005C779B"/>
    <w:rsid w:val="005C7ED3"/>
    <w:rsid w:val="005C7FCE"/>
    <w:rsid w:val="005D05B9"/>
    <w:rsid w:val="005D10FB"/>
    <w:rsid w:val="005D11F3"/>
    <w:rsid w:val="005D1B8B"/>
    <w:rsid w:val="005D1C25"/>
    <w:rsid w:val="005D1D51"/>
    <w:rsid w:val="005D1FFB"/>
    <w:rsid w:val="005D2133"/>
    <w:rsid w:val="005D216A"/>
    <w:rsid w:val="005D2732"/>
    <w:rsid w:val="005D3460"/>
    <w:rsid w:val="005D3CC5"/>
    <w:rsid w:val="005D3E94"/>
    <w:rsid w:val="005D4420"/>
    <w:rsid w:val="005D4899"/>
    <w:rsid w:val="005D4C07"/>
    <w:rsid w:val="005D5DFC"/>
    <w:rsid w:val="005D6933"/>
    <w:rsid w:val="005D69ED"/>
    <w:rsid w:val="005D728D"/>
    <w:rsid w:val="005D7972"/>
    <w:rsid w:val="005E090E"/>
    <w:rsid w:val="005E0D34"/>
    <w:rsid w:val="005E10DD"/>
    <w:rsid w:val="005E14E0"/>
    <w:rsid w:val="005E188C"/>
    <w:rsid w:val="005E1B8A"/>
    <w:rsid w:val="005E21A7"/>
    <w:rsid w:val="005E22FB"/>
    <w:rsid w:val="005E2510"/>
    <w:rsid w:val="005E2547"/>
    <w:rsid w:val="005E2934"/>
    <w:rsid w:val="005E32A0"/>
    <w:rsid w:val="005E3343"/>
    <w:rsid w:val="005E419E"/>
    <w:rsid w:val="005E424A"/>
    <w:rsid w:val="005E43E2"/>
    <w:rsid w:val="005E4466"/>
    <w:rsid w:val="005E4CAA"/>
    <w:rsid w:val="005E502C"/>
    <w:rsid w:val="005E5186"/>
    <w:rsid w:val="005E54E9"/>
    <w:rsid w:val="005E59A5"/>
    <w:rsid w:val="005E5FB5"/>
    <w:rsid w:val="005E65FD"/>
    <w:rsid w:val="005E6608"/>
    <w:rsid w:val="005E660C"/>
    <w:rsid w:val="005E6775"/>
    <w:rsid w:val="005E690F"/>
    <w:rsid w:val="005E7AE9"/>
    <w:rsid w:val="005E7B04"/>
    <w:rsid w:val="005F1687"/>
    <w:rsid w:val="005F2159"/>
    <w:rsid w:val="005F2303"/>
    <w:rsid w:val="005F29F3"/>
    <w:rsid w:val="005F2B3C"/>
    <w:rsid w:val="005F2EB8"/>
    <w:rsid w:val="005F3525"/>
    <w:rsid w:val="005F4276"/>
    <w:rsid w:val="005F435A"/>
    <w:rsid w:val="005F44CB"/>
    <w:rsid w:val="005F502E"/>
    <w:rsid w:val="005F5203"/>
    <w:rsid w:val="005F52A3"/>
    <w:rsid w:val="005F57F2"/>
    <w:rsid w:val="005F584D"/>
    <w:rsid w:val="005F587A"/>
    <w:rsid w:val="005F60AB"/>
    <w:rsid w:val="005F6123"/>
    <w:rsid w:val="005F6377"/>
    <w:rsid w:val="005F65F8"/>
    <w:rsid w:val="005F6680"/>
    <w:rsid w:val="005F683F"/>
    <w:rsid w:val="005F759F"/>
    <w:rsid w:val="005F7770"/>
    <w:rsid w:val="005F7874"/>
    <w:rsid w:val="005F7B74"/>
    <w:rsid w:val="005F7DB0"/>
    <w:rsid w:val="00601714"/>
    <w:rsid w:val="006018A4"/>
    <w:rsid w:val="0060205C"/>
    <w:rsid w:val="0060292D"/>
    <w:rsid w:val="00602E10"/>
    <w:rsid w:val="00602FD0"/>
    <w:rsid w:val="006033A2"/>
    <w:rsid w:val="00603C80"/>
    <w:rsid w:val="00604030"/>
    <w:rsid w:val="006062F1"/>
    <w:rsid w:val="00606686"/>
    <w:rsid w:val="00606D42"/>
    <w:rsid w:val="0060762D"/>
    <w:rsid w:val="00607A9A"/>
    <w:rsid w:val="00607E5C"/>
    <w:rsid w:val="0061039A"/>
    <w:rsid w:val="00610463"/>
    <w:rsid w:val="00610687"/>
    <w:rsid w:val="00610F77"/>
    <w:rsid w:val="006112EB"/>
    <w:rsid w:val="006115EF"/>
    <w:rsid w:val="00611B29"/>
    <w:rsid w:val="00612F03"/>
    <w:rsid w:val="00613AD0"/>
    <w:rsid w:val="00613BC2"/>
    <w:rsid w:val="00615359"/>
    <w:rsid w:val="00616025"/>
    <w:rsid w:val="00616861"/>
    <w:rsid w:val="00616C50"/>
    <w:rsid w:val="006176C4"/>
    <w:rsid w:val="00617D3E"/>
    <w:rsid w:val="00620D80"/>
    <w:rsid w:val="00620FB9"/>
    <w:rsid w:val="00621031"/>
    <w:rsid w:val="00621121"/>
    <w:rsid w:val="00621512"/>
    <w:rsid w:val="00621F7F"/>
    <w:rsid w:val="00622185"/>
    <w:rsid w:val="00622199"/>
    <w:rsid w:val="0062234D"/>
    <w:rsid w:val="00623979"/>
    <w:rsid w:val="00624987"/>
    <w:rsid w:val="00624FCD"/>
    <w:rsid w:val="006260B0"/>
    <w:rsid w:val="00626526"/>
    <w:rsid w:val="006270FB"/>
    <w:rsid w:val="00627434"/>
    <w:rsid w:val="006276ED"/>
    <w:rsid w:val="006303F5"/>
    <w:rsid w:val="006307DE"/>
    <w:rsid w:val="0063160F"/>
    <w:rsid w:val="006316DE"/>
    <w:rsid w:val="006317CC"/>
    <w:rsid w:val="006319AE"/>
    <w:rsid w:val="00631B62"/>
    <w:rsid w:val="00631F0E"/>
    <w:rsid w:val="00632191"/>
    <w:rsid w:val="006323D9"/>
    <w:rsid w:val="00632584"/>
    <w:rsid w:val="006325E2"/>
    <w:rsid w:val="00632A4A"/>
    <w:rsid w:val="00632CEF"/>
    <w:rsid w:val="00632E24"/>
    <w:rsid w:val="00632F80"/>
    <w:rsid w:val="00633C16"/>
    <w:rsid w:val="006346EA"/>
    <w:rsid w:val="006348FB"/>
    <w:rsid w:val="006352BF"/>
    <w:rsid w:val="006353DC"/>
    <w:rsid w:val="006358E9"/>
    <w:rsid w:val="0063631A"/>
    <w:rsid w:val="00636E4C"/>
    <w:rsid w:val="00636FF1"/>
    <w:rsid w:val="006376BD"/>
    <w:rsid w:val="00637E67"/>
    <w:rsid w:val="0064059D"/>
    <w:rsid w:val="00641099"/>
    <w:rsid w:val="00641BF7"/>
    <w:rsid w:val="00642062"/>
    <w:rsid w:val="00642137"/>
    <w:rsid w:val="006424C8"/>
    <w:rsid w:val="00642F61"/>
    <w:rsid w:val="006431AA"/>
    <w:rsid w:val="0064337C"/>
    <w:rsid w:val="006434B6"/>
    <w:rsid w:val="00643ECC"/>
    <w:rsid w:val="00643FBD"/>
    <w:rsid w:val="0064407D"/>
    <w:rsid w:val="006445C6"/>
    <w:rsid w:val="006448C6"/>
    <w:rsid w:val="00645D69"/>
    <w:rsid w:val="00646738"/>
    <w:rsid w:val="006472FB"/>
    <w:rsid w:val="006477EC"/>
    <w:rsid w:val="00647B6E"/>
    <w:rsid w:val="00647F1C"/>
    <w:rsid w:val="00647FAE"/>
    <w:rsid w:val="00647FF6"/>
    <w:rsid w:val="00650549"/>
    <w:rsid w:val="00650F6C"/>
    <w:rsid w:val="00651B84"/>
    <w:rsid w:val="00652D7E"/>
    <w:rsid w:val="00653C37"/>
    <w:rsid w:val="00653F20"/>
    <w:rsid w:val="00654912"/>
    <w:rsid w:val="00654D4B"/>
    <w:rsid w:val="0065514E"/>
    <w:rsid w:val="006553CB"/>
    <w:rsid w:val="006554C7"/>
    <w:rsid w:val="00655C76"/>
    <w:rsid w:val="00657C5E"/>
    <w:rsid w:val="0066011D"/>
    <w:rsid w:val="00660549"/>
    <w:rsid w:val="00660883"/>
    <w:rsid w:val="00660913"/>
    <w:rsid w:val="00661329"/>
    <w:rsid w:val="0066268E"/>
    <w:rsid w:val="006628AF"/>
    <w:rsid w:val="00662F6C"/>
    <w:rsid w:val="0066301D"/>
    <w:rsid w:val="0066323E"/>
    <w:rsid w:val="00663634"/>
    <w:rsid w:val="006637C3"/>
    <w:rsid w:val="00663C88"/>
    <w:rsid w:val="00664399"/>
    <w:rsid w:val="006643D4"/>
    <w:rsid w:val="006645A6"/>
    <w:rsid w:val="00664862"/>
    <w:rsid w:val="00664BBF"/>
    <w:rsid w:val="0066548D"/>
    <w:rsid w:val="00665759"/>
    <w:rsid w:val="006661B4"/>
    <w:rsid w:val="006662E7"/>
    <w:rsid w:val="00667584"/>
    <w:rsid w:val="0067158D"/>
    <w:rsid w:val="00671C28"/>
    <w:rsid w:val="006742EC"/>
    <w:rsid w:val="00674327"/>
    <w:rsid w:val="00674918"/>
    <w:rsid w:val="00674992"/>
    <w:rsid w:val="00674AEF"/>
    <w:rsid w:val="0067564F"/>
    <w:rsid w:val="00675AC7"/>
    <w:rsid w:val="00675C31"/>
    <w:rsid w:val="00675F56"/>
    <w:rsid w:val="006763AA"/>
    <w:rsid w:val="006765C8"/>
    <w:rsid w:val="00676C48"/>
    <w:rsid w:val="006772AE"/>
    <w:rsid w:val="006772F9"/>
    <w:rsid w:val="00677B75"/>
    <w:rsid w:val="00677D45"/>
    <w:rsid w:val="00680033"/>
    <w:rsid w:val="00680656"/>
    <w:rsid w:val="00680FBA"/>
    <w:rsid w:val="00681330"/>
    <w:rsid w:val="00681524"/>
    <w:rsid w:val="006818D5"/>
    <w:rsid w:val="00681943"/>
    <w:rsid w:val="00681F68"/>
    <w:rsid w:val="00682633"/>
    <w:rsid w:val="00684DC0"/>
    <w:rsid w:val="00685158"/>
    <w:rsid w:val="0068519D"/>
    <w:rsid w:val="00685674"/>
    <w:rsid w:val="00685F99"/>
    <w:rsid w:val="00687673"/>
    <w:rsid w:val="0068775A"/>
    <w:rsid w:val="00687AAB"/>
    <w:rsid w:val="00687BB4"/>
    <w:rsid w:val="0069007B"/>
    <w:rsid w:val="006905B6"/>
    <w:rsid w:val="006906DC"/>
    <w:rsid w:val="00690A3F"/>
    <w:rsid w:val="00691512"/>
    <w:rsid w:val="006928F6"/>
    <w:rsid w:val="00692928"/>
    <w:rsid w:val="00692E92"/>
    <w:rsid w:val="00693316"/>
    <w:rsid w:val="00694209"/>
    <w:rsid w:val="0069449D"/>
    <w:rsid w:val="0069452C"/>
    <w:rsid w:val="006949AE"/>
    <w:rsid w:val="00694C25"/>
    <w:rsid w:val="00694C29"/>
    <w:rsid w:val="00694F67"/>
    <w:rsid w:val="00695695"/>
    <w:rsid w:val="00695ED9"/>
    <w:rsid w:val="00697D79"/>
    <w:rsid w:val="00697EE6"/>
    <w:rsid w:val="006A08A9"/>
    <w:rsid w:val="006A1099"/>
    <w:rsid w:val="006A110F"/>
    <w:rsid w:val="006A1464"/>
    <w:rsid w:val="006A2A1B"/>
    <w:rsid w:val="006A2C75"/>
    <w:rsid w:val="006A397D"/>
    <w:rsid w:val="006A47A9"/>
    <w:rsid w:val="006A4ABC"/>
    <w:rsid w:val="006A50B5"/>
    <w:rsid w:val="006A520B"/>
    <w:rsid w:val="006A5862"/>
    <w:rsid w:val="006A6070"/>
    <w:rsid w:val="006A6138"/>
    <w:rsid w:val="006A646A"/>
    <w:rsid w:val="006A64DB"/>
    <w:rsid w:val="006A698D"/>
    <w:rsid w:val="006A6C4A"/>
    <w:rsid w:val="006A6E37"/>
    <w:rsid w:val="006A7434"/>
    <w:rsid w:val="006A77A0"/>
    <w:rsid w:val="006B01AE"/>
    <w:rsid w:val="006B0489"/>
    <w:rsid w:val="006B070D"/>
    <w:rsid w:val="006B1604"/>
    <w:rsid w:val="006B1ABE"/>
    <w:rsid w:val="006B229C"/>
    <w:rsid w:val="006B2971"/>
    <w:rsid w:val="006B2F50"/>
    <w:rsid w:val="006B39C5"/>
    <w:rsid w:val="006B450D"/>
    <w:rsid w:val="006B480D"/>
    <w:rsid w:val="006B51CD"/>
    <w:rsid w:val="006B54F3"/>
    <w:rsid w:val="006B551C"/>
    <w:rsid w:val="006B58B3"/>
    <w:rsid w:val="006B5A4D"/>
    <w:rsid w:val="006B5C36"/>
    <w:rsid w:val="006B6EFD"/>
    <w:rsid w:val="006B705B"/>
    <w:rsid w:val="006B73B6"/>
    <w:rsid w:val="006B77DE"/>
    <w:rsid w:val="006B7A84"/>
    <w:rsid w:val="006B7E88"/>
    <w:rsid w:val="006C0125"/>
    <w:rsid w:val="006C021E"/>
    <w:rsid w:val="006C0498"/>
    <w:rsid w:val="006C05FF"/>
    <w:rsid w:val="006C1725"/>
    <w:rsid w:val="006C193D"/>
    <w:rsid w:val="006C19F0"/>
    <w:rsid w:val="006C1B9E"/>
    <w:rsid w:val="006C1E50"/>
    <w:rsid w:val="006C1FD6"/>
    <w:rsid w:val="006C2A37"/>
    <w:rsid w:val="006C2D68"/>
    <w:rsid w:val="006C33A7"/>
    <w:rsid w:val="006C35BE"/>
    <w:rsid w:val="006C3B41"/>
    <w:rsid w:val="006C4BBC"/>
    <w:rsid w:val="006C5435"/>
    <w:rsid w:val="006C5A8B"/>
    <w:rsid w:val="006C5AA1"/>
    <w:rsid w:val="006C5BCB"/>
    <w:rsid w:val="006C6308"/>
    <w:rsid w:val="006C6338"/>
    <w:rsid w:val="006C6E4D"/>
    <w:rsid w:val="006C7421"/>
    <w:rsid w:val="006C747C"/>
    <w:rsid w:val="006D00BD"/>
    <w:rsid w:val="006D07E9"/>
    <w:rsid w:val="006D0DDD"/>
    <w:rsid w:val="006D1197"/>
    <w:rsid w:val="006D171B"/>
    <w:rsid w:val="006D189D"/>
    <w:rsid w:val="006D20E3"/>
    <w:rsid w:val="006D22A6"/>
    <w:rsid w:val="006D262C"/>
    <w:rsid w:val="006D2BCA"/>
    <w:rsid w:val="006D2BFA"/>
    <w:rsid w:val="006D37FA"/>
    <w:rsid w:val="006D3BCF"/>
    <w:rsid w:val="006D3FD4"/>
    <w:rsid w:val="006D3FF2"/>
    <w:rsid w:val="006D47EF"/>
    <w:rsid w:val="006D4815"/>
    <w:rsid w:val="006D5309"/>
    <w:rsid w:val="006D554C"/>
    <w:rsid w:val="006D5748"/>
    <w:rsid w:val="006D5D1B"/>
    <w:rsid w:val="006D62F4"/>
    <w:rsid w:val="006D66BC"/>
    <w:rsid w:val="006D67C2"/>
    <w:rsid w:val="006D6A08"/>
    <w:rsid w:val="006D6E48"/>
    <w:rsid w:val="006D7572"/>
    <w:rsid w:val="006D7696"/>
    <w:rsid w:val="006D771D"/>
    <w:rsid w:val="006D7C40"/>
    <w:rsid w:val="006E013E"/>
    <w:rsid w:val="006E0176"/>
    <w:rsid w:val="006E04F9"/>
    <w:rsid w:val="006E0731"/>
    <w:rsid w:val="006E1914"/>
    <w:rsid w:val="006E246C"/>
    <w:rsid w:val="006E30FA"/>
    <w:rsid w:val="006E3234"/>
    <w:rsid w:val="006E34B5"/>
    <w:rsid w:val="006E3714"/>
    <w:rsid w:val="006E3979"/>
    <w:rsid w:val="006E466B"/>
    <w:rsid w:val="006E5143"/>
    <w:rsid w:val="006E54D5"/>
    <w:rsid w:val="006E5781"/>
    <w:rsid w:val="006E5D4A"/>
    <w:rsid w:val="006E63A0"/>
    <w:rsid w:val="006E6A6B"/>
    <w:rsid w:val="006E6CED"/>
    <w:rsid w:val="006E6F1E"/>
    <w:rsid w:val="006F01B0"/>
    <w:rsid w:val="006F0825"/>
    <w:rsid w:val="006F0BFB"/>
    <w:rsid w:val="006F1A68"/>
    <w:rsid w:val="006F2B67"/>
    <w:rsid w:val="006F2FAD"/>
    <w:rsid w:val="006F3605"/>
    <w:rsid w:val="006F4DA0"/>
    <w:rsid w:val="006F5077"/>
    <w:rsid w:val="006F5A74"/>
    <w:rsid w:val="006F63C4"/>
    <w:rsid w:val="006F648F"/>
    <w:rsid w:val="006F65C2"/>
    <w:rsid w:val="006F680A"/>
    <w:rsid w:val="006F77D9"/>
    <w:rsid w:val="00700A68"/>
    <w:rsid w:val="00700C5C"/>
    <w:rsid w:val="00700C91"/>
    <w:rsid w:val="00700E0E"/>
    <w:rsid w:val="0070130E"/>
    <w:rsid w:val="00701888"/>
    <w:rsid w:val="00702B3A"/>
    <w:rsid w:val="00702D88"/>
    <w:rsid w:val="00703080"/>
    <w:rsid w:val="00703112"/>
    <w:rsid w:val="007031EE"/>
    <w:rsid w:val="007037A9"/>
    <w:rsid w:val="00704CF5"/>
    <w:rsid w:val="00705086"/>
    <w:rsid w:val="00705130"/>
    <w:rsid w:val="00705838"/>
    <w:rsid w:val="00705A58"/>
    <w:rsid w:val="00705FD3"/>
    <w:rsid w:val="00706896"/>
    <w:rsid w:val="0070729D"/>
    <w:rsid w:val="007074AB"/>
    <w:rsid w:val="00707DCA"/>
    <w:rsid w:val="007103A0"/>
    <w:rsid w:val="00710C87"/>
    <w:rsid w:val="00712654"/>
    <w:rsid w:val="00712EBC"/>
    <w:rsid w:val="00712ECD"/>
    <w:rsid w:val="007137FD"/>
    <w:rsid w:val="00713F7A"/>
    <w:rsid w:val="007141E9"/>
    <w:rsid w:val="007143FC"/>
    <w:rsid w:val="007144EC"/>
    <w:rsid w:val="00715029"/>
    <w:rsid w:val="0071512A"/>
    <w:rsid w:val="007152EB"/>
    <w:rsid w:val="007153A0"/>
    <w:rsid w:val="00715481"/>
    <w:rsid w:val="007157CA"/>
    <w:rsid w:val="007162AD"/>
    <w:rsid w:val="007165FD"/>
    <w:rsid w:val="00716E9E"/>
    <w:rsid w:val="0071719E"/>
    <w:rsid w:val="007178C8"/>
    <w:rsid w:val="0072005F"/>
    <w:rsid w:val="0072068B"/>
    <w:rsid w:val="0072078B"/>
    <w:rsid w:val="00720845"/>
    <w:rsid w:val="00721093"/>
    <w:rsid w:val="007210B1"/>
    <w:rsid w:val="00721357"/>
    <w:rsid w:val="00722423"/>
    <w:rsid w:val="00723538"/>
    <w:rsid w:val="007236D8"/>
    <w:rsid w:val="007246CF"/>
    <w:rsid w:val="00724F7A"/>
    <w:rsid w:val="00725079"/>
    <w:rsid w:val="007256A7"/>
    <w:rsid w:val="007256CB"/>
    <w:rsid w:val="00725DC8"/>
    <w:rsid w:val="00726BF1"/>
    <w:rsid w:val="00727571"/>
    <w:rsid w:val="00727A58"/>
    <w:rsid w:val="007304C9"/>
    <w:rsid w:val="00730A61"/>
    <w:rsid w:val="00730CD6"/>
    <w:rsid w:val="00731101"/>
    <w:rsid w:val="00731240"/>
    <w:rsid w:val="007315A1"/>
    <w:rsid w:val="00731802"/>
    <w:rsid w:val="00733455"/>
    <w:rsid w:val="00733C15"/>
    <w:rsid w:val="007349F2"/>
    <w:rsid w:val="0073564C"/>
    <w:rsid w:val="00735667"/>
    <w:rsid w:val="00735732"/>
    <w:rsid w:val="00735CB9"/>
    <w:rsid w:val="00737103"/>
    <w:rsid w:val="00737655"/>
    <w:rsid w:val="007376A5"/>
    <w:rsid w:val="00737A6A"/>
    <w:rsid w:val="0074086F"/>
    <w:rsid w:val="007413EF"/>
    <w:rsid w:val="00741D34"/>
    <w:rsid w:val="00741F21"/>
    <w:rsid w:val="00743161"/>
    <w:rsid w:val="00743589"/>
    <w:rsid w:val="00744068"/>
    <w:rsid w:val="00744212"/>
    <w:rsid w:val="0074551D"/>
    <w:rsid w:val="007456D4"/>
    <w:rsid w:val="007456F7"/>
    <w:rsid w:val="00745818"/>
    <w:rsid w:val="007458E4"/>
    <w:rsid w:val="00746188"/>
    <w:rsid w:val="0074648A"/>
    <w:rsid w:val="00747095"/>
    <w:rsid w:val="00747453"/>
    <w:rsid w:val="007476C4"/>
    <w:rsid w:val="00747DDF"/>
    <w:rsid w:val="00750532"/>
    <w:rsid w:val="00750B81"/>
    <w:rsid w:val="007515E2"/>
    <w:rsid w:val="00751CC0"/>
    <w:rsid w:val="00751EB3"/>
    <w:rsid w:val="00752F59"/>
    <w:rsid w:val="0075305F"/>
    <w:rsid w:val="007533FA"/>
    <w:rsid w:val="0075406C"/>
    <w:rsid w:val="007549CF"/>
    <w:rsid w:val="00754C7C"/>
    <w:rsid w:val="00755C8E"/>
    <w:rsid w:val="00755F0D"/>
    <w:rsid w:val="00755FE6"/>
    <w:rsid w:val="007563B2"/>
    <w:rsid w:val="00757885"/>
    <w:rsid w:val="00757AD0"/>
    <w:rsid w:val="00757D80"/>
    <w:rsid w:val="00757E77"/>
    <w:rsid w:val="007600FF"/>
    <w:rsid w:val="007608A8"/>
    <w:rsid w:val="00761A5C"/>
    <w:rsid w:val="00762219"/>
    <w:rsid w:val="00762B61"/>
    <w:rsid w:val="00762C96"/>
    <w:rsid w:val="00763B56"/>
    <w:rsid w:val="00764C33"/>
    <w:rsid w:val="0076530C"/>
    <w:rsid w:val="00765D4A"/>
    <w:rsid w:val="007660B6"/>
    <w:rsid w:val="007663D1"/>
    <w:rsid w:val="00766B95"/>
    <w:rsid w:val="007671E5"/>
    <w:rsid w:val="00770488"/>
    <w:rsid w:val="007705BA"/>
    <w:rsid w:val="00770A8B"/>
    <w:rsid w:val="00771074"/>
    <w:rsid w:val="0077145B"/>
    <w:rsid w:val="00771B40"/>
    <w:rsid w:val="00773124"/>
    <w:rsid w:val="00773561"/>
    <w:rsid w:val="00773612"/>
    <w:rsid w:val="0077511B"/>
    <w:rsid w:val="00775385"/>
    <w:rsid w:val="007761ED"/>
    <w:rsid w:val="00776338"/>
    <w:rsid w:val="007763AC"/>
    <w:rsid w:val="0077689A"/>
    <w:rsid w:val="007768C4"/>
    <w:rsid w:val="00780411"/>
    <w:rsid w:val="007806AA"/>
    <w:rsid w:val="00780D98"/>
    <w:rsid w:val="00781070"/>
    <w:rsid w:val="007825D1"/>
    <w:rsid w:val="00782DFA"/>
    <w:rsid w:val="00782E2F"/>
    <w:rsid w:val="007839A5"/>
    <w:rsid w:val="007840CC"/>
    <w:rsid w:val="00784A68"/>
    <w:rsid w:val="00784CD5"/>
    <w:rsid w:val="00784D52"/>
    <w:rsid w:val="007850F2"/>
    <w:rsid w:val="0078515F"/>
    <w:rsid w:val="0078656A"/>
    <w:rsid w:val="00786944"/>
    <w:rsid w:val="0078710E"/>
    <w:rsid w:val="0078750D"/>
    <w:rsid w:val="00787B4C"/>
    <w:rsid w:val="00787D4F"/>
    <w:rsid w:val="00787D6C"/>
    <w:rsid w:val="00787E2D"/>
    <w:rsid w:val="00787F1C"/>
    <w:rsid w:val="007906C2"/>
    <w:rsid w:val="00791031"/>
    <w:rsid w:val="00791184"/>
    <w:rsid w:val="00791993"/>
    <w:rsid w:val="00791FD1"/>
    <w:rsid w:val="007925AD"/>
    <w:rsid w:val="00792C17"/>
    <w:rsid w:val="00792D10"/>
    <w:rsid w:val="00792E40"/>
    <w:rsid w:val="007943BF"/>
    <w:rsid w:val="00794B6B"/>
    <w:rsid w:val="00794D55"/>
    <w:rsid w:val="00795358"/>
    <w:rsid w:val="00795CFC"/>
    <w:rsid w:val="00795E9D"/>
    <w:rsid w:val="0079766F"/>
    <w:rsid w:val="007A0D5E"/>
    <w:rsid w:val="007A0FF5"/>
    <w:rsid w:val="007A15EF"/>
    <w:rsid w:val="007A2443"/>
    <w:rsid w:val="007A2F65"/>
    <w:rsid w:val="007A3364"/>
    <w:rsid w:val="007A356C"/>
    <w:rsid w:val="007A368E"/>
    <w:rsid w:val="007A36EA"/>
    <w:rsid w:val="007A374E"/>
    <w:rsid w:val="007A39E7"/>
    <w:rsid w:val="007A549B"/>
    <w:rsid w:val="007A5EB9"/>
    <w:rsid w:val="007A6165"/>
    <w:rsid w:val="007A7007"/>
    <w:rsid w:val="007A7D39"/>
    <w:rsid w:val="007A7DFD"/>
    <w:rsid w:val="007B04F3"/>
    <w:rsid w:val="007B060F"/>
    <w:rsid w:val="007B0DA4"/>
    <w:rsid w:val="007B1BF9"/>
    <w:rsid w:val="007B1FBD"/>
    <w:rsid w:val="007B209D"/>
    <w:rsid w:val="007B3BE3"/>
    <w:rsid w:val="007B3C26"/>
    <w:rsid w:val="007B51C2"/>
    <w:rsid w:val="007B52E2"/>
    <w:rsid w:val="007B583B"/>
    <w:rsid w:val="007B631C"/>
    <w:rsid w:val="007B64E2"/>
    <w:rsid w:val="007B67F5"/>
    <w:rsid w:val="007B6A50"/>
    <w:rsid w:val="007B6C13"/>
    <w:rsid w:val="007B6CAC"/>
    <w:rsid w:val="007B71D4"/>
    <w:rsid w:val="007B755C"/>
    <w:rsid w:val="007B7D38"/>
    <w:rsid w:val="007B7E8B"/>
    <w:rsid w:val="007C0C82"/>
    <w:rsid w:val="007C10A7"/>
    <w:rsid w:val="007C1A12"/>
    <w:rsid w:val="007C335E"/>
    <w:rsid w:val="007C3FD2"/>
    <w:rsid w:val="007C43FC"/>
    <w:rsid w:val="007C64BC"/>
    <w:rsid w:val="007C6D05"/>
    <w:rsid w:val="007D0854"/>
    <w:rsid w:val="007D11AF"/>
    <w:rsid w:val="007D1E81"/>
    <w:rsid w:val="007D30A0"/>
    <w:rsid w:val="007D3622"/>
    <w:rsid w:val="007D4790"/>
    <w:rsid w:val="007D48FA"/>
    <w:rsid w:val="007D5926"/>
    <w:rsid w:val="007D604C"/>
    <w:rsid w:val="007D6648"/>
    <w:rsid w:val="007D6A12"/>
    <w:rsid w:val="007D6B5A"/>
    <w:rsid w:val="007D7925"/>
    <w:rsid w:val="007E0353"/>
    <w:rsid w:val="007E0A22"/>
    <w:rsid w:val="007E126D"/>
    <w:rsid w:val="007E1C61"/>
    <w:rsid w:val="007E1E45"/>
    <w:rsid w:val="007E3CDB"/>
    <w:rsid w:val="007E42D7"/>
    <w:rsid w:val="007E4491"/>
    <w:rsid w:val="007E5059"/>
    <w:rsid w:val="007E5266"/>
    <w:rsid w:val="007E5A4F"/>
    <w:rsid w:val="007E5B2C"/>
    <w:rsid w:val="007E5C0C"/>
    <w:rsid w:val="007E5EE4"/>
    <w:rsid w:val="007E6048"/>
    <w:rsid w:val="007E6579"/>
    <w:rsid w:val="007E6F5A"/>
    <w:rsid w:val="007E74D2"/>
    <w:rsid w:val="007E76DB"/>
    <w:rsid w:val="007E76ED"/>
    <w:rsid w:val="007E7745"/>
    <w:rsid w:val="007E78BB"/>
    <w:rsid w:val="007E7F96"/>
    <w:rsid w:val="007F0FC4"/>
    <w:rsid w:val="007F2062"/>
    <w:rsid w:val="007F2067"/>
    <w:rsid w:val="007F2132"/>
    <w:rsid w:val="007F220B"/>
    <w:rsid w:val="007F3BCF"/>
    <w:rsid w:val="007F4B7E"/>
    <w:rsid w:val="007F4BA0"/>
    <w:rsid w:val="007F4CD3"/>
    <w:rsid w:val="007F5131"/>
    <w:rsid w:val="007F54DE"/>
    <w:rsid w:val="007F5FA3"/>
    <w:rsid w:val="007F6756"/>
    <w:rsid w:val="007F6D4B"/>
    <w:rsid w:val="007F7249"/>
    <w:rsid w:val="007F787F"/>
    <w:rsid w:val="008005C3"/>
    <w:rsid w:val="00800D46"/>
    <w:rsid w:val="00801107"/>
    <w:rsid w:val="00801A66"/>
    <w:rsid w:val="00801AE2"/>
    <w:rsid w:val="00801BE9"/>
    <w:rsid w:val="008022F8"/>
    <w:rsid w:val="008027CC"/>
    <w:rsid w:val="008029C7"/>
    <w:rsid w:val="00802AB8"/>
    <w:rsid w:val="0080309E"/>
    <w:rsid w:val="00803860"/>
    <w:rsid w:val="0080396F"/>
    <w:rsid w:val="0080400B"/>
    <w:rsid w:val="00804E9B"/>
    <w:rsid w:val="008050A5"/>
    <w:rsid w:val="008053F0"/>
    <w:rsid w:val="00805410"/>
    <w:rsid w:val="008058DB"/>
    <w:rsid w:val="00806678"/>
    <w:rsid w:val="008066DD"/>
    <w:rsid w:val="00806F6A"/>
    <w:rsid w:val="008070E2"/>
    <w:rsid w:val="008075CB"/>
    <w:rsid w:val="00807686"/>
    <w:rsid w:val="00807811"/>
    <w:rsid w:val="0081014E"/>
    <w:rsid w:val="00810292"/>
    <w:rsid w:val="00810412"/>
    <w:rsid w:val="008104CC"/>
    <w:rsid w:val="00810C51"/>
    <w:rsid w:val="00811535"/>
    <w:rsid w:val="00811654"/>
    <w:rsid w:val="00811689"/>
    <w:rsid w:val="008116B1"/>
    <w:rsid w:val="0081184D"/>
    <w:rsid w:val="00811951"/>
    <w:rsid w:val="0081242C"/>
    <w:rsid w:val="0081281C"/>
    <w:rsid w:val="00812E44"/>
    <w:rsid w:val="008139EC"/>
    <w:rsid w:val="00813F30"/>
    <w:rsid w:val="00814FEA"/>
    <w:rsid w:val="0081523C"/>
    <w:rsid w:val="008153DC"/>
    <w:rsid w:val="00815FC9"/>
    <w:rsid w:val="008165ED"/>
    <w:rsid w:val="008169B9"/>
    <w:rsid w:val="00817446"/>
    <w:rsid w:val="00817F2D"/>
    <w:rsid w:val="0082066C"/>
    <w:rsid w:val="008212A3"/>
    <w:rsid w:val="008220AE"/>
    <w:rsid w:val="0082329C"/>
    <w:rsid w:val="00823590"/>
    <w:rsid w:val="00823B0E"/>
    <w:rsid w:val="00823B64"/>
    <w:rsid w:val="00824428"/>
    <w:rsid w:val="00824A1A"/>
    <w:rsid w:val="00824BB1"/>
    <w:rsid w:val="00825B80"/>
    <w:rsid w:val="00825D97"/>
    <w:rsid w:val="0082615E"/>
    <w:rsid w:val="00826945"/>
    <w:rsid w:val="00826C52"/>
    <w:rsid w:val="008272A1"/>
    <w:rsid w:val="00827658"/>
    <w:rsid w:val="0082784F"/>
    <w:rsid w:val="00827A1A"/>
    <w:rsid w:val="00827A88"/>
    <w:rsid w:val="00827ECF"/>
    <w:rsid w:val="00827F4E"/>
    <w:rsid w:val="008304CC"/>
    <w:rsid w:val="00831703"/>
    <w:rsid w:val="008318F3"/>
    <w:rsid w:val="00831E2D"/>
    <w:rsid w:val="008320A9"/>
    <w:rsid w:val="00832476"/>
    <w:rsid w:val="008326A2"/>
    <w:rsid w:val="00832D66"/>
    <w:rsid w:val="00833076"/>
    <w:rsid w:val="00833987"/>
    <w:rsid w:val="00833CD6"/>
    <w:rsid w:val="00833FB8"/>
    <w:rsid w:val="00833FF6"/>
    <w:rsid w:val="00835CB5"/>
    <w:rsid w:val="00835E11"/>
    <w:rsid w:val="00835E6F"/>
    <w:rsid w:val="00835FBE"/>
    <w:rsid w:val="00836882"/>
    <w:rsid w:val="00836E42"/>
    <w:rsid w:val="00836F1A"/>
    <w:rsid w:val="00836F7B"/>
    <w:rsid w:val="00836FE6"/>
    <w:rsid w:val="008377D5"/>
    <w:rsid w:val="00837BCE"/>
    <w:rsid w:val="0084050E"/>
    <w:rsid w:val="008408D8"/>
    <w:rsid w:val="00840E44"/>
    <w:rsid w:val="008410F2"/>
    <w:rsid w:val="00841AA2"/>
    <w:rsid w:val="00841BE2"/>
    <w:rsid w:val="00841FE4"/>
    <w:rsid w:val="008424F0"/>
    <w:rsid w:val="00842AEE"/>
    <w:rsid w:val="008430FC"/>
    <w:rsid w:val="008434F7"/>
    <w:rsid w:val="0084370F"/>
    <w:rsid w:val="008437D6"/>
    <w:rsid w:val="00843B78"/>
    <w:rsid w:val="00843BF1"/>
    <w:rsid w:val="00843FCF"/>
    <w:rsid w:val="008445D1"/>
    <w:rsid w:val="00844B6D"/>
    <w:rsid w:val="00844E35"/>
    <w:rsid w:val="008452FA"/>
    <w:rsid w:val="00845B0E"/>
    <w:rsid w:val="00845D35"/>
    <w:rsid w:val="0084650C"/>
    <w:rsid w:val="00846A11"/>
    <w:rsid w:val="00847139"/>
    <w:rsid w:val="00847E8F"/>
    <w:rsid w:val="00850065"/>
    <w:rsid w:val="00850109"/>
    <w:rsid w:val="008503D4"/>
    <w:rsid w:val="0085084A"/>
    <w:rsid w:val="00850BBF"/>
    <w:rsid w:val="00850BF6"/>
    <w:rsid w:val="008511C0"/>
    <w:rsid w:val="0085141B"/>
    <w:rsid w:val="00851842"/>
    <w:rsid w:val="00851D44"/>
    <w:rsid w:val="00851F99"/>
    <w:rsid w:val="00851FF2"/>
    <w:rsid w:val="00852507"/>
    <w:rsid w:val="00854122"/>
    <w:rsid w:val="0085440E"/>
    <w:rsid w:val="00854521"/>
    <w:rsid w:val="008549B5"/>
    <w:rsid w:val="00854A55"/>
    <w:rsid w:val="008556B4"/>
    <w:rsid w:val="00855FF8"/>
    <w:rsid w:val="008561A7"/>
    <w:rsid w:val="008562AC"/>
    <w:rsid w:val="008563E4"/>
    <w:rsid w:val="00856A24"/>
    <w:rsid w:val="00857277"/>
    <w:rsid w:val="008573DA"/>
    <w:rsid w:val="008573F1"/>
    <w:rsid w:val="0085747D"/>
    <w:rsid w:val="00857876"/>
    <w:rsid w:val="00860616"/>
    <w:rsid w:val="00861364"/>
    <w:rsid w:val="0086137B"/>
    <w:rsid w:val="0086195D"/>
    <w:rsid w:val="00861D81"/>
    <w:rsid w:val="008622F1"/>
    <w:rsid w:val="00862EB0"/>
    <w:rsid w:val="0086316A"/>
    <w:rsid w:val="00863499"/>
    <w:rsid w:val="008636FF"/>
    <w:rsid w:val="0086428F"/>
    <w:rsid w:val="008651F0"/>
    <w:rsid w:val="00865323"/>
    <w:rsid w:val="008653F8"/>
    <w:rsid w:val="0086540F"/>
    <w:rsid w:val="00865618"/>
    <w:rsid w:val="00866693"/>
    <w:rsid w:val="008666D3"/>
    <w:rsid w:val="00866D60"/>
    <w:rsid w:val="00867291"/>
    <w:rsid w:val="008677F9"/>
    <w:rsid w:val="0086791B"/>
    <w:rsid w:val="00867D67"/>
    <w:rsid w:val="00867E2A"/>
    <w:rsid w:val="00870061"/>
    <w:rsid w:val="00870891"/>
    <w:rsid w:val="00871567"/>
    <w:rsid w:val="0087193C"/>
    <w:rsid w:val="00871F6F"/>
    <w:rsid w:val="00872654"/>
    <w:rsid w:val="00872846"/>
    <w:rsid w:val="008729D9"/>
    <w:rsid w:val="00872B0B"/>
    <w:rsid w:val="008733A4"/>
    <w:rsid w:val="008737C3"/>
    <w:rsid w:val="00873DA1"/>
    <w:rsid w:val="00874229"/>
    <w:rsid w:val="008745EA"/>
    <w:rsid w:val="00874603"/>
    <w:rsid w:val="00874A9A"/>
    <w:rsid w:val="00875069"/>
    <w:rsid w:val="00875E7C"/>
    <w:rsid w:val="00876459"/>
    <w:rsid w:val="00876CC0"/>
    <w:rsid w:val="008776D2"/>
    <w:rsid w:val="00880043"/>
    <w:rsid w:val="00880109"/>
    <w:rsid w:val="0088070B"/>
    <w:rsid w:val="008807C5"/>
    <w:rsid w:val="008808DF"/>
    <w:rsid w:val="00880AF1"/>
    <w:rsid w:val="00880B96"/>
    <w:rsid w:val="00881855"/>
    <w:rsid w:val="00882235"/>
    <w:rsid w:val="00882403"/>
    <w:rsid w:val="00882A59"/>
    <w:rsid w:val="0088343B"/>
    <w:rsid w:val="008834A1"/>
    <w:rsid w:val="008834C6"/>
    <w:rsid w:val="00883B7B"/>
    <w:rsid w:val="008840E5"/>
    <w:rsid w:val="0088433C"/>
    <w:rsid w:val="0088600B"/>
    <w:rsid w:val="008866C5"/>
    <w:rsid w:val="00886E3B"/>
    <w:rsid w:val="0088759C"/>
    <w:rsid w:val="00890444"/>
    <w:rsid w:val="0089045D"/>
    <w:rsid w:val="00890806"/>
    <w:rsid w:val="00890854"/>
    <w:rsid w:val="00890E49"/>
    <w:rsid w:val="0089136D"/>
    <w:rsid w:val="008918A7"/>
    <w:rsid w:val="0089192D"/>
    <w:rsid w:val="00891D02"/>
    <w:rsid w:val="00891E06"/>
    <w:rsid w:val="00891EBF"/>
    <w:rsid w:val="00892036"/>
    <w:rsid w:val="00892DD3"/>
    <w:rsid w:val="008937AC"/>
    <w:rsid w:val="00893A35"/>
    <w:rsid w:val="00893DBB"/>
    <w:rsid w:val="0089410A"/>
    <w:rsid w:val="00895013"/>
    <w:rsid w:val="0089505A"/>
    <w:rsid w:val="0089578F"/>
    <w:rsid w:val="00895F26"/>
    <w:rsid w:val="0089602A"/>
    <w:rsid w:val="00896440"/>
    <w:rsid w:val="00896517"/>
    <w:rsid w:val="0089658C"/>
    <w:rsid w:val="00896CC8"/>
    <w:rsid w:val="00896E85"/>
    <w:rsid w:val="00897137"/>
    <w:rsid w:val="008974FF"/>
    <w:rsid w:val="00897F02"/>
    <w:rsid w:val="00897F9B"/>
    <w:rsid w:val="008A0AEC"/>
    <w:rsid w:val="008A14A7"/>
    <w:rsid w:val="008A26A1"/>
    <w:rsid w:val="008A2828"/>
    <w:rsid w:val="008A2C7C"/>
    <w:rsid w:val="008A2E15"/>
    <w:rsid w:val="008A3446"/>
    <w:rsid w:val="008A394E"/>
    <w:rsid w:val="008A4EBF"/>
    <w:rsid w:val="008A56ED"/>
    <w:rsid w:val="008A5E8C"/>
    <w:rsid w:val="008A5F2C"/>
    <w:rsid w:val="008A62F0"/>
    <w:rsid w:val="008A632D"/>
    <w:rsid w:val="008A68D6"/>
    <w:rsid w:val="008A6D8C"/>
    <w:rsid w:val="008A77F1"/>
    <w:rsid w:val="008A7B75"/>
    <w:rsid w:val="008B0517"/>
    <w:rsid w:val="008B12CB"/>
    <w:rsid w:val="008B199F"/>
    <w:rsid w:val="008B2280"/>
    <w:rsid w:val="008B2418"/>
    <w:rsid w:val="008B295B"/>
    <w:rsid w:val="008B2A22"/>
    <w:rsid w:val="008B2AEF"/>
    <w:rsid w:val="008B2CFF"/>
    <w:rsid w:val="008B2E07"/>
    <w:rsid w:val="008B34FF"/>
    <w:rsid w:val="008B3E91"/>
    <w:rsid w:val="008B4798"/>
    <w:rsid w:val="008B4B46"/>
    <w:rsid w:val="008B4F69"/>
    <w:rsid w:val="008B528D"/>
    <w:rsid w:val="008B564E"/>
    <w:rsid w:val="008B5C1E"/>
    <w:rsid w:val="008B6186"/>
    <w:rsid w:val="008B64C1"/>
    <w:rsid w:val="008B67B0"/>
    <w:rsid w:val="008B6D18"/>
    <w:rsid w:val="008B71A5"/>
    <w:rsid w:val="008B73C8"/>
    <w:rsid w:val="008B7D36"/>
    <w:rsid w:val="008C01C1"/>
    <w:rsid w:val="008C0640"/>
    <w:rsid w:val="008C06B1"/>
    <w:rsid w:val="008C0B7B"/>
    <w:rsid w:val="008C0FD5"/>
    <w:rsid w:val="008C172D"/>
    <w:rsid w:val="008C1EE7"/>
    <w:rsid w:val="008C2091"/>
    <w:rsid w:val="008C21CD"/>
    <w:rsid w:val="008C21F0"/>
    <w:rsid w:val="008C2444"/>
    <w:rsid w:val="008C2692"/>
    <w:rsid w:val="008C2B0D"/>
    <w:rsid w:val="008C2F58"/>
    <w:rsid w:val="008C344E"/>
    <w:rsid w:val="008C35FB"/>
    <w:rsid w:val="008C4665"/>
    <w:rsid w:val="008C5012"/>
    <w:rsid w:val="008C5288"/>
    <w:rsid w:val="008C54BE"/>
    <w:rsid w:val="008C5CF6"/>
    <w:rsid w:val="008C6271"/>
    <w:rsid w:val="008C6C48"/>
    <w:rsid w:val="008C76DB"/>
    <w:rsid w:val="008C78FB"/>
    <w:rsid w:val="008C7C58"/>
    <w:rsid w:val="008C7C6E"/>
    <w:rsid w:val="008C7C80"/>
    <w:rsid w:val="008D01C5"/>
    <w:rsid w:val="008D03D1"/>
    <w:rsid w:val="008D0723"/>
    <w:rsid w:val="008D1E8D"/>
    <w:rsid w:val="008D1FD8"/>
    <w:rsid w:val="008D23CF"/>
    <w:rsid w:val="008D24F4"/>
    <w:rsid w:val="008D2868"/>
    <w:rsid w:val="008D2A96"/>
    <w:rsid w:val="008D3AAB"/>
    <w:rsid w:val="008D3BB3"/>
    <w:rsid w:val="008D3C80"/>
    <w:rsid w:val="008D4030"/>
    <w:rsid w:val="008D43A0"/>
    <w:rsid w:val="008D49E4"/>
    <w:rsid w:val="008D4BC5"/>
    <w:rsid w:val="008D52B1"/>
    <w:rsid w:val="008D5BF5"/>
    <w:rsid w:val="008D5D5A"/>
    <w:rsid w:val="008D6447"/>
    <w:rsid w:val="008D6F24"/>
    <w:rsid w:val="008D764C"/>
    <w:rsid w:val="008D7A3E"/>
    <w:rsid w:val="008E020E"/>
    <w:rsid w:val="008E0266"/>
    <w:rsid w:val="008E0324"/>
    <w:rsid w:val="008E0596"/>
    <w:rsid w:val="008E1526"/>
    <w:rsid w:val="008E214B"/>
    <w:rsid w:val="008E2AE3"/>
    <w:rsid w:val="008E3298"/>
    <w:rsid w:val="008E339C"/>
    <w:rsid w:val="008E33DC"/>
    <w:rsid w:val="008E356A"/>
    <w:rsid w:val="008E38FC"/>
    <w:rsid w:val="008E3FBA"/>
    <w:rsid w:val="008E3FCD"/>
    <w:rsid w:val="008E4CE5"/>
    <w:rsid w:val="008E51E8"/>
    <w:rsid w:val="008E5635"/>
    <w:rsid w:val="008E5842"/>
    <w:rsid w:val="008E58F0"/>
    <w:rsid w:val="008E6045"/>
    <w:rsid w:val="008E61C1"/>
    <w:rsid w:val="008E6519"/>
    <w:rsid w:val="008E69B3"/>
    <w:rsid w:val="008E6A37"/>
    <w:rsid w:val="008E719F"/>
    <w:rsid w:val="008E759E"/>
    <w:rsid w:val="008E7DA4"/>
    <w:rsid w:val="008F1247"/>
    <w:rsid w:val="008F16A6"/>
    <w:rsid w:val="008F2691"/>
    <w:rsid w:val="008F2E91"/>
    <w:rsid w:val="008F2FF7"/>
    <w:rsid w:val="008F3C96"/>
    <w:rsid w:val="008F3D28"/>
    <w:rsid w:val="008F3DD6"/>
    <w:rsid w:val="008F3F72"/>
    <w:rsid w:val="008F5075"/>
    <w:rsid w:val="008F50A7"/>
    <w:rsid w:val="008F51D3"/>
    <w:rsid w:val="008F5DF4"/>
    <w:rsid w:val="008F644B"/>
    <w:rsid w:val="008F6682"/>
    <w:rsid w:val="008F69C3"/>
    <w:rsid w:val="008F747D"/>
    <w:rsid w:val="008F7811"/>
    <w:rsid w:val="009006DB"/>
    <w:rsid w:val="00900F58"/>
    <w:rsid w:val="0090196E"/>
    <w:rsid w:val="00901D78"/>
    <w:rsid w:val="00902B00"/>
    <w:rsid w:val="00902EC4"/>
    <w:rsid w:val="00904468"/>
    <w:rsid w:val="00905584"/>
    <w:rsid w:val="009057A6"/>
    <w:rsid w:val="0090607E"/>
    <w:rsid w:val="009065AE"/>
    <w:rsid w:val="0090695B"/>
    <w:rsid w:val="00907A1D"/>
    <w:rsid w:val="00907EDA"/>
    <w:rsid w:val="00910D38"/>
    <w:rsid w:val="0091190B"/>
    <w:rsid w:val="00911A3B"/>
    <w:rsid w:val="00911FAA"/>
    <w:rsid w:val="00912105"/>
    <w:rsid w:val="009125BB"/>
    <w:rsid w:val="00912B71"/>
    <w:rsid w:val="00913ED6"/>
    <w:rsid w:val="009145B7"/>
    <w:rsid w:val="009148AE"/>
    <w:rsid w:val="00914E75"/>
    <w:rsid w:val="00915259"/>
    <w:rsid w:val="009156CB"/>
    <w:rsid w:val="00915B3D"/>
    <w:rsid w:val="00915E8C"/>
    <w:rsid w:val="00916297"/>
    <w:rsid w:val="00917621"/>
    <w:rsid w:val="0091762D"/>
    <w:rsid w:val="00917A00"/>
    <w:rsid w:val="009208DE"/>
    <w:rsid w:val="0092125F"/>
    <w:rsid w:val="00921F32"/>
    <w:rsid w:val="00921FBB"/>
    <w:rsid w:val="00922009"/>
    <w:rsid w:val="00922052"/>
    <w:rsid w:val="00922903"/>
    <w:rsid w:val="00922B81"/>
    <w:rsid w:val="00922E42"/>
    <w:rsid w:val="00922F22"/>
    <w:rsid w:val="00923858"/>
    <w:rsid w:val="00923BB3"/>
    <w:rsid w:val="00923E28"/>
    <w:rsid w:val="00923FE3"/>
    <w:rsid w:val="009242C7"/>
    <w:rsid w:val="0092431F"/>
    <w:rsid w:val="00924468"/>
    <w:rsid w:val="009245EA"/>
    <w:rsid w:val="00926276"/>
    <w:rsid w:val="0092633D"/>
    <w:rsid w:val="00926437"/>
    <w:rsid w:val="009267AE"/>
    <w:rsid w:val="00926960"/>
    <w:rsid w:val="00926AAA"/>
    <w:rsid w:val="00926D7E"/>
    <w:rsid w:val="009270C8"/>
    <w:rsid w:val="00927344"/>
    <w:rsid w:val="00927B25"/>
    <w:rsid w:val="00927D7E"/>
    <w:rsid w:val="0093021B"/>
    <w:rsid w:val="009309F8"/>
    <w:rsid w:val="00931B6B"/>
    <w:rsid w:val="00931E2B"/>
    <w:rsid w:val="009321B8"/>
    <w:rsid w:val="00932AF8"/>
    <w:rsid w:val="00932BFB"/>
    <w:rsid w:val="00932D11"/>
    <w:rsid w:val="009330B3"/>
    <w:rsid w:val="00933EE4"/>
    <w:rsid w:val="00934E4F"/>
    <w:rsid w:val="00934F5F"/>
    <w:rsid w:val="00935727"/>
    <w:rsid w:val="009362F4"/>
    <w:rsid w:val="0093636B"/>
    <w:rsid w:val="00936583"/>
    <w:rsid w:val="00936E6A"/>
    <w:rsid w:val="00937308"/>
    <w:rsid w:val="00937392"/>
    <w:rsid w:val="009373F6"/>
    <w:rsid w:val="00937412"/>
    <w:rsid w:val="0093747C"/>
    <w:rsid w:val="009401CE"/>
    <w:rsid w:val="009404A1"/>
    <w:rsid w:val="00940A7F"/>
    <w:rsid w:val="00940EFF"/>
    <w:rsid w:val="00940F45"/>
    <w:rsid w:val="00940F47"/>
    <w:rsid w:val="0094124E"/>
    <w:rsid w:val="00941971"/>
    <w:rsid w:val="00941A2F"/>
    <w:rsid w:val="00942547"/>
    <w:rsid w:val="00942FE1"/>
    <w:rsid w:val="009431D2"/>
    <w:rsid w:val="00943214"/>
    <w:rsid w:val="0094330F"/>
    <w:rsid w:val="009433F2"/>
    <w:rsid w:val="00943C4C"/>
    <w:rsid w:val="009440C1"/>
    <w:rsid w:val="00944573"/>
    <w:rsid w:val="00945128"/>
    <w:rsid w:val="00945180"/>
    <w:rsid w:val="009462B3"/>
    <w:rsid w:val="00947DE8"/>
    <w:rsid w:val="00950B07"/>
    <w:rsid w:val="009513C7"/>
    <w:rsid w:val="00951A33"/>
    <w:rsid w:val="00951EDF"/>
    <w:rsid w:val="00952688"/>
    <w:rsid w:val="00952AB9"/>
    <w:rsid w:val="0095312B"/>
    <w:rsid w:val="00954154"/>
    <w:rsid w:val="00954548"/>
    <w:rsid w:val="00954C2F"/>
    <w:rsid w:val="00955099"/>
    <w:rsid w:val="0095565D"/>
    <w:rsid w:val="00955C0A"/>
    <w:rsid w:val="00956321"/>
    <w:rsid w:val="00956909"/>
    <w:rsid w:val="00957116"/>
    <w:rsid w:val="00957F1A"/>
    <w:rsid w:val="00960593"/>
    <w:rsid w:val="00960DA4"/>
    <w:rsid w:val="00960F38"/>
    <w:rsid w:val="009614AE"/>
    <w:rsid w:val="00961660"/>
    <w:rsid w:val="009616AA"/>
    <w:rsid w:val="00962497"/>
    <w:rsid w:val="00962580"/>
    <w:rsid w:val="00962B5B"/>
    <w:rsid w:val="00962D79"/>
    <w:rsid w:val="00962DE1"/>
    <w:rsid w:val="00962F6B"/>
    <w:rsid w:val="00963589"/>
    <w:rsid w:val="00963C18"/>
    <w:rsid w:val="00963F3B"/>
    <w:rsid w:val="009640B4"/>
    <w:rsid w:val="009646E2"/>
    <w:rsid w:val="00964C0C"/>
    <w:rsid w:val="009650A1"/>
    <w:rsid w:val="0096523C"/>
    <w:rsid w:val="00965A34"/>
    <w:rsid w:val="0096624C"/>
    <w:rsid w:val="00966E25"/>
    <w:rsid w:val="00967072"/>
    <w:rsid w:val="00967118"/>
    <w:rsid w:val="0096775D"/>
    <w:rsid w:val="009703D5"/>
    <w:rsid w:val="00970ECA"/>
    <w:rsid w:val="00970F99"/>
    <w:rsid w:val="00970FA0"/>
    <w:rsid w:val="00971692"/>
    <w:rsid w:val="00971B34"/>
    <w:rsid w:val="00971BFC"/>
    <w:rsid w:val="00971E45"/>
    <w:rsid w:val="009722E6"/>
    <w:rsid w:val="0097452A"/>
    <w:rsid w:val="00974743"/>
    <w:rsid w:val="00974B65"/>
    <w:rsid w:val="00974E43"/>
    <w:rsid w:val="00975758"/>
    <w:rsid w:val="00975C05"/>
    <w:rsid w:val="00976242"/>
    <w:rsid w:val="00976439"/>
    <w:rsid w:val="009764EE"/>
    <w:rsid w:val="00977052"/>
    <w:rsid w:val="00977370"/>
    <w:rsid w:val="00977632"/>
    <w:rsid w:val="00977722"/>
    <w:rsid w:val="009801BB"/>
    <w:rsid w:val="00980869"/>
    <w:rsid w:val="0098153E"/>
    <w:rsid w:val="0098163F"/>
    <w:rsid w:val="009816A5"/>
    <w:rsid w:val="009820CB"/>
    <w:rsid w:val="0098219E"/>
    <w:rsid w:val="009825C6"/>
    <w:rsid w:val="009830C7"/>
    <w:rsid w:val="00983994"/>
    <w:rsid w:val="0098560E"/>
    <w:rsid w:val="0098597C"/>
    <w:rsid w:val="00985A84"/>
    <w:rsid w:val="00986D79"/>
    <w:rsid w:val="00987182"/>
    <w:rsid w:val="00987E8F"/>
    <w:rsid w:val="00990DBF"/>
    <w:rsid w:val="009919D9"/>
    <w:rsid w:val="00991C17"/>
    <w:rsid w:val="00992232"/>
    <w:rsid w:val="009927C8"/>
    <w:rsid w:val="00992B21"/>
    <w:rsid w:val="00993061"/>
    <w:rsid w:val="0099313D"/>
    <w:rsid w:val="0099314E"/>
    <w:rsid w:val="009937DD"/>
    <w:rsid w:val="00993A9A"/>
    <w:rsid w:val="00993C5A"/>
    <w:rsid w:val="00993D6D"/>
    <w:rsid w:val="009946EB"/>
    <w:rsid w:val="00994A05"/>
    <w:rsid w:val="00994C60"/>
    <w:rsid w:val="009950DD"/>
    <w:rsid w:val="009950F9"/>
    <w:rsid w:val="009956AA"/>
    <w:rsid w:val="00997471"/>
    <w:rsid w:val="009A02D1"/>
    <w:rsid w:val="009A0613"/>
    <w:rsid w:val="009A0EE6"/>
    <w:rsid w:val="009A1049"/>
    <w:rsid w:val="009A1889"/>
    <w:rsid w:val="009A253E"/>
    <w:rsid w:val="009A2A1C"/>
    <w:rsid w:val="009A3249"/>
    <w:rsid w:val="009A3614"/>
    <w:rsid w:val="009A3657"/>
    <w:rsid w:val="009A37F3"/>
    <w:rsid w:val="009A3E5D"/>
    <w:rsid w:val="009A42E2"/>
    <w:rsid w:val="009A5E81"/>
    <w:rsid w:val="009A6646"/>
    <w:rsid w:val="009A6AE0"/>
    <w:rsid w:val="009B0EBD"/>
    <w:rsid w:val="009B0FB7"/>
    <w:rsid w:val="009B1234"/>
    <w:rsid w:val="009B1950"/>
    <w:rsid w:val="009B1B33"/>
    <w:rsid w:val="009B1D09"/>
    <w:rsid w:val="009B2412"/>
    <w:rsid w:val="009B2F15"/>
    <w:rsid w:val="009B3C5F"/>
    <w:rsid w:val="009B3D81"/>
    <w:rsid w:val="009B4122"/>
    <w:rsid w:val="009B4235"/>
    <w:rsid w:val="009B42B5"/>
    <w:rsid w:val="009B43B3"/>
    <w:rsid w:val="009B443C"/>
    <w:rsid w:val="009B44AC"/>
    <w:rsid w:val="009B57E0"/>
    <w:rsid w:val="009B5B5E"/>
    <w:rsid w:val="009B6CA1"/>
    <w:rsid w:val="009B70B2"/>
    <w:rsid w:val="009B7504"/>
    <w:rsid w:val="009B7F76"/>
    <w:rsid w:val="009C048A"/>
    <w:rsid w:val="009C0AF9"/>
    <w:rsid w:val="009C181B"/>
    <w:rsid w:val="009C1832"/>
    <w:rsid w:val="009C1934"/>
    <w:rsid w:val="009C2955"/>
    <w:rsid w:val="009C298A"/>
    <w:rsid w:val="009C315E"/>
    <w:rsid w:val="009C344A"/>
    <w:rsid w:val="009C3A36"/>
    <w:rsid w:val="009C42BF"/>
    <w:rsid w:val="009C488A"/>
    <w:rsid w:val="009C4DB4"/>
    <w:rsid w:val="009C4E29"/>
    <w:rsid w:val="009C61BE"/>
    <w:rsid w:val="009C64D1"/>
    <w:rsid w:val="009C67B3"/>
    <w:rsid w:val="009C6DE3"/>
    <w:rsid w:val="009C7349"/>
    <w:rsid w:val="009C73D1"/>
    <w:rsid w:val="009C7658"/>
    <w:rsid w:val="009C770A"/>
    <w:rsid w:val="009C77CB"/>
    <w:rsid w:val="009D034C"/>
    <w:rsid w:val="009D10C1"/>
    <w:rsid w:val="009D1AC6"/>
    <w:rsid w:val="009D204F"/>
    <w:rsid w:val="009D2403"/>
    <w:rsid w:val="009D2408"/>
    <w:rsid w:val="009D2E12"/>
    <w:rsid w:val="009D2F7E"/>
    <w:rsid w:val="009D3388"/>
    <w:rsid w:val="009D3579"/>
    <w:rsid w:val="009D3C64"/>
    <w:rsid w:val="009D4611"/>
    <w:rsid w:val="009D4E81"/>
    <w:rsid w:val="009D5216"/>
    <w:rsid w:val="009D5403"/>
    <w:rsid w:val="009D6CE0"/>
    <w:rsid w:val="009D701B"/>
    <w:rsid w:val="009D7297"/>
    <w:rsid w:val="009D74BB"/>
    <w:rsid w:val="009E0231"/>
    <w:rsid w:val="009E0553"/>
    <w:rsid w:val="009E0F7E"/>
    <w:rsid w:val="009E1537"/>
    <w:rsid w:val="009E15A5"/>
    <w:rsid w:val="009E1CB5"/>
    <w:rsid w:val="009E251B"/>
    <w:rsid w:val="009E2719"/>
    <w:rsid w:val="009E2BF5"/>
    <w:rsid w:val="009E2DB0"/>
    <w:rsid w:val="009E2FAC"/>
    <w:rsid w:val="009E39C4"/>
    <w:rsid w:val="009E4004"/>
    <w:rsid w:val="009E49CA"/>
    <w:rsid w:val="009E4A93"/>
    <w:rsid w:val="009E4FAE"/>
    <w:rsid w:val="009E574C"/>
    <w:rsid w:val="009E5A25"/>
    <w:rsid w:val="009E5ED6"/>
    <w:rsid w:val="009E696B"/>
    <w:rsid w:val="009E6A9D"/>
    <w:rsid w:val="009E727E"/>
    <w:rsid w:val="009F0F92"/>
    <w:rsid w:val="009F11B1"/>
    <w:rsid w:val="009F15CC"/>
    <w:rsid w:val="009F213B"/>
    <w:rsid w:val="009F2474"/>
    <w:rsid w:val="009F2FD9"/>
    <w:rsid w:val="009F31E9"/>
    <w:rsid w:val="009F377A"/>
    <w:rsid w:val="009F38D3"/>
    <w:rsid w:val="009F41BC"/>
    <w:rsid w:val="009F51CE"/>
    <w:rsid w:val="009F59B7"/>
    <w:rsid w:val="009F5ABA"/>
    <w:rsid w:val="009F5B08"/>
    <w:rsid w:val="009F6158"/>
    <w:rsid w:val="009F6722"/>
    <w:rsid w:val="009F6EEF"/>
    <w:rsid w:val="009F6EFC"/>
    <w:rsid w:val="009F7520"/>
    <w:rsid w:val="009F7548"/>
    <w:rsid w:val="009F762C"/>
    <w:rsid w:val="009F7991"/>
    <w:rsid w:val="009F7E06"/>
    <w:rsid w:val="009F7E5D"/>
    <w:rsid w:val="009F7F7A"/>
    <w:rsid w:val="009F7FC8"/>
    <w:rsid w:val="00A0007F"/>
    <w:rsid w:val="00A00641"/>
    <w:rsid w:val="00A0067E"/>
    <w:rsid w:val="00A008F9"/>
    <w:rsid w:val="00A00A15"/>
    <w:rsid w:val="00A010BC"/>
    <w:rsid w:val="00A01243"/>
    <w:rsid w:val="00A01B06"/>
    <w:rsid w:val="00A01E5C"/>
    <w:rsid w:val="00A01F70"/>
    <w:rsid w:val="00A0214B"/>
    <w:rsid w:val="00A0287C"/>
    <w:rsid w:val="00A03432"/>
    <w:rsid w:val="00A03B66"/>
    <w:rsid w:val="00A0496C"/>
    <w:rsid w:val="00A04ABE"/>
    <w:rsid w:val="00A050C9"/>
    <w:rsid w:val="00A072A5"/>
    <w:rsid w:val="00A07A51"/>
    <w:rsid w:val="00A07C8C"/>
    <w:rsid w:val="00A1000A"/>
    <w:rsid w:val="00A10391"/>
    <w:rsid w:val="00A10BFC"/>
    <w:rsid w:val="00A10C4A"/>
    <w:rsid w:val="00A1131A"/>
    <w:rsid w:val="00A11AE7"/>
    <w:rsid w:val="00A12733"/>
    <w:rsid w:val="00A13F36"/>
    <w:rsid w:val="00A14C0C"/>
    <w:rsid w:val="00A15143"/>
    <w:rsid w:val="00A1516F"/>
    <w:rsid w:val="00A1560E"/>
    <w:rsid w:val="00A159E2"/>
    <w:rsid w:val="00A16766"/>
    <w:rsid w:val="00A16C54"/>
    <w:rsid w:val="00A176A9"/>
    <w:rsid w:val="00A17A82"/>
    <w:rsid w:val="00A17BBB"/>
    <w:rsid w:val="00A202CE"/>
    <w:rsid w:val="00A211FA"/>
    <w:rsid w:val="00A21816"/>
    <w:rsid w:val="00A21EF8"/>
    <w:rsid w:val="00A22208"/>
    <w:rsid w:val="00A22B88"/>
    <w:rsid w:val="00A24003"/>
    <w:rsid w:val="00A248E8"/>
    <w:rsid w:val="00A258CC"/>
    <w:rsid w:val="00A25F11"/>
    <w:rsid w:val="00A2617A"/>
    <w:rsid w:val="00A269EE"/>
    <w:rsid w:val="00A270E9"/>
    <w:rsid w:val="00A27343"/>
    <w:rsid w:val="00A27825"/>
    <w:rsid w:val="00A27C48"/>
    <w:rsid w:val="00A303C1"/>
    <w:rsid w:val="00A304C6"/>
    <w:rsid w:val="00A3081D"/>
    <w:rsid w:val="00A316E0"/>
    <w:rsid w:val="00A3185B"/>
    <w:rsid w:val="00A31D0C"/>
    <w:rsid w:val="00A3285B"/>
    <w:rsid w:val="00A32EC4"/>
    <w:rsid w:val="00A33890"/>
    <w:rsid w:val="00A343B2"/>
    <w:rsid w:val="00A34C6F"/>
    <w:rsid w:val="00A34CCA"/>
    <w:rsid w:val="00A34F9C"/>
    <w:rsid w:val="00A3593C"/>
    <w:rsid w:val="00A369ED"/>
    <w:rsid w:val="00A37410"/>
    <w:rsid w:val="00A40434"/>
    <w:rsid w:val="00A4107F"/>
    <w:rsid w:val="00A414A2"/>
    <w:rsid w:val="00A426BE"/>
    <w:rsid w:val="00A42DFD"/>
    <w:rsid w:val="00A43063"/>
    <w:rsid w:val="00A43F6A"/>
    <w:rsid w:val="00A44303"/>
    <w:rsid w:val="00A4436B"/>
    <w:rsid w:val="00A44620"/>
    <w:rsid w:val="00A44BFB"/>
    <w:rsid w:val="00A44D10"/>
    <w:rsid w:val="00A45137"/>
    <w:rsid w:val="00A45143"/>
    <w:rsid w:val="00A46482"/>
    <w:rsid w:val="00A46705"/>
    <w:rsid w:val="00A46F28"/>
    <w:rsid w:val="00A475ED"/>
    <w:rsid w:val="00A4781F"/>
    <w:rsid w:val="00A50DEE"/>
    <w:rsid w:val="00A50E0C"/>
    <w:rsid w:val="00A51ED4"/>
    <w:rsid w:val="00A52A6F"/>
    <w:rsid w:val="00A535F0"/>
    <w:rsid w:val="00A53A37"/>
    <w:rsid w:val="00A53AA6"/>
    <w:rsid w:val="00A53B81"/>
    <w:rsid w:val="00A53BE5"/>
    <w:rsid w:val="00A5451E"/>
    <w:rsid w:val="00A54E0E"/>
    <w:rsid w:val="00A55750"/>
    <w:rsid w:val="00A55AC2"/>
    <w:rsid w:val="00A564ED"/>
    <w:rsid w:val="00A56F03"/>
    <w:rsid w:val="00A575AF"/>
    <w:rsid w:val="00A57968"/>
    <w:rsid w:val="00A57A03"/>
    <w:rsid w:val="00A57BAF"/>
    <w:rsid w:val="00A60E94"/>
    <w:rsid w:val="00A6103F"/>
    <w:rsid w:val="00A617C1"/>
    <w:rsid w:val="00A61C92"/>
    <w:rsid w:val="00A62344"/>
    <w:rsid w:val="00A627C9"/>
    <w:rsid w:val="00A63D8D"/>
    <w:rsid w:val="00A641B3"/>
    <w:rsid w:val="00A64500"/>
    <w:rsid w:val="00A649D2"/>
    <w:rsid w:val="00A64C18"/>
    <w:rsid w:val="00A65E26"/>
    <w:rsid w:val="00A66455"/>
    <w:rsid w:val="00A66558"/>
    <w:rsid w:val="00A669C9"/>
    <w:rsid w:val="00A66A09"/>
    <w:rsid w:val="00A66B02"/>
    <w:rsid w:val="00A66B6A"/>
    <w:rsid w:val="00A707E9"/>
    <w:rsid w:val="00A70A40"/>
    <w:rsid w:val="00A71BB6"/>
    <w:rsid w:val="00A73AA9"/>
    <w:rsid w:val="00A73DA9"/>
    <w:rsid w:val="00A75112"/>
    <w:rsid w:val="00A753A8"/>
    <w:rsid w:val="00A75C26"/>
    <w:rsid w:val="00A76470"/>
    <w:rsid w:val="00A76F59"/>
    <w:rsid w:val="00A7728B"/>
    <w:rsid w:val="00A7772C"/>
    <w:rsid w:val="00A77D26"/>
    <w:rsid w:val="00A77FA2"/>
    <w:rsid w:val="00A80094"/>
    <w:rsid w:val="00A80DB9"/>
    <w:rsid w:val="00A80F7F"/>
    <w:rsid w:val="00A81765"/>
    <w:rsid w:val="00A8205A"/>
    <w:rsid w:val="00A82364"/>
    <w:rsid w:val="00A82537"/>
    <w:rsid w:val="00A8258B"/>
    <w:rsid w:val="00A83E08"/>
    <w:rsid w:val="00A84217"/>
    <w:rsid w:val="00A848FE"/>
    <w:rsid w:val="00A85954"/>
    <w:rsid w:val="00A85D26"/>
    <w:rsid w:val="00A85D3C"/>
    <w:rsid w:val="00A85DEA"/>
    <w:rsid w:val="00A86529"/>
    <w:rsid w:val="00A865C0"/>
    <w:rsid w:val="00A86D63"/>
    <w:rsid w:val="00A870E9"/>
    <w:rsid w:val="00A8763F"/>
    <w:rsid w:val="00A878E8"/>
    <w:rsid w:val="00A90167"/>
    <w:rsid w:val="00A9049F"/>
    <w:rsid w:val="00A91182"/>
    <w:rsid w:val="00A9198A"/>
    <w:rsid w:val="00A91D51"/>
    <w:rsid w:val="00A91E47"/>
    <w:rsid w:val="00A9272E"/>
    <w:rsid w:val="00A927E5"/>
    <w:rsid w:val="00A92C41"/>
    <w:rsid w:val="00A92D0B"/>
    <w:rsid w:val="00A936B1"/>
    <w:rsid w:val="00A93C47"/>
    <w:rsid w:val="00A93EB3"/>
    <w:rsid w:val="00A93F5A"/>
    <w:rsid w:val="00A9412B"/>
    <w:rsid w:val="00A94317"/>
    <w:rsid w:val="00A94F42"/>
    <w:rsid w:val="00A95015"/>
    <w:rsid w:val="00A95566"/>
    <w:rsid w:val="00A958E7"/>
    <w:rsid w:val="00A95A44"/>
    <w:rsid w:val="00A95F0C"/>
    <w:rsid w:val="00A9602F"/>
    <w:rsid w:val="00A96194"/>
    <w:rsid w:val="00A96F40"/>
    <w:rsid w:val="00A9701F"/>
    <w:rsid w:val="00A97922"/>
    <w:rsid w:val="00AA033C"/>
    <w:rsid w:val="00AA0C2A"/>
    <w:rsid w:val="00AA0E77"/>
    <w:rsid w:val="00AA1237"/>
    <w:rsid w:val="00AA1943"/>
    <w:rsid w:val="00AA1E21"/>
    <w:rsid w:val="00AA1F02"/>
    <w:rsid w:val="00AA1FFC"/>
    <w:rsid w:val="00AA26D2"/>
    <w:rsid w:val="00AA308A"/>
    <w:rsid w:val="00AA3760"/>
    <w:rsid w:val="00AA3A0E"/>
    <w:rsid w:val="00AA40F6"/>
    <w:rsid w:val="00AA461D"/>
    <w:rsid w:val="00AA487E"/>
    <w:rsid w:val="00AA4A7F"/>
    <w:rsid w:val="00AA6653"/>
    <w:rsid w:val="00AA684E"/>
    <w:rsid w:val="00AA6887"/>
    <w:rsid w:val="00AA7D8D"/>
    <w:rsid w:val="00AB0395"/>
    <w:rsid w:val="00AB0C32"/>
    <w:rsid w:val="00AB0F18"/>
    <w:rsid w:val="00AB12CC"/>
    <w:rsid w:val="00AB19DA"/>
    <w:rsid w:val="00AB1E09"/>
    <w:rsid w:val="00AB1F85"/>
    <w:rsid w:val="00AB2A09"/>
    <w:rsid w:val="00AB3BF5"/>
    <w:rsid w:val="00AB3EA5"/>
    <w:rsid w:val="00AB4583"/>
    <w:rsid w:val="00AB4A67"/>
    <w:rsid w:val="00AB4B91"/>
    <w:rsid w:val="00AB4BDC"/>
    <w:rsid w:val="00AB511A"/>
    <w:rsid w:val="00AB5319"/>
    <w:rsid w:val="00AB636E"/>
    <w:rsid w:val="00AB75BF"/>
    <w:rsid w:val="00AB790A"/>
    <w:rsid w:val="00AC0090"/>
    <w:rsid w:val="00AC0778"/>
    <w:rsid w:val="00AC1172"/>
    <w:rsid w:val="00AC1295"/>
    <w:rsid w:val="00AC15C6"/>
    <w:rsid w:val="00AC1836"/>
    <w:rsid w:val="00AC1C09"/>
    <w:rsid w:val="00AC2590"/>
    <w:rsid w:val="00AC3401"/>
    <w:rsid w:val="00AC3520"/>
    <w:rsid w:val="00AC3699"/>
    <w:rsid w:val="00AC42EF"/>
    <w:rsid w:val="00AC51AB"/>
    <w:rsid w:val="00AC524D"/>
    <w:rsid w:val="00AC5F6E"/>
    <w:rsid w:val="00AC65A8"/>
    <w:rsid w:val="00AC6848"/>
    <w:rsid w:val="00AC6D4A"/>
    <w:rsid w:val="00AC7261"/>
    <w:rsid w:val="00AC7374"/>
    <w:rsid w:val="00AC784C"/>
    <w:rsid w:val="00AD0176"/>
    <w:rsid w:val="00AD020F"/>
    <w:rsid w:val="00AD0478"/>
    <w:rsid w:val="00AD0A7B"/>
    <w:rsid w:val="00AD0D84"/>
    <w:rsid w:val="00AD0F3D"/>
    <w:rsid w:val="00AD1250"/>
    <w:rsid w:val="00AD14A6"/>
    <w:rsid w:val="00AD14B1"/>
    <w:rsid w:val="00AD15BB"/>
    <w:rsid w:val="00AD269D"/>
    <w:rsid w:val="00AD2823"/>
    <w:rsid w:val="00AD30BA"/>
    <w:rsid w:val="00AD32DE"/>
    <w:rsid w:val="00AD3496"/>
    <w:rsid w:val="00AD373F"/>
    <w:rsid w:val="00AD3744"/>
    <w:rsid w:val="00AD3A39"/>
    <w:rsid w:val="00AD3C4A"/>
    <w:rsid w:val="00AD3C67"/>
    <w:rsid w:val="00AD3D40"/>
    <w:rsid w:val="00AD43E9"/>
    <w:rsid w:val="00AD45F9"/>
    <w:rsid w:val="00AD5052"/>
    <w:rsid w:val="00AD5275"/>
    <w:rsid w:val="00AD55DE"/>
    <w:rsid w:val="00AD5BA7"/>
    <w:rsid w:val="00AD5DA8"/>
    <w:rsid w:val="00AD606A"/>
    <w:rsid w:val="00AD70F7"/>
    <w:rsid w:val="00AD7102"/>
    <w:rsid w:val="00AD7612"/>
    <w:rsid w:val="00AE02F1"/>
    <w:rsid w:val="00AE0695"/>
    <w:rsid w:val="00AE073F"/>
    <w:rsid w:val="00AE0811"/>
    <w:rsid w:val="00AE101F"/>
    <w:rsid w:val="00AE1069"/>
    <w:rsid w:val="00AE1202"/>
    <w:rsid w:val="00AE1A17"/>
    <w:rsid w:val="00AE20B2"/>
    <w:rsid w:val="00AE28D1"/>
    <w:rsid w:val="00AE29EC"/>
    <w:rsid w:val="00AE37CF"/>
    <w:rsid w:val="00AE4455"/>
    <w:rsid w:val="00AE4747"/>
    <w:rsid w:val="00AE5EDB"/>
    <w:rsid w:val="00AE6827"/>
    <w:rsid w:val="00AE6C05"/>
    <w:rsid w:val="00AE6C7A"/>
    <w:rsid w:val="00AE6FA0"/>
    <w:rsid w:val="00AE7299"/>
    <w:rsid w:val="00AF012D"/>
    <w:rsid w:val="00AF1989"/>
    <w:rsid w:val="00AF1E46"/>
    <w:rsid w:val="00AF2128"/>
    <w:rsid w:val="00AF30CF"/>
    <w:rsid w:val="00AF3288"/>
    <w:rsid w:val="00AF36FB"/>
    <w:rsid w:val="00AF6A26"/>
    <w:rsid w:val="00AF6C60"/>
    <w:rsid w:val="00AF7C41"/>
    <w:rsid w:val="00B00288"/>
    <w:rsid w:val="00B00443"/>
    <w:rsid w:val="00B00A2F"/>
    <w:rsid w:val="00B00B26"/>
    <w:rsid w:val="00B00C27"/>
    <w:rsid w:val="00B00DFA"/>
    <w:rsid w:val="00B0108A"/>
    <w:rsid w:val="00B01728"/>
    <w:rsid w:val="00B01B1B"/>
    <w:rsid w:val="00B01D32"/>
    <w:rsid w:val="00B020FE"/>
    <w:rsid w:val="00B022C3"/>
    <w:rsid w:val="00B028E1"/>
    <w:rsid w:val="00B02DC6"/>
    <w:rsid w:val="00B02FD0"/>
    <w:rsid w:val="00B030B9"/>
    <w:rsid w:val="00B03156"/>
    <w:rsid w:val="00B03375"/>
    <w:rsid w:val="00B033D8"/>
    <w:rsid w:val="00B03DB0"/>
    <w:rsid w:val="00B03E1D"/>
    <w:rsid w:val="00B04684"/>
    <w:rsid w:val="00B04F98"/>
    <w:rsid w:val="00B05BC5"/>
    <w:rsid w:val="00B05C49"/>
    <w:rsid w:val="00B05E37"/>
    <w:rsid w:val="00B061F0"/>
    <w:rsid w:val="00B06F9E"/>
    <w:rsid w:val="00B0727C"/>
    <w:rsid w:val="00B073D7"/>
    <w:rsid w:val="00B076D7"/>
    <w:rsid w:val="00B07FC3"/>
    <w:rsid w:val="00B10615"/>
    <w:rsid w:val="00B1074B"/>
    <w:rsid w:val="00B11216"/>
    <w:rsid w:val="00B112D2"/>
    <w:rsid w:val="00B11CD4"/>
    <w:rsid w:val="00B12319"/>
    <w:rsid w:val="00B125E5"/>
    <w:rsid w:val="00B1283B"/>
    <w:rsid w:val="00B12B0B"/>
    <w:rsid w:val="00B1363C"/>
    <w:rsid w:val="00B13696"/>
    <w:rsid w:val="00B13CC3"/>
    <w:rsid w:val="00B15381"/>
    <w:rsid w:val="00B15809"/>
    <w:rsid w:val="00B15B68"/>
    <w:rsid w:val="00B1610E"/>
    <w:rsid w:val="00B1678F"/>
    <w:rsid w:val="00B17159"/>
    <w:rsid w:val="00B17608"/>
    <w:rsid w:val="00B1762F"/>
    <w:rsid w:val="00B20939"/>
    <w:rsid w:val="00B20B3B"/>
    <w:rsid w:val="00B20B6F"/>
    <w:rsid w:val="00B20EDB"/>
    <w:rsid w:val="00B20FBA"/>
    <w:rsid w:val="00B2136E"/>
    <w:rsid w:val="00B2156F"/>
    <w:rsid w:val="00B22249"/>
    <w:rsid w:val="00B226F6"/>
    <w:rsid w:val="00B22A55"/>
    <w:rsid w:val="00B22BE3"/>
    <w:rsid w:val="00B22C90"/>
    <w:rsid w:val="00B23420"/>
    <w:rsid w:val="00B2378C"/>
    <w:rsid w:val="00B23812"/>
    <w:rsid w:val="00B23D5C"/>
    <w:rsid w:val="00B23EA0"/>
    <w:rsid w:val="00B2427C"/>
    <w:rsid w:val="00B24A0A"/>
    <w:rsid w:val="00B250A8"/>
    <w:rsid w:val="00B2541D"/>
    <w:rsid w:val="00B25719"/>
    <w:rsid w:val="00B25C9B"/>
    <w:rsid w:val="00B25D47"/>
    <w:rsid w:val="00B26326"/>
    <w:rsid w:val="00B264F0"/>
    <w:rsid w:val="00B26702"/>
    <w:rsid w:val="00B27CE6"/>
    <w:rsid w:val="00B27FAF"/>
    <w:rsid w:val="00B31097"/>
    <w:rsid w:val="00B31539"/>
    <w:rsid w:val="00B31B87"/>
    <w:rsid w:val="00B3310B"/>
    <w:rsid w:val="00B33BB2"/>
    <w:rsid w:val="00B33F26"/>
    <w:rsid w:val="00B3416D"/>
    <w:rsid w:val="00B34621"/>
    <w:rsid w:val="00B3598E"/>
    <w:rsid w:val="00B35CDD"/>
    <w:rsid w:val="00B361A1"/>
    <w:rsid w:val="00B36D59"/>
    <w:rsid w:val="00B36DE6"/>
    <w:rsid w:val="00B372EC"/>
    <w:rsid w:val="00B372FF"/>
    <w:rsid w:val="00B37B8E"/>
    <w:rsid w:val="00B4054D"/>
    <w:rsid w:val="00B40E93"/>
    <w:rsid w:val="00B40FAF"/>
    <w:rsid w:val="00B4174C"/>
    <w:rsid w:val="00B41E22"/>
    <w:rsid w:val="00B426C7"/>
    <w:rsid w:val="00B43293"/>
    <w:rsid w:val="00B432E5"/>
    <w:rsid w:val="00B43A27"/>
    <w:rsid w:val="00B450A0"/>
    <w:rsid w:val="00B4542C"/>
    <w:rsid w:val="00B461CA"/>
    <w:rsid w:val="00B469EE"/>
    <w:rsid w:val="00B4736E"/>
    <w:rsid w:val="00B475B5"/>
    <w:rsid w:val="00B476EE"/>
    <w:rsid w:val="00B47B50"/>
    <w:rsid w:val="00B502BE"/>
    <w:rsid w:val="00B50982"/>
    <w:rsid w:val="00B50B6B"/>
    <w:rsid w:val="00B51297"/>
    <w:rsid w:val="00B515D8"/>
    <w:rsid w:val="00B526BB"/>
    <w:rsid w:val="00B526BF"/>
    <w:rsid w:val="00B53044"/>
    <w:rsid w:val="00B530B3"/>
    <w:rsid w:val="00B5326F"/>
    <w:rsid w:val="00B53C0A"/>
    <w:rsid w:val="00B5420C"/>
    <w:rsid w:val="00B547BC"/>
    <w:rsid w:val="00B54C39"/>
    <w:rsid w:val="00B54CF3"/>
    <w:rsid w:val="00B55F04"/>
    <w:rsid w:val="00B564ED"/>
    <w:rsid w:val="00B565A9"/>
    <w:rsid w:val="00B56910"/>
    <w:rsid w:val="00B56A08"/>
    <w:rsid w:val="00B57F4C"/>
    <w:rsid w:val="00B600DD"/>
    <w:rsid w:val="00B610B3"/>
    <w:rsid w:val="00B61665"/>
    <w:rsid w:val="00B616D9"/>
    <w:rsid w:val="00B6177F"/>
    <w:rsid w:val="00B617BA"/>
    <w:rsid w:val="00B619EF"/>
    <w:rsid w:val="00B6203D"/>
    <w:rsid w:val="00B625FB"/>
    <w:rsid w:val="00B628A7"/>
    <w:rsid w:val="00B62F39"/>
    <w:rsid w:val="00B633A3"/>
    <w:rsid w:val="00B63E22"/>
    <w:rsid w:val="00B650C5"/>
    <w:rsid w:val="00B65FF5"/>
    <w:rsid w:val="00B663D5"/>
    <w:rsid w:val="00B66574"/>
    <w:rsid w:val="00B665C2"/>
    <w:rsid w:val="00B6741A"/>
    <w:rsid w:val="00B70851"/>
    <w:rsid w:val="00B70A78"/>
    <w:rsid w:val="00B70E08"/>
    <w:rsid w:val="00B70E77"/>
    <w:rsid w:val="00B70F82"/>
    <w:rsid w:val="00B7106E"/>
    <w:rsid w:val="00B7134C"/>
    <w:rsid w:val="00B71907"/>
    <w:rsid w:val="00B722DB"/>
    <w:rsid w:val="00B72F18"/>
    <w:rsid w:val="00B739C9"/>
    <w:rsid w:val="00B73C97"/>
    <w:rsid w:val="00B73CBD"/>
    <w:rsid w:val="00B7420F"/>
    <w:rsid w:val="00B74BA6"/>
    <w:rsid w:val="00B7507A"/>
    <w:rsid w:val="00B75A7D"/>
    <w:rsid w:val="00B75ED6"/>
    <w:rsid w:val="00B770D7"/>
    <w:rsid w:val="00B771D4"/>
    <w:rsid w:val="00B776A1"/>
    <w:rsid w:val="00B778F3"/>
    <w:rsid w:val="00B779BE"/>
    <w:rsid w:val="00B77A88"/>
    <w:rsid w:val="00B77DB8"/>
    <w:rsid w:val="00B808F7"/>
    <w:rsid w:val="00B81DDB"/>
    <w:rsid w:val="00B820D9"/>
    <w:rsid w:val="00B824B0"/>
    <w:rsid w:val="00B82AA8"/>
    <w:rsid w:val="00B82F32"/>
    <w:rsid w:val="00B82F98"/>
    <w:rsid w:val="00B834F7"/>
    <w:rsid w:val="00B8385D"/>
    <w:rsid w:val="00B83CAB"/>
    <w:rsid w:val="00B83D5D"/>
    <w:rsid w:val="00B84215"/>
    <w:rsid w:val="00B84903"/>
    <w:rsid w:val="00B84D0A"/>
    <w:rsid w:val="00B84E88"/>
    <w:rsid w:val="00B84FA0"/>
    <w:rsid w:val="00B85654"/>
    <w:rsid w:val="00B857CE"/>
    <w:rsid w:val="00B8631F"/>
    <w:rsid w:val="00B863D1"/>
    <w:rsid w:val="00B865F1"/>
    <w:rsid w:val="00B865FE"/>
    <w:rsid w:val="00B86AC8"/>
    <w:rsid w:val="00B86B6B"/>
    <w:rsid w:val="00B86D15"/>
    <w:rsid w:val="00B87124"/>
    <w:rsid w:val="00B874E0"/>
    <w:rsid w:val="00B90D4A"/>
    <w:rsid w:val="00B9126E"/>
    <w:rsid w:val="00B915F5"/>
    <w:rsid w:val="00B91894"/>
    <w:rsid w:val="00B927F8"/>
    <w:rsid w:val="00B929BF"/>
    <w:rsid w:val="00B93088"/>
    <w:rsid w:val="00B935E0"/>
    <w:rsid w:val="00B93651"/>
    <w:rsid w:val="00B93AF6"/>
    <w:rsid w:val="00B93F11"/>
    <w:rsid w:val="00B946A0"/>
    <w:rsid w:val="00B94A78"/>
    <w:rsid w:val="00B950AE"/>
    <w:rsid w:val="00B9518F"/>
    <w:rsid w:val="00B95263"/>
    <w:rsid w:val="00B95729"/>
    <w:rsid w:val="00B95983"/>
    <w:rsid w:val="00B95B4E"/>
    <w:rsid w:val="00B95CBE"/>
    <w:rsid w:val="00B95DBE"/>
    <w:rsid w:val="00B95EFB"/>
    <w:rsid w:val="00B962DD"/>
    <w:rsid w:val="00B96486"/>
    <w:rsid w:val="00B969EC"/>
    <w:rsid w:val="00B96AF6"/>
    <w:rsid w:val="00B96BB3"/>
    <w:rsid w:val="00B97511"/>
    <w:rsid w:val="00B97A2F"/>
    <w:rsid w:val="00BA03B4"/>
    <w:rsid w:val="00BA0448"/>
    <w:rsid w:val="00BA0617"/>
    <w:rsid w:val="00BA0A7A"/>
    <w:rsid w:val="00BA1244"/>
    <w:rsid w:val="00BA22C9"/>
    <w:rsid w:val="00BA23B7"/>
    <w:rsid w:val="00BA2F50"/>
    <w:rsid w:val="00BA32BD"/>
    <w:rsid w:val="00BA3C15"/>
    <w:rsid w:val="00BA42B3"/>
    <w:rsid w:val="00BA4350"/>
    <w:rsid w:val="00BA4784"/>
    <w:rsid w:val="00BA4C03"/>
    <w:rsid w:val="00BA53A3"/>
    <w:rsid w:val="00BA6E35"/>
    <w:rsid w:val="00BA73CE"/>
    <w:rsid w:val="00BA7C1D"/>
    <w:rsid w:val="00BB02BD"/>
    <w:rsid w:val="00BB058D"/>
    <w:rsid w:val="00BB0A7C"/>
    <w:rsid w:val="00BB0E7E"/>
    <w:rsid w:val="00BB1038"/>
    <w:rsid w:val="00BB1599"/>
    <w:rsid w:val="00BB15A8"/>
    <w:rsid w:val="00BB254B"/>
    <w:rsid w:val="00BB388F"/>
    <w:rsid w:val="00BB3B3C"/>
    <w:rsid w:val="00BB3EAC"/>
    <w:rsid w:val="00BB4CA0"/>
    <w:rsid w:val="00BB4CF0"/>
    <w:rsid w:val="00BB4DE3"/>
    <w:rsid w:val="00BB4EA6"/>
    <w:rsid w:val="00BB540D"/>
    <w:rsid w:val="00BB5468"/>
    <w:rsid w:val="00BB5A71"/>
    <w:rsid w:val="00BB5B75"/>
    <w:rsid w:val="00BB6068"/>
    <w:rsid w:val="00BB6771"/>
    <w:rsid w:val="00BB6B7E"/>
    <w:rsid w:val="00BB6C27"/>
    <w:rsid w:val="00BB7092"/>
    <w:rsid w:val="00BB7365"/>
    <w:rsid w:val="00BB7E6A"/>
    <w:rsid w:val="00BC0C3A"/>
    <w:rsid w:val="00BC0C84"/>
    <w:rsid w:val="00BC21B8"/>
    <w:rsid w:val="00BC245D"/>
    <w:rsid w:val="00BC2D8F"/>
    <w:rsid w:val="00BC2DA2"/>
    <w:rsid w:val="00BC35DE"/>
    <w:rsid w:val="00BC3D7A"/>
    <w:rsid w:val="00BC4A9D"/>
    <w:rsid w:val="00BC4BB5"/>
    <w:rsid w:val="00BC4D9E"/>
    <w:rsid w:val="00BC5A4E"/>
    <w:rsid w:val="00BC7808"/>
    <w:rsid w:val="00BC7DF1"/>
    <w:rsid w:val="00BD07B3"/>
    <w:rsid w:val="00BD0AB0"/>
    <w:rsid w:val="00BD1AEC"/>
    <w:rsid w:val="00BD2198"/>
    <w:rsid w:val="00BD21F2"/>
    <w:rsid w:val="00BD220C"/>
    <w:rsid w:val="00BD267A"/>
    <w:rsid w:val="00BD2813"/>
    <w:rsid w:val="00BD29E8"/>
    <w:rsid w:val="00BD2BD1"/>
    <w:rsid w:val="00BD2D5B"/>
    <w:rsid w:val="00BD3292"/>
    <w:rsid w:val="00BD3D4A"/>
    <w:rsid w:val="00BD4F6F"/>
    <w:rsid w:val="00BD58F8"/>
    <w:rsid w:val="00BD5B54"/>
    <w:rsid w:val="00BD5B5D"/>
    <w:rsid w:val="00BD6363"/>
    <w:rsid w:val="00BD6AFA"/>
    <w:rsid w:val="00BD7699"/>
    <w:rsid w:val="00BD78B4"/>
    <w:rsid w:val="00BE036E"/>
    <w:rsid w:val="00BE0380"/>
    <w:rsid w:val="00BE070F"/>
    <w:rsid w:val="00BE07FA"/>
    <w:rsid w:val="00BE10B3"/>
    <w:rsid w:val="00BE1193"/>
    <w:rsid w:val="00BE1201"/>
    <w:rsid w:val="00BE12B9"/>
    <w:rsid w:val="00BE1B0C"/>
    <w:rsid w:val="00BE2145"/>
    <w:rsid w:val="00BE267C"/>
    <w:rsid w:val="00BE3467"/>
    <w:rsid w:val="00BE3560"/>
    <w:rsid w:val="00BE3962"/>
    <w:rsid w:val="00BE3ACC"/>
    <w:rsid w:val="00BE44BB"/>
    <w:rsid w:val="00BE4D0C"/>
    <w:rsid w:val="00BE4E52"/>
    <w:rsid w:val="00BE55DB"/>
    <w:rsid w:val="00BE57D2"/>
    <w:rsid w:val="00BE5DE5"/>
    <w:rsid w:val="00BE6245"/>
    <w:rsid w:val="00BE75AE"/>
    <w:rsid w:val="00BE7E77"/>
    <w:rsid w:val="00BF0301"/>
    <w:rsid w:val="00BF03C3"/>
    <w:rsid w:val="00BF0568"/>
    <w:rsid w:val="00BF0D3A"/>
    <w:rsid w:val="00BF0D9F"/>
    <w:rsid w:val="00BF1998"/>
    <w:rsid w:val="00BF29B7"/>
    <w:rsid w:val="00BF3312"/>
    <w:rsid w:val="00BF3B37"/>
    <w:rsid w:val="00BF5616"/>
    <w:rsid w:val="00BF5951"/>
    <w:rsid w:val="00BF5B11"/>
    <w:rsid w:val="00BF5FE6"/>
    <w:rsid w:val="00BF663B"/>
    <w:rsid w:val="00BF6CFB"/>
    <w:rsid w:val="00BF6EF0"/>
    <w:rsid w:val="00BF7076"/>
    <w:rsid w:val="00BF7260"/>
    <w:rsid w:val="00BF7733"/>
    <w:rsid w:val="00C00511"/>
    <w:rsid w:val="00C00B99"/>
    <w:rsid w:val="00C0122B"/>
    <w:rsid w:val="00C01276"/>
    <w:rsid w:val="00C01B60"/>
    <w:rsid w:val="00C01EDC"/>
    <w:rsid w:val="00C02634"/>
    <w:rsid w:val="00C027B0"/>
    <w:rsid w:val="00C02B2B"/>
    <w:rsid w:val="00C03236"/>
    <w:rsid w:val="00C03C4D"/>
    <w:rsid w:val="00C0478C"/>
    <w:rsid w:val="00C04DDF"/>
    <w:rsid w:val="00C053DB"/>
    <w:rsid w:val="00C0595C"/>
    <w:rsid w:val="00C059F2"/>
    <w:rsid w:val="00C05D0E"/>
    <w:rsid w:val="00C0697E"/>
    <w:rsid w:val="00C06D9A"/>
    <w:rsid w:val="00C070E5"/>
    <w:rsid w:val="00C0738C"/>
    <w:rsid w:val="00C07628"/>
    <w:rsid w:val="00C07863"/>
    <w:rsid w:val="00C10840"/>
    <w:rsid w:val="00C10FE5"/>
    <w:rsid w:val="00C11010"/>
    <w:rsid w:val="00C1148E"/>
    <w:rsid w:val="00C11497"/>
    <w:rsid w:val="00C1165E"/>
    <w:rsid w:val="00C11807"/>
    <w:rsid w:val="00C1273E"/>
    <w:rsid w:val="00C12F1D"/>
    <w:rsid w:val="00C1321D"/>
    <w:rsid w:val="00C132D4"/>
    <w:rsid w:val="00C1350C"/>
    <w:rsid w:val="00C14020"/>
    <w:rsid w:val="00C14326"/>
    <w:rsid w:val="00C143B3"/>
    <w:rsid w:val="00C1441D"/>
    <w:rsid w:val="00C14BCD"/>
    <w:rsid w:val="00C14C5B"/>
    <w:rsid w:val="00C14E34"/>
    <w:rsid w:val="00C14F62"/>
    <w:rsid w:val="00C15138"/>
    <w:rsid w:val="00C157C4"/>
    <w:rsid w:val="00C15B8C"/>
    <w:rsid w:val="00C15BE2"/>
    <w:rsid w:val="00C1604F"/>
    <w:rsid w:val="00C16249"/>
    <w:rsid w:val="00C16A44"/>
    <w:rsid w:val="00C16F9C"/>
    <w:rsid w:val="00C170E4"/>
    <w:rsid w:val="00C17504"/>
    <w:rsid w:val="00C177A3"/>
    <w:rsid w:val="00C17CD7"/>
    <w:rsid w:val="00C17D23"/>
    <w:rsid w:val="00C17D40"/>
    <w:rsid w:val="00C17E5C"/>
    <w:rsid w:val="00C17EBA"/>
    <w:rsid w:val="00C21A83"/>
    <w:rsid w:val="00C2282B"/>
    <w:rsid w:val="00C228CC"/>
    <w:rsid w:val="00C22FCA"/>
    <w:rsid w:val="00C23481"/>
    <w:rsid w:val="00C23E3D"/>
    <w:rsid w:val="00C2414F"/>
    <w:rsid w:val="00C24399"/>
    <w:rsid w:val="00C243AF"/>
    <w:rsid w:val="00C2468B"/>
    <w:rsid w:val="00C2470C"/>
    <w:rsid w:val="00C24C6D"/>
    <w:rsid w:val="00C24E04"/>
    <w:rsid w:val="00C251D6"/>
    <w:rsid w:val="00C25D3B"/>
    <w:rsid w:val="00C25D67"/>
    <w:rsid w:val="00C262CB"/>
    <w:rsid w:val="00C264B3"/>
    <w:rsid w:val="00C26CF8"/>
    <w:rsid w:val="00C27688"/>
    <w:rsid w:val="00C27797"/>
    <w:rsid w:val="00C27A1E"/>
    <w:rsid w:val="00C303E3"/>
    <w:rsid w:val="00C3156D"/>
    <w:rsid w:val="00C31BF6"/>
    <w:rsid w:val="00C3232A"/>
    <w:rsid w:val="00C32436"/>
    <w:rsid w:val="00C32449"/>
    <w:rsid w:val="00C332EB"/>
    <w:rsid w:val="00C33F8C"/>
    <w:rsid w:val="00C3499B"/>
    <w:rsid w:val="00C35234"/>
    <w:rsid w:val="00C353A7"/>
    <w:rsid w:val="00C35EC8"/>
    <w:rsid w:val="00C36380"/>
    <w:rsid w:val="00C36C3E"/>
    <w:rsid w:val="00C37324"/>
    <w:rsid w:val="00C3735C"/>
    <w:rsid w:val="00C37447"/>
    <w:rsid w:val="00C37C05"/>
    <w:rsid w:val="00C37D28"/>
    <w:rsid w:val="00C40379"/>
    <w:rsid w:val="00C40798"/>
    <w:rsid w:val="00C407C6"/>
    <w:rsid w:val="00C40927"/>
    <w:rsid w:val="00C410E7"/>
    <w:rsid w:val="00C413D0"/>
    <w:rsid w:val="00C4166E"/>
    <w:rsid w:val="00C41CDC"/>
    <w:rsid w:val="00C41DDB"/>
    <w:rsid w:val="00C425B8"/>
    <w:rsid w:val="00C42C2F"/>
    <w:rsid w:val="00C42CA9"/>
    <w:rsid w:val="00C42E3B"/>
    <w:rsid w:val="00C42E46"/>
    <w:rsid w:val="00C431E9"/>
    <w:rsid w:val="00C431FF"/>
    <w:rsid w:val="00C4376C"/>
    <w:rsid w:val="00C437DE"/>
    <w:rsid w:val="00C43BE4"/>
    <w:rsid w:val="00C43D0C"/>
    <w:rsid w:val="00C43D42"/>
    <w:rsid w:val="00C445C0"/>
    <w:rsid w:val="00C456ED"/>
    <w:rsid w:val="00C45B07"/>
    <w:rsid w:val="00C4600B"/>
    <w:rsid w:val="00C463CC"/>
    <w:rsid w:val="00C466E4"/>
    <w:rsid w:val="00C467CB"/>
    <w:rsid w:val="00C46A55"/>
    <w:rsid w:val="00C46CB3"/>
    <w:rsid w:val="00C47C04"/>
    <w:rsid w:val="00C47D36"/>
    <w:rsid w:val="00C47EE6"/>
    <w:rsid w:val="00C5045C"/>
    <w:rsid w:val="00C51489"/>
    <w:rsid w:val="00C51B6C"/>
    <w:rsid w:val="00C51BB4"/>
    <w:rsid w:val="00C520E9"/>
    <w:rsid w:val="00C52CF3"/>
    <w:rsid w:val="00C53B89"/>
    <w:rsid w:val="00C541A3"/>
    <w:rsid w:val="00C54364"/>
    <w:rsid w:val="00C54436"/>
    <w:rsid w:val="00C54AE5"/>
    <w:rsid w:val="00C54F96"/>
    <w:rsid w:val="00C554E1"/>
    <w:rsid w:val="00C55B4B"/>
    <w:rsid w:val="00C55CC9"/>
    <w:rsid w:val="00C55E0C"/>
    <w:rsid w:val="00C56096"/>
    <w:rsid w:val="00C564D2"/>
    <w:rsid w:val="00C565D4"/>
    <w:rsid w:val="00C577FC"/>
    <w:rsid w:val="00C5782D"/>
    <w:rsid w:val="00C601C0"/>
    <w:rsid w:val="00C609AF"/>
    <w:rsid w:val="00C61DB9"/>
    <w:rsid w:val="00C61F54"/>
    <w:rsid w:val="00C622B4"/>
    <w:rsid w:val="00C62C90"/>
    <w:rsid w:val="00C630D1"/>
    <w:rsid w:val="00C64752"/>
    <w:rsid w:val="00C64B47"/>
    <w:rsid w:val="00C65463"/>
    <w:rsid w:val="00C655D8"/>
    <w:rsid w:val="00C65665"/>
    <w:rsid w:val="00C6619D"/>
    <w:rsid w:val="00C6642E"/>
    <w:rsid w:val="00C6679F"/>
    <w:rsid w:val="00C66FB5"/>
    <w:rsid w:val="00C672D3"/>
    <w:rsid w:val="00C67657"/>
    <w:rsid w:val="00C67D9D"/>
    <w:rsid w:val="00C70C75"/>
    <w:rsid w:val="00C71C8F"/>
    <w:rsid w:val="00C71DFA"/>
    <w:rsid w:val="00C71E27"/>
    <w:rsid w:val="00C72332"/>
    <w:rsid w:val="00C723EC"/>
    <w:rsid w:val="00C72ECD"/>
    <w:rsid w:val="00C740D1"/>
    <w:rsid w:val="00C74B17"/>
    <w:rsid w:val="00C755C9"/>
    <w:rsid w:val="00C76026"/>
    <w:rsid w:val="00C76A37"/>
    <w:rsid w:val="00C76D8B"/>
    <w:rsid w:val="00C76F0F"/>
    <w:rsid w:val="00C76FA0"/>
    <w:rsid w:val="00C77048"/>
    <w:rsid w:val="00C77577"/>
    <w:rsid w:val="00C77583"/>
    <w:rsid w:val="00C77AB3"/>
    <w:rsid w:val="00C802FF"/>
    <w:rsid w:val="00C80B14"/>
    <w:rsid w:val="00C80C0E"/>
    <w:rsid w:val="00C80EA6"/>
    <w:rsid w:val="00C80FED"/>
    <w:rsid w:val="00C81E37"/>
    <w:rsid w:val="00C81E80"/>
    <w:rsid w:val="00C82030"/>
    <w:rsid w:val="00C82C60"/>
    <w:rsid w:val="00C82EC9"/>
    <w:rsid w:val="00C8329B"/>
    <w:rsid w:val="00C83911"/>
    <w:rsid w:val="00C83B29"/>
    <w:rsid w:val="00C84D13"/>
    <w:rsid w:val="00C85F5C"/>
    <w:rsid w:val="00C86C34"/>
    <w:rsid w:val="00C87B85"/>
    <w:rsid w:val="00C90748"/>
    <w:rsid w:val="00C907C3"/>
    <w:rsid w:val="00C9083C"/>
    <w:rsid w:val="00C90E3A"/>
    <w:rsid w:val="00C90F04"/>
    <w:rsid w:val="00C913A5"/>
    <w:rsid w:val="00C9152D"/>
    <w:rsid w:val="00C91E45"/>
    <w:rsid w:val="00C91F50"/>
    <w:rsid w:val="00C920DC"/>
    <w:rsid w:val="00C92722"/>
    <w:rsid w:val="00C92A7C"/>
    <w:rsid w:val="00C92D54"/>
    <w:rsid w:val="00C9360F"/>
    <w:rsid w:val="00C940BA"/>
    <w:rsid w:val="00C94483"/>
    <w:rsid w:val="00C94885"/>
    <w:rsid w:val="00C94F23"/>
    <w:rsid w:val="00C950E4"/>
    <w:rsid w:val="00C9636D"/>
    <w:rsid w:val="00C96BF7"/>
    <w:rsid w:val="00C9793E"/>
    <w:rsid w:val="00C97F6B"/>
    <w:rsid w:val="00CA077E"/>
    <w:rsid w:val="00CA078D"/>
    <w:rsid w:val="00CA07E3"/>
    <w:rsid w:val="00CA16B6"/>
    <w:rsid w:val="00CA2047"/>
    <w:rsid w:val="00CA2A63"/>
    <w:rsid w:val="00CA35F7"/>
    <w:rsid w:val="00CA389A"/>
    <w:rsid w:val="00CA3E7B"/>
    <w:rsid w:val="00CA407B"/>
    <w:rsid w:val="00CA47C9"/>
    <w:rsid w:val="00CA48AA"/>
    <w:rsid w:val="00CA4B1C"/>
    <w:rsid w:val="00CA5075"/>
    <w:rsid w:val="00CA5EBB"/>
    <w:rsid w:val="00CA6314"/>
    <w:rsid w:val="00CA6E51"/>
    <w:rsid w:val="00CA7CC2"/>
    <w:rsid w:val="00CB0055"/>
    <w:rsid w:val="00CB033C"/>
    <w:rsid w:val="00CB07CF"/>
    <w:rsid w:val="00CB0D87"/>
    <w:rsid w:val="00CB1590"/>
    <w:rsid w:val="00CB1938"/>
    <w:rsid w:val="00CB1950"/>
    <w:rsid w:val="00CB1D63"/>
    <w:rsid w:val="00CB1E84"/>
    <w:rsid w:val="00CB2152"/>
    <w:rsid w:val="00CB2200"/>
    <w:rsid w:val="00CB2580"/>
    <w:rsid w:val="00CB2AA9"/>
    <w:rsid w:val="00CB314F"/>
    <w:rsid w:val="00CB32AA"/>
    <w:rsid w:val="00CB3CFA"/>
    <w:rsid w:val="00CB3EC4"/>
    <w:rsid w:val="00CB50A9"/>
    <w:rsid w:val="00CB5A42"/>
    <w:rsid w:val="00CB5B2F"/>
    <w:rsid w:val="00CB6528"/>
    <w:rsid w:val="00CB6B8A"/>
    <w:rsid w:val="00CB6BA7"/>
    <w:rsid w:val="00CB6C37"/>
    <w:rsid w:val="00CB74E6"/>
    <w:rsid w:val="00CB7B2F"/>
    <w:rsid w:val="00CB7CC7"/>
    <w:rsid w:val="00CB7F33"/>
    <w:rsid w:val="00CC008D"/>
    <w:rsid w:val="00CC0119"/>
    <w:rsid w:val="00CC062E"/>
    <w:rsid w:val="00CC168A"/>
    <w:rsid w:val="00CC1D78"/>
    <w:rsid w:val="00CC2569"/>
    <w:rsid w:val="00CC3143"/>
    <w:rsid w:val="00CC3F6A"/>
    <w:rsid w:val="00CC4A12"/>
    <w:rsid w:val="00CC4A20"/>
    <w:rsid w:val="00CC4A50"/>
    <w:rsid w:val="00CC4CB8"/>
    <w:rsid w:val="00CC4D9A"/>
    <w:rsid w:val="00CC4F09"/>
    <w:rsid w:val="00CC5067"/>
    <w:rsid w:val="00CC52EC"/>
    <w:rsid w:val="00CC7381"/>
    <w:rsid w:val="00CC7FAA"/>
    <w:rsid w:val="00CD017B"/>
    <w:rsid w:val="00CD0377"/>
    <w:rsid w:val="00CD087B"/>
    <w:rsid w:val="00CD0A5F"/>
    <w:rsid w:val="00CD2290"/>
    <w:rsid w:val="00CD32CD"/>
    <w:rsid w:val="00CD34B6"/>
    <w:rsid w:val="00CD373F"/>
    <w:rsid w:val="00CD38FD"/>
    <w:rsid w:val="00CD4362"/>
    <w:rsid w:val="00CD476A"/>
    <w:rsid w:val="00CD4C85"/>
    <w:rsid w:val="00CD4D0F"/>
    <w:rsid w:val="00CD4F1F"/>
    <w:rsid w:val="00CD5458"/>
    <w:rsid w:val="00CD596A"/>
    <w:rsid w:val="00CD5C35"/>
    <w:rsid w:val="00CD61DD"/>
    <w:rsid w:val="00CD6496"/>
    <w:rsid w:val="00CD6E42"/>
    <w:rsid w:val="00CD7A6D"/>
    <w:rsid w:val="00CD7B0F"/>
    <w:rsid w:val="00CE0752"/>
    <w:rsid w:val="00CE081F"/>
    <w:rsid w:val="00CE1640"/>
    <w:rsid w:val="00CE1C02"/>
    <w:rsid w:val="00CE1EBB"/>
    <w:rsid w:val="00CE24A6"/>
    <w:rsid w:val="00CE2FF0"/>
    <w:rsid w:val="00CE3145"/>
    <w:rsid w:val="00CE3252"/>
    <w:rsid w:val="00CE3BFD"/>
    <w:rsid w:val="00CE3D83"/>
    <w:rsid w:val="00CE3DB5"/>
    <w:rsid w:val="00CE44AA"/>
    <w:rsid w:val="00CE50E1"/>
    <w:rsid w:val="00CE5940"/>
    <w:rsid w:val="00CE6360"/>
    <w:rsid w:val="00CE67C7"/>
    <w:rsid w:val="00CE724C"/>
    <w:rsid w:val="00CE74A1"/>
    <w:rsid w:val="00CE76CC"/>
    <w:rsid w:val="00CE7AF5"/>
    <w:rsid w:val="00CF03D9"/>
    <w:rsid w:val="00CF0608"/>
    <w:rsid w:val="00CF06CC"/>
    <w:rsid w:val="00CF0A71"/>
    <w:rsid w:val="00CF12E6"/>
    <w:rsid w:val="00CF13B6"/>
    <w:rsid w:val="00CF168B"/>
    <w:rsid w:val="00CF2BF6"/>
    <w:rsid w:val="00CF2EA0"/>
    <w:rsid w:val="00CF3061"/>
    <w:rsid w:val="00CF3132"/>
    <w:rsid w:val="00CF3346"/>
    <w:rsid w:val="00CF44EA"/>
    <w:rsid w:val="00CF4609"/>
    <w:rsid w:val="00CF5189"/>
    <w:rsid w:val="00CF5337"/>
    <w:rsid w:val="00CF579F"/>
    <w:rsid w:val="00CF71C4"/>
    <w:rsid w:val="00CF735E"/>
    <w:rsid w:val="00CF7900"/>
    <w:rsid w:val="00CF7F5B"/>
    <w:rsid w:val="00CF7F8D"/>
    <w:rsid w:val="00D006CE"/>
    <w:rsid w:val="00D01794"/>
    <w:rsid w:val="00D01ABE"/>
    <w:rsid w:val="00D029C7"/>
    <w:rsid w:val="00D035BF"/>
    <w:rsid w:val="00D035E7"/>
    <w:rsid w:val="00D03687"/>
    <w:rsid w:val="00D0376E"/>
    <w:rsid w:val="00D03823"/>
    <w:rsid w:val="00D03DCA"/>
    <w:rsid w:val="00D0584C"/>
    <w:rsid w:val="00D05D48"/>
    <w:rsid w:val="00D0628F"/>
    <w:rsid w:val="00D06436"/>
    <w:rsid w:val="00D06F3E"/>
    <w:rsid w:val="00D07016"/>
    <w:rsid w:val="00D0744C"/>
    <w:rsid w:val="00D074D1"/>
    <w:rsid w:val="00D07A19"/>
    <w:rsid w:val="00D1007B"/>
    <w:rsid w:val="00D10A09"/>
    <w:rsid w:val="00D11090"/>
    <w:rsid w:val="00D11C48"/>
    <w:rsid w:val="00D131AB"/>
    <w:rsid w:val="00D1331D"/>
    <w:rsid w:val="00D13662"/>
    <w:rsid w:val="00D13CAE"/>
    <w:rsid w:val="00D13CD3"/>
    <w:rsid w:val="00D13D97"/>
    <w:rsid w:val="00D13F7F"/>
    <w:rsid w:val="00D1423B"/>
    <w:rsid w:val="00D142AA"/>
    <w:rsid w:val="00D1479E"/>
    <w:rsid w:val="00D14E6F"/>
    <w:rsid w:val="00D157DD"/>
    <w:rsid w:val="00D15A41"/>
    <w:rsid w:val="00D15B60"/>
    <w:rsid w:val="00D15BAB"/>
    <w:rsid w:val="00D15EC3"/>
    <w:rsid w:val="00D15EF5"/>
    <w:rsid w:val="00D16309"/>
    <w:rsid w:val="00D16350"/>
    <w:rsid w:val="00D168E0"/>
    <w:rsid w:val="00D16AB1"/>
    <w:rsid w:val="00D16CB4"/>
    <w:rsid w:val="00D1702F"/>
    <w:rsid w:val="00D17515"/>
    <w:rsid w:val="00D1757E"/>
    <w:rsid w:val="00D1784D"/>
    <w:rsid w:val="00D17BD0"/>
    <w:rsid w:val="00D209BC"/>
    <w:rsid w:val="00D219F5"/>
    <w:rsid w:val="00D21CC9"/>
    <w:rsid w:val="00D21DE1"/>
    <w:rsid w:val="00D22EA1"/>
    <w:rsid w:val="00D242A8"/>
    <w:rsid w:val="00D24445"/>
    <w:rsid w:val="00D25449"/>
    <w:rsid w:val="00D25751"/>
    <w:rsid w:val="00D25F74"/>
    <w:rsid w:val="00D269B4"/>
    <w:rsid w:val="00D26BB7"/>
    <w:rsid w:val="00D26BCE"/>
    <w:rsid w:val="00D27079"/>
    <w:rsid w:val="00D270ED"/>
    <w:rsid w:val="00D278B1"/>
    <w:rsid w:val="00D301A1"/>
    <w:rsid w:val="00D30312"/>
    <w:rsid w:val="00D311F6"/>
    <w:rsid w:val="00D31211"/>
    <w:rsid w:val="00D315DF"/>
    <w:rsid w:val="00D32722"/>
    <w:rsid w:val="00D32A2D"/>
    <w:rsid w:val="00D32F98"/>
    <w:rsid w:val="00D33B1D"/>
    <w:rsid w:val="00D33D5E"/>
    <w:rsid w:val="00D33D90"/>
    <w:rsid w:val="00D341CE"/>
    <w:rsid w:val="00D34562"/>
    <w:rsid w:val="00D34633"/>
    <w:rsid w:val="00D347C5"/>
    <w:rsid w:val="00D34862"/>
    <w:rsid w:val="00D34914"/>
    <w:rsid w:val="00D35178"/>
    <w:rsid w:val="00D3538E"/>
    <w:rsid w:val="00D3568C"/>
    <w:rsid w:val="00D356BB"/>
    <w:rsid w:val="00D35B69"/>
    <w:rsid w:val="00D35B91"/>
    <w:rsid w:val="00D361FE"/>
    <w:rsid w:val="00D36216"/>
    <w:rsid w:val="00D36BF8"/>
    <w:rsid w:val="00D37A81"/>
    <w:rsid w:val="00D4030E"/>
    <w:rsid w:val="00D4086A"/>
    <w:rsid w:val="00D40AF6"/>
    <w:rsid w:val="00D40B76"/>
    <w:rsid w:val="00D40F88"/>
    <w:rsid w:val="00D412EB"/>
    <w:rsid w:val="00D41337"/>
    <w:rsid w:val="00D41388"/>
    <w:rsid w:val="00D424D9"/>
    <w:rsid w:val="00D425EC"/>
    <w:rsid w:val="00D42656"/>
    <w:rsid w:val="00D42FF2"/>
    <w:rsid w:val="00D43AC8"/>
    <w:rsid w:val="00D43DA0"/>
    <w:rsid w:val="00D44356"/>
    <w:rsid w:val="00D44467"/>
    <w:rsid w:val="00D4565A"/>
    <w:rsid w:val="00D45F32"/>
    <w:rsid w:val="00D465E7"/>
    <w:rsid w:val="00D46619"/>
    <w:rsid w:val="00D46687"/>
    <w:rsid w:val="00D46F7D"/>
    <w:rsid w:val="00D47014"/>
    <w:rsid w:val="00D470B3"/>
    <w:rsid w:val="00D4715D"/>
    <w:rsid w:val="00D47759"/>
    <w:rsid w:val="00D4785D"/>
    <w:rsid w:val="00D5017F"/>
    <w:rsid w:val="00D50301"/>
    <w:rsid w:val="00D50636"/>
    <w:rsid w:val="00D50F04"/>
    <w:rsid w:val="00D51022"/>
    <w:rsid w:val="00D522F4"/>
    <w:rsid w:val="00D524CB"/>
    <w:rsid w:val="00D527F6"/>
    <w:rsid w:val="00D52DDC"/>
    <w:rsid w:val="00D5305F"/>
    <w:rsid w:val="00D532DC"/>
    <w:rsid w:val="00D53492"/>
    <w:rsid w:val="00D53684"/>
    <w:rsid w:val="00D53AC0"/>
    <w:rsid w:val="00D53B37"/>
    <w:rsid w:val="00D5461F"/>
    <w:rsid w:val="00D54FC3"/>
    <w:rsid w:val="00D56FA7"/>
    <w:rsid w:val="00D56FF5"/>
    <w:rsid w:val="00D57418"/>
    <w:rsid w:val="00D57C8A"/>
    <w:rsid w:val="00D606E3"/>
    <w:rsid w:val="00D6073D"/>
    <w:rsid w:val="00D60B30"/>
    <w:rsid w:val="00D61333"/>
    <w:rsid w:val="00D61440"/>
    <w:rsid w:val="00D61B0F"/>
    <w:rsid w:val="00D61D39"/>
    <w:rsid w:val="00D62726"/>
    <w:rsid w:val="00D62938"/>
    <w:rsid w:val="00D63A0E"/>
    <w:rsid w:val="00D63E62"/>
    <w:rsid w:val="00D64047"/>
    <w:rsid w:val="00D6466D"/>
    <w:rsid w:val="00D648F0"/>
    <w:rsid w:val="00D64D63"/>
    <w:rsid w:val="00D64EA8"/>
    <w:rsid w:val="00D64EE1"/>
    <w:rsid w:val="00D653D7"/>
    <w:rsid w:val="00D6563B"/>
    <w:rsid w:val="00D65E3B"/>
    <w:rsid w:val="00D6681C"/>
    <w:rsid w:val="00D6721B"/>
    <w:rsid w:val="00D67470"/>
    <w:rsid w:val="00D67B59"/>
    <w:rsid w:val="00D67EB8"/>
    <w:rsid w:val="00D70331"/>
    <w:rsid w:val="00D70B85"/>
    <w:rsid w:val="00D719E2"/>
    <w:rsid w:val="00D71F4B"/>
    <w:rsid w:val="00D71F5C"/>
    <w:rsid w:val="00D71FE9"/>
    <w:rsid w:val="00D72363"/>
    <w:rsid w:val="00D73297"/>
    <w:rsid w:val="00D734E7"/>
    <w:rsid w:val="00D73AA2"/>
    <w:rsid w:val="00D73D8A"/>
    <w:rsid w:val="00D747C6"/>
    <w:rsid w:val="00D74C4B"/>
    <w:rsid w:val="00D75245"/>
    <w:rsid w:val="00D7553B"/>
    <w:rsid w:val="00D75FAB"/>
    <w:rsid w:val="00D7660F"/>
    <w:rsid w:val="00D76F42"/>
    <w:rsid w:val="00D7751E"/>
    <w:rsid w:val="00D7770F"/>
    <w:rsid w:val="00D7775D"/>
    <w:rsid w:val="00D80378"/>
    <w:rsid w:val="00D8132C"/>
    <w:rsid w:val="00D81723"/>
    <w:rsid w:val="00D81DBD"/>
    <w:rsid w:val="00D821C4"/>
    <w:rsid w:val="00D822BC"/>
    <w:rsid w:val="00D8282E"/>
    <w:rsid w:val="00D829C1"/>
    <w:rsid w:val="00D82D44"/>
    <w:rsid w:val="00D8368C"/>
    <w:rsid w:val="00D83905"/>
    <w:rsid w:val="00D83F41"/>
    <w:rsid w:val="00D84249"/>
    <w:rsid w:val="00D844A0"/>
    <w:rsid w:val="00D846CC"/>
    <w:rsid w:val="00D85189"/>
    <w:rsid w:val="00D8554A"/>
    <w:rsid w:val="00D85F54"/>
    <w:rsid w:val="00D85FE3"/>
    <w:rsid w:val="00D86403"/>
    <w:rsid w:val="00D87168"/>
    <w:rsid w:val="00D873F9"/>
    <w:rsid w:val="00D9052A"/>
    <w:rsid w:val="00D90777"/>
    <w:rsid w:val="00D91360"/>
    <w:rsid w:val="00D92345"/>
    <w:rsid w:val="00D924F2"/>
    <w:rsid w:val="00D92695"/>
    <w:rsid w:val="00D92B63"/>
    <w:rsid w:val="00D937EB"/>
    <w:rsid w:val="00D94008"/>
    <w:rsid w:val="00D95290"/>
    <w:rsid w:val="00D95C53"/>
    <w:rsid w:val="00D96CA4"/>
    <w:rsid w:val="00D96CEF"/>
    <w:rsid w:val="00D97D61"/>
    <w:rsid w:val="00D97F19"/>
    <w:rsid w:val="00DA0647"/>
    <w:rsid w:val="00DA0E80"/>
    <w:rsid w:val="00DA1601"/>
    <w:rsid w:val="00DA1A61"/>
    <w:rsid w:val="00DA222C"/>
    <w:rsid w:val="00DA26F6"/>
    <w:rsid w:val="00DA275D"/>
    <w:rsid w:val="00DA2B45"/>
    <w:rsid w:val="00DA337D"/>
    <w:rsid w:val="00DA338E"/>
    <w:rsid w:val="00DA3EFF"/>
    <w:rsid w:val="00DA4588"/>
    <w:rsid w:val="00DA45C4"/>
    <w:rsid w:val="00DA4770"/>
    <w:rsid w:val="00DA491A"/>
    <w:rsid w:val="00DA500B"/>
    <w:rsid w:val="00DA50EA"/>
    <w:rsid w:val="00DA5BE1"/>
    <w:rsid w:val="00DA5C35"/>
    <w:rsid w:val="00DA5DD0"/>
    <w:rsid w:val="00DA5FE6"/>
    <w:rsid w:val="00DA6E41"/>
    <w:rsid w:val="00DA7D18"/>
    <w:rsid w:val="00DA7E86"/>
    <w:rsid w:val="00DB0089"/>
    <w:rsid w:val="00DB00D8"/>
    <w:rsid w:val="00DB034E"/>
    <w:rsid w:val="00DB0485"/>
    <w:rsid w:val="00DB1855"/>
    <w:rsid w:val="00DB1D85"/>
    <w:rsid w:val="00DB21CD"/>
    <w:rsid w:val="00DB221C"/>
    <w:rsid w:val="00DB249B"/>
    <w:rsid w:val="00DB28C3"/>
    <w:rsid w:val="00DB28D5"/>
    <w:rsid w:val="00DB29C5"/>
    <w:rsid w:val="00DB2BEB"/>
    <w:rsid w:val="00DB2E86"/>
    <w:rsid w:val="00DB350D"/>
    <w:rsid w:val="00DB3696"/>
    <w:rsid w:val="00DB3B75"/>
    <w:rsid w:val="00DB4205"/>
    <w:rsid w:val="00DB4216"/>
    <w:rsid w:val="00DB471C"/>
    <w:rsid w:val="00DB4A44"/>
    <w:rsid w:val="00DB4CDA"/>
    <w:rsid w:val="00DB4E05"/>
    <w:rsid w:val="00DB4E71"/>
    <w:rsid w:val="00DB5154"/>
    <w:rsid w:val="00DB57AE"/>
    <w:rsid w:val="00DB57D2"/>
    <w:rsid w:val="00DB57F5"/>
    <w:rsid w:val="00DB5B6F"/>
    <w:rsid w:val="00DB5BAA"/>
    <w:rsid w:val="00DB612B"/>
    <w:rsid w:val="00DB61CF"/>
    <w:rsid w:val="00DB621C"/>
    <w:rsid w:val="00DB6482"/>
    <w:rsid w:val="00DB6D8A"/>
    <w:rsid w:val="00DB6F4C"/>
    <w:rsid w:val="00DB7015"/>
    <w:rsid w:val="00DB7192"/>
    <w:rsid w:val="00DB71AB"/>
    <w:rsid w:val="00DB7411"/>
    <w:rsid w:val="00DB7B83"/>
    <w:rsid w:val="00DC038E"/>
    <w:rsid w:val="00DC05CF"/>
    <w:rsid w:val="00DC0F1E"/>
    <w:rsid w:val="00DC0FE8"/>
    <w:rsid w:val="00DC10E8"/>
    <w:rsid w:val="00DC1AF1"/>
    <w:rsid w:val="00DC1CE8"/>
    <w:rsid w:val="00DC1FDC"/>
    <w:rsid w:val="00DC2ADE"/>
    <w:rsid w:val="00DC326E"/>
    <w:rsid w:val="00DC3B8A"/>
    <w:rsid w:val="00DC3DA2"/>
    <w:rsid w:val="00DC4123"/>
    <w:rsid w:val="00DC4296"/>
    <w:rsid w:val="00DC48FE"/>
    <w:rsid w:val="00DC4AF9"/>
    <w:rsid w:val="00DC4C4D"/>
    <w:rsid w:val="00DC6037"/>
    <w:rsid w:val="00DC6FB2"/>
    <w:rsid w:val="00DC7096"/>
    <w:rsid w:val="00DC7217"/>
    <w:rsid w:val="00DC73BA"/>
    <w:rsid w:val="00DC763D"/>
    <w:rsid w:val="00DC7670"/>
    <w:rsid w:val="00DC79C8"/>
    <w:rsid w:val="00DC7C60"/>
    <w:rsid w:val="00DC7EB4"/>
    <w:rsid w:val="00DD02EB"/>
    <w:rsid w:val="00DD0EF9"/>
    <w:rsid w:val="00DD2AD3"/>
    <w:rsid w:val="00DD2DD2"/>
    <w:rsid w:val="00DD378A"/>
    <w:rsid w:val="00DD3A1A"/>
    <w:rsid w:val="00DD3DCE"/>
    <w:rsid w:val="00DD3F6C"/>
    <w:rsid w:val="00DD4440"/>
    <w:rsid w:val="00DD47DF"/>
    <w:rsid w:val="00DD5552"/>
    <w:rsid w:val="00DD55E4"/>
    <w:rsid w:val="00DD57F0"/>
    <w:rsid w:val="00DD59A0"/>
    <w:rsid w:val="00DD6E74"/>
    <w:rsid w:val="00DD7AA0"/>
    <w:rsid w:val="00DE0202"/>
    <w:rsid w:val="00DE0459"/>
    <w:rsid w:val="00DE05CE"/>
    <w:rsid w:val="00DE0D5D"/>
    <w:rsid w:val="00DE10E1"/>
    <w:rsid w:val="00DE128B"/>
    <w:rsid w:val="00DE18A4"/>
    <w:rsid w:val="00DE1C70"/>
    <w:rsid w:val="00DE279C"/>
    <w:rsid w:val="00DE29E5"/>
    <w:rsid w:val="00DE2DE6"/>
    <w:rsid w:val="00DE3420"/>
    <w:rsid w:val="00DE3591"/>
    <w:rsid w:val="00DE3ED8"/>
    <w:rsid w:val="00DE3FCC"/>
    <w:rsid w:val="00DE43A3"/>
    <w:rsid w:val="00DE48EF"/>
    <w:rsid w:val="00DE4C59"/>
    <w:rsid w:val="00DE50B2"/>
    <w:rsid w:val="00DE5670"/>
    <w:rsid w:val="00DE5A72"/>
    <w:rsid w:val="00DE5A83"/>
    <w:rsid w:val="00DE5ED5"/>
    <w:rsid w:val="00DE644E"/>
    <w:rsid w:val="00DE6FAD"/>
    <w:rsid w:val="00DE7034"/>
    <w:rsid w:val="00DE7443"/>
    <w:rsid w:val="00DE74DD"/>
    <w:rsid w:val="00DE7646"/>
    <w:rsid w:val="00DE7E7A"/>
    <w:rsid w:val="00DF075C"/>
    <w:rsid w:val="00DF09B9"/>
    <w:rsid w:val="00DF0F3B"/>
    <w:rsid w:val="00DF156C"/>
    <w:rsid w:val="00DF17E1"/>
    <w:rsid w:val="00DF2A94"/>
    <w:rsid w:val="00DF2B3E"/>
    <w:rsid w:val="00DF2D14"/>
    <w:rsid w:val="00DF3307"/>
    <w:rsid w:val="00DF68E4"/>
    <w:rsid w:val="00DF6D43"/>
    <w:rsid w:val="00DF76CD"/>
    <w:rsid w:val="00DF77F4"/>
    <w:rsid w:val="00E00109"/>
    <w:rsid w:val="00E0010A"/>
    <w:rsid w:val="00E00BB0"/>
    <w:rsid w:val="00E0131A"/>
    <w:rsid w:val="00E018D2"/>
    <w:rsid w:val="00E047BA"/>
    <w:rsid w:val="00E04B39"/>
    <w:rsid w:val="00E04DF6"/>
    <w:rsid w:val="00E05262"/>
    <w:rsid w:val="00E052A1"/>
    <w:rsid w:val="00E0592A"/>
    <w:rsid w:val="00E06D3F"/>
    <w:rsid w:val="00E070BE"/>
    <w:rsid w:val="00E07690"/>
    <w:rsid w:val="00E10793"/>
    <w:rsid w:val="00E1080F"/>
    <w:rsid w:val="00E109B1"/>
    <w:rsid w:val="00E10E5F"/>
    <w:rsid w:val="00E118F9"/>
    <w:rsid w:val="00E11B4C"/>
    <w:rsid w:val="00E1293B"/>
    <w:rsid w:val="00E12C2E"/>
    <w:rsid w:val="00E12D46"/>
    <w:rsid w:val="00E12F75"/>
    <w:rsid w:val="00E13E10"/>
    <w:rsid w:val="00E140CE"/>
    <w:rsid w:val="00E15284"/>
    <w:rsid w:val="00E1534E"/>
    <w:rsid w:val="00E15621"/>
    <w:rsid w:val="00E158F1"/>
    <w:rsid w:val="00E15913"/>
    <w:rsid w:val="00E1597B"/>
    <w:rsid w:val="00E16973"/>
    <w:rsid w:val="00E1707D"/>
    <w:rsid w:val="00E17AFC"/>
    <w:rsid w:val="00E2025E"/>
    <w:rsid w:val="00E20672"/>
    <w:rsid w:val="00E20AC8"/>
    <w:rsid w:val="00E20BF4"/>
    <w:rsid w:val="00E20D79"/>
    <w:rsid w:val="00E21807"/>
    <w:rsid w:val="00E21C8A"/>
    <w:rsid w:val="00E21D42"/>
    <w:rsid w:val="00E21E51"/>
    <w:rsid w:val="00E2211C"/>
    <w:rsid w:val="00E22D83"/>
    <w:rsid w:val="00E23417"/>
    <w:rsid w:val="00E234F7"/>
    <w:rsid w:val="00E2383A"/>
    <w:rsid w:val="00E23AF9"/>
    <w:rsid w:val="00E2450C"/>
    <w:rsid w:val="00E248F6"/>
    <w:rsid w:val="00E24F8A"/>
    <w:rsid w:val="00E25805"/>
    <w:rsid w:val="00E25CF9"/>
    <w:rsid w:val="00E264AD"/>
    <w:rsid w:val="00E2679E"/>
    <w:rsid w:val="00E26DA2"/>
    <w:rsid w:val="00E27840"/>
    <w:rsid w:val="00E30654"/>
    <w:rsid w:val="00E30E2B"/>
    <w:rsid w:val="00E31751"/>
    <w:rsid w:val="00E318E8"/>
    <w:rsid w:val="00E31D76"/>
    <w:rsid w:val="00E324BD"/>
    <w:rsid w:val="00E32896"/>
    <w:rsid w:val="00E32928"/>
    <w:rsid w:val="00E33782"/>
    <w:rsid w:val="00E350BA"/>
    <w:rsid w:val="00E353B5"/>
    <w:rsid w:val="00E3672B"/>
    <w:rsid w:val="00E371E0"/>
    <w:rsid w:val="00E373EE"/>
    <w:rsid w:val="00E37C27"/>
    <w:rsid w:val="00E37E4F"/>
    <w:rsid w:val="00E40676"/>
    <w:rsid w:val="00E406B2"/>
    <w:rsid w:val="00E4115C"/>
    <w:rsid w:val="00E42072"/>
    <w:rsid w:val="00E420D7"/>
    <w:rsid w:val="00E42154"/>
    <w:rsid w:val="00E43093"/>
    <w:rsid w:val="00E43146"/>
    <w:rsid w:val="00E4330A"/>
    <w:rsid w:val="00E433E9"/>
    <w:rsid w:val="00E4377C"/>
    <w:rsid w:val="00E4474E"/>
    <w:rsid w:val="00E44FD4"/>
    <w:rsid w:val="00E45170"/>
    <w:rsid w:val="00E45939"/>
    <w:rsid w:val="00E45C1C"/>
    <w:rsid w:val="00E46358"/>
    <w:rsid w:val="00E46BC0"/>
    <w:rsid w:val="00E46D17"/>
    <w:rsid w:val="00E470C1"/>
    <w:rsid w:val="00E471A8"/>
    <w:rsid w:val="00E47226"/>
    <w:rsid w:val="00E47430"/>
    <w:rsid w:val="00E47D9C"/>
    <w:rsid w:val="00E5132E"/>
    <w:rsid w:val="00E52B66"/>
    <w:rsid w:val="00E52FCD"/>
    <w:rsid w:val="00E533E6"/>
    <w:rsid w:val="00E536E9"/>
    <w:rsid w:val="00E53B41"/>
    <w:rsid w:val="00E547D9"/>
    <w:rsid w:val="00E54BE5"/>
    <w:rsid w:val="00E54DEF"/>
    <w:rsid w:val="00E55148"/>
    <w:rsid w:val="00E555E8"/>
    <w:rsid w:val="00E55874"/>
    <w:rsid w:val="00E55A76"/>
    <w:rsid w:val="00E55B74"/>
    <w:rsid w:val="00E563C4"/>
    <w:rsid w:val="00E56428"/>
    <w:rsid w:val="00E56682"/>
    <w:rsid w:val="00E566E5"/>
    <w:rsid w:val="00E5791E"/>
    <w:rsid w:val="00E57C08"/>
    <w:rsid w:val="00E602FF"/>
    <w:rsid w:val="00E6038E"/>
    <w:rsid w:val="00E605CF"/>
    <w:rsid w:val="00E60B5A"/>
    <w:rsid w:val="00E60E1F"/>
    <w:rsid w:val="00E613A8"/>
    <w:rsid w:val="00E61467"/>
    <w:rsid w:val="00E618D1"/>
    <w:rsid w:val="00E61CC9"/>
    <w:rsid w:val="00E63047"/>
    <w:rsid w:val="00E636CF"/>
    <w:rsid w:val="00E63A91"/>
    <w:rsid w:val="00E63EE2"/>
    <w:rsid w:val="00E63F89"/>
    <w:rsid w:val="00E6419A"/>
    <w:rsid w:val="00E64B7F"/>
    <w:rsid w:val="00E6518A"/>
    <w:rsid w:val="00E65A85"/>
    <w:rsid w:val="00E66F38"/>
    <w:rsid w:val="00E673C4"/>
    <w:rsid w:val="00E677C4"/>
    <w:rsid w:val="00E6784E"/>
    <w:rsid w:val="00E67DE0"/>
    <w:rsid w:val="00E70A88"/>
    <w:rsid w:val="00E70E12"/>
    <w:rsid w:val="00E71A54"/>
    <w:rsid w:val="00E72310"/>
    <w:rsid w:val="00E723B2"/>
    <w:rsid w:val="00E725EF"/>
    <w:rsid w:val="00E729D4"/>
    <w:rsid w:val="00E72B27"/>
    <w:rsid w:val="00E72FAD"/>
    <w:rsid w:val="00E7390E"/>
    <w:rsid w:val="00E73A00"/>
    <w:rsid w:val="00E73C9C"/>
    <w:rsid w:val="00E73D97"/>
    <w:rsid w:val="00E7431C"/>
    <w:rsid w:val="00E74C9A"/>
    <w:rsid w:val="00E74F64"/>
    <w:rsid w:val="00E75485"/>
    <w:rsid w:val="00E75DC3"/>
    <w:rsid w:val="00E76508"/>
    <w:rsid w:val="00E76EBA"/>
    <w:rsid w:val="00E77D09"/>
    <w:rsid w:val="00E77E0C"/>
    <w:rsid w:val="00E80FC5"/>
    <w:rsid w:val="00E81457"/>
    <w:rsid w:val="00E81A6E"/>
    <w:rsid w:val="00E81C21"/>
    <w:rsid w:val="00E81DCA"/>
    <w:rsid w:val="00E82F60"/>
    <w:rsid w:val="00E8342E"/>
    <w:rsid w:val="00E83BF0"/>
    <w:rsid w:val="00E840EB"/>
    <w:rsid w:val="00E843A0"/>
    <w:rsid w:val="00E8578C"/>
    <w:rsid w:val="00E8578E"/>
    <w:rsid w:val="00E85A2D"/>
    <w:rsid w:val="00E86511"/>
    <w:rsid w:val="00E86CEE"/>
    <w:rsid w:val="00E87247"/>
    <w:rsid w:val="00E87286"/>
    <w:rsid w:val="00E873D3"/>
    <w:rsid w:val="00E87734"/>
    <w:rsid w:val="00E87A33"/>
    <w:rsid w:val="00E87C63"/>
    <w:rsid w:val="00E87D69"/>
    <w:rsid w:val="00E90799"/>
    <w:rsid w:val="00E90842"/>
    <w:rsid w:val="00E90E69"/>
    <w:rsid w:val="00E90F6E"/>
    <w:rsid w:val="00E919BF"/>
    <w:rsid w:val="00E92470"/>
    <w:rsid w:val="00E92514"/>
    <w:rsid w:val="00E93C66"/>
    <w:rsid w:val="00E941CF"/>
    <w:rsid w:val="00E949BA"/>
    <w:rsid w:val="00E96009"/>
    <w:rsid w:val="00E96E47"/>
    <w:rsid w:val="00E97043"/>
    <w:rsid w:val="00E97076"/>
    <w:rsid w:val="00E97122"/>
    <w:rsid w:val="00E97948"/>
    <w:rsid w:val="00E97D70"/>
    <w:rsid w:val="00EA0A82"/>
    <w:rsid w:val="00EA0D70"/>
    <w:rsid w:val="00EA139B"/>
    <w:rsid w:val="00EA181D"/>
    <w:rsid w:val="00EA1C23"/>
    <w:rsid w:val="00EA1C53"/>
    <w:rsid w:val="00EA21B1"/>
    <w:rsid w:val="00EA2405"/>
    <w:rsid w:val="00EA2C49"/>
    <w:rsid w:val="00EA30D3"/>
    <w:rsid w:val="00EA3BA4"/>
    <w:rsid w:val="00EA3BCB"/>
    <w:rsid w:val="00EA3D14"/>
    <w:rsid w:val="00EA516A"/>
    <w:rsid w:val="00EA597F"/>
    <w:rsid w:val="00EA5B67"/>
    <w:rsid w:val="00EA5CFA"/>
    <w:rsid w:val="00EA605C"/>
    <w:rsid w:val="00EA6ABB"/>
    <w:rsid w:val="00EA6B17"/>
    <w:rsid w:val="00EA6E6E"/>
    <w:rsid w:val="00EA75EC"/>
    <w:rsid w:val="00EA788A"/>
    <w:rsid w:val="00EA7CB7"/>
    <w:rsid w:val="00EB0D61"/>
    <w:rsid w:val="00EB1147"/>
    <w:rsid w:val="00EB145E"/>
    <w:rsid w:val="00EB15F2"/>
    <w:rsid w:val="00EB17A9"/>
    <w:rsid w:val="00EB1C31"/>
    <w:rsid w:val="00EB2857"/>
    <w:rsid w:val="00EB28E8"/>
    <w:rsid w:val="00EB2AB7"/>
    <w:rsid w:val="00EB2F68"/>
    <w:rsid w:val="00EB3C44"/>
    <w:rsid w:val="00EB4382"/>
    <w:rsid w:val="00EB4F33"/>
    <w:rsid w:val="00EB50B2"/>
    <w:rsid w:val="00EB543F"/>
    <w:rsid w:val="00EB5769"/>
    <w:rsid w:val="00EB6248"/>
    <w:rsid w:val="00EB69D3"/>
    <w:rsid w:val="00EB714C"/>
    <w:rsid w:val="00EB78F7"/>
    <w:rsid w:val="00EC09FC"/>
    <w:rsid w:val="00EC0CB7"/>
    <w:rsid w:val="00EC108B"/>
    <w:rsid w:val="00EC1A83"/>
    <w:rsid w:val="00EC27DB"/>
    <w:rsid w:val="00EC280A"/>
    <w:rsid w:val="00EC29F0"/>
    <w:rsid w:val="00EC2F1C"/>
    <w:rsid w:val="00EC300C"/>
    <w:rsid w:val="00EC30BE"/>
    <w:rsid w:val="00EC3823"/>
    <w:rsid w:val="00EC3A1F"/>
    <w:rsid w:val="00EC49C7"/>
    <w:rsid w:val="00EC4D84"/>
    <w:rsid w:val="00EC50F2"/>
    <w:rsid w:val="00EC5933"/>
    <w:rsid w:val="00EC5D3A"/>
    <w:rsid w:val="00EC6105"/>
    <w:rsid w:val="00EC67A0"/>
    <w:rsid w:val="00EC6819"/>
    <w:rsid w:val="00EC681F"/>
    <w:rsid w:val="00EC6C7E"/>
    <w:rsid w:val="00EC7169"/>
    <w:rsid w:val="00EC7CF3"/>
    <w:rsid w:val="00EC7E9B"/>
    <w:rsid w:val="00ED018B"/>
    <w:rsid w:val="00ED0442"/>
    <w:rsid w:val="00ED0702"/>
    <w:rsid w:val="00ED07C5"/>
    <w:rsid w:val="00ED08A5"/>
    <w:rsid w:val="00ED0AF9"/>
    <w:rsid w:val="00ED0EC9"/>
    <w:rsid w:val="00ED1031"/>
    <w:rsid w:val="00ED107E"/>
    <w:rsid w:val="00ED111D"/>
    <w:rsid w:val="00ED1586"/>
    <w:rsid w:val="00ED1921"/>
    <w:rsid w:val="00ED2114"/>
    <w:rsid w:val="00ED2126"/>
    <w:rsid w:val="00ED23F6"/>
    <w:rsid w:val="00ED2BD7"/>
    <w:rsid w:val="00ED2DF1"/>
    <w:rsid w:val="00ED3CAA"/>
    <w:rsid w:val="00ED3CD5"/>
    <w:rsid w:val="00ED3D66"/>
    <w:rsid w:val="00ED516B"/>
    <w:rsid w:val="00ED61D0"/>
    <w:rsid w:val="00ED642A"/>
    <w:rsid w:val="00ED651E"/>
    <w:rsid w:val="00ED69D4"/>
    <w:rsid w:val="00ED7271"/>
    <w:rsid w:val="00ED751F"/>
    <w:rsid w:val="00ED7E0C"/>
    <w:rsid w:val="00EE0496"/>
    <w:rsid w:val="00EE0EA8"/>
    <w:rsid w:val="00EE127F"/>
    <w:rsid w:val="00EE1ED6"/>
    <w:rsid w:val="00EE25A5"/>
    <w:rsid w:val="00EE2801"/>
    <w:rsid w:val="00EE32F2"/>
    <w:rsid w:val="00EE3300"/>
    <w:rsid w:val="00EE33F4"/>
    <w:rsid w:val="00EE35A6"/>
    <w:rsid w:val="00EE3665"/>
    <w:rsid w:val="00EE36C3"/>
    <w:rsid w:val="00EE387E"/>
    <w:rsid w:val="00EE3C68"/>
    <w:rsid w:val="00EE3CCC"/>
    <w:rsid w:val="00EE4280"/>
    <w:rsid w:val="00EE49BC"/>
    <w:rsid w:val="00EE4DEF"/>
    <w:rsid w:val="00EE50F2"/>
    <w:rsid w:val="00EE547E"/>
    <w:rsid w:val="00EE5A59"/>
    <w:rsid w:val="00EE612F"/>
    <w:rsid w:val="00EE6308"/>
    <w:rsid w:val="00EE6336"/>
    <w:rsid w:val="00EE637F"/>
    <w:rsid w:val="00EE6533"/>
    <w:rsid w:val="00EE65CF"/>
    <w:rsid w:val="00EE66F6"/>
    <w:rsid w:val="00EE69B0"/>
    <w:rsid w:val="00EE6D70"/>
    <w:rsid w:val="00EE6D7C"/>
    <w:rsid w:val="00EE7DC4"/>
    <w:rsid w:val="00EF06F2"/>
    <w:rsid w:val="00EF0F90"/>
    <w:rsid w:val="00EF1035"/>
    <w:rsid w:val="00EF1CB4"/>
    <w:rsid w:val="00EF1FCE"/>
    <w:rsid w:val="00EF2C94"/>
    <w:rsid w:val="00EF2D39"/>
    <w:rsid w:val="00EF3F32"/>
    <w:rsid w:val="00EF48F9"/>
    <w:rsid w:val="00EF4FC0"/>
    <w:rsid w:val="00EF5149"/>
    <w:rsid w:val="00EF522C"/>
    <w:rsid w:val="00EF5940"/>
    <w:rsid w:val="00EF5BFF"/>
    <w:rsid w:val="00EF5C7D"/>
    <w:rsid w:val="00EF6624"/>
    <w:rsid w:val="00EF6AC5"/>
    <w:rsid w:val="00EF719B"/>
    <w:rsid w:val="00F00166"/>
    <w:rsid w:val="00F00434"/>
    <w:rsid w:val="00F0066D"/>
    <w:rsid w:val="00F00CCE"/>
    <w:rsid w:val="00F00E26"/>
    <w:rsid w:val="00F01E7A"/>
    <w:rsid w:val="00F02451"/>
    <w:rsid w:val="00F02EEC"/>
    <w:rsid w:val="00F03218"/>
    <w:rsid w:val="00F0346A"/>
    <w:rsid w:val="00F03A74"/>
    <w:rsid w:val="00F03BB0"/>
    <w:rsid w:val="00F03CBA"/>
    <w:rsid w:val="00F04193"/>
    <w:rsid w:val="00F04C3B"/>
    <w:rsid w:val="00F04EBC"/>
    <w:rsid w:val="00F0522B"/>
    <w:rsid w:val="00F057CF"/>
    <w:rsid w:val="00F05FA8"/>
    <w:rsid w:val="00F0623F"/>
    <w:rsid w:val="00F0638B"/>
    <w:rsid w:val="00F06573"/>
    <w:rsid w:val="00F0666E"/>
    <w:rsid w:val="00F06AF8"/>
    <w:rsid w:val="00F0727E"/>
    <w:rsid w:val="00F10023"/>
    <w:rsid w:val="00F10660"/>
    <w:rsid w:val="00F10F88"/>
    <w:rsid w:val="00F114D9"/>
    <w:rsid w:val="00F119DB"/>
    <w:rsid w:val="00F11C04"/>
    <w:rsid w:val="00F11DC6"/>
    <w:rsid w:val="00F11E66"/>
    <w:rsid w:val="00F1263F"/>
    <w:rsid w:val="00F12BF8"/>
    <w:rsid w:val="00F12E6D"/>
    <w:rsid w:val="00F12F5E"/>
    <w:rsid w:val="00F13DE3"/>
    <w:rsid w:val="00F153A8"/>
    <w:rsid w:val="00F15CD8"/>
    <w:rsid w:val="00F15ED5"/>
    <w:rsid w:val="00F15F0F"/>
    <w:rsid w:val="00F1653F"/>
    <w:rsid w:val="00F16997"/>
    <w:rsid w:val="00F16A5B"/>
    <w:rsid w:val="00F16CE7"/>
    <w:rsid w:val="00F1784A"/>
    <w:rsid w:val="00F209A6"/>
    <w:rsid w:val="00F21000"/>
    <w:rsid w:val="00F21961"/>
    <w:rsid w:val="00F229EF"/>
    <w:rsid w:val="00F22F79"/>
    <w:rsid w:val="00F233F4"/>
    <w:rsid w:val="00F23786"/>
    <w:rsid w:val="00F23C21"/>
    <w:rsid w:val="00F23F5C"/>
    <w:rsid w:val="00F24060"/>
    <w:rsid w:val="00F2407B"/>
    <w:rsid w:val="00F24575"/>
    <w:rsid w:val="00F245F1"/>
    <w:rsid w:val="00F253B4"/>
    <w:rsid w:val="00F2553D"/>
    <w:rsid w:val="00F25741"/>
    <w:rsid w:val="00F25A92"/>
    <w:rsid w:val="00F269EC"/>
    <w:rsid w:val="00F273FD"/>
    <w:rsid w:val="00F27417"/>
    <w:rsid w:val="00F27894"/>
    <w:rsid w:val="00F3033D"/>
    <w:rsid w:val="00F3056E"/>
    <w:rsid w:val="00F30776"/>
    <w:rsid w:val="00F30A7F"/>
    <w:rsid w:val="00F30B74"/>
    <w:rsid w:val="00F3194E"/>
    <w:rsid w:val="00F321CB"/>
    <w:rsid w:val="00F32424"/>
    <w:rsid w:val="00F324DC"/>
    <w:rsid w:val="00F3276D"/>
    <w:rsid w:val="00F327AF"/>
    <w:rsid w:val="00F32880"/>
    <w:rsid w:val="00F328B0"/>
    <w:rsid w:val="00F330C0"/>
    <w:rsid w:val="00F3341F"/>
    <w:rsid w:val="00F334A9"/>
    <w:rsid w:val="00F3357A"/>
    <w:rsid w:val="00F3380E"/>
    <w:rsid w:val="00F339D4"/>
    <w:rsid w:val="00F33AC4"/>
    <w:rsid w:val="00F340A0"/>
    <w:rsid w:val="00F34135"/>
    <w:rsid w:val="00F34347"/>
    <w:rsid w:val="00F34799"/>
    <w:rsid w:val="00F348D1"/>
    <w:rsid w:val="00F34903"/>
    <w:rsid w:val="00F34E51"/>
    <w:rsid w:val="00F35321"/>
    <w:rsid w:val="00F35637"/>
    <w:rsid w:val="00F358DB"/>
    <w:rsid w:val="00F35B44"/>
    <w:rsid w:val="00F36B7B"/>
    <w:rsid w:val="00F36F83"/>
    <w:rsid w:val="00F374F5"/>
    <w:rsid w:val="00F37E19"/>
    <w:rsid w:val="00F403E6"/>
    <w:rsid w:val="00F40EA0"/>
    <w:rsid w:val="00F41A89"/>
    <w:rsid w:val="00F41FD8"/>
    <w:rsid w:val="00F420E4"/>
    <w:rsid w:val="00F436AC"/>
    <w:rsid w:val="00F43BD0"/>
    <w:rsid w:val="00F44DD7"/>
    <w:rsid w:val="00F44F14"/>
    <w:rsid w:val="00F455B4"/>
    <w:rsid w:val="00F46015"/>
    <w:rsid w:val="00F462EB"/>
    <w:rsid w:val="00F464AE"/>
    <w:rsid w:val="00F4650F"/>
    <w:rsid w:val="00F4653B"/>
    <w:rsid w:val="00F46A72"/>
    <w:rsid w:val="00F46B78"/>
    <w:rsid w:val="00F478D2"/>
    <w:rsid w:val="00F478D3"/>
    <w:rsid w:val="00F47EB2"/>
    <w:rsid w:val="00F516EA"/>
    <w:rsid w:val="00F51D6D"/>
    <w:rsid w:val="00F51D9E"/>
    <w:rsid w:val="00F52FB6"/>
    <w:rsid w:val="00F5303F"/>
    <w:rsid w:val="00F54184"/>
    <w:rsid w:val="00F542AC"/>
    <w:rsid w:val="00F54411"/>
    <w:rsid w:val="00F561E6"/>
    <w:rsid w:val="00F5674F"/>
    <w:rsid w:val="00F568F1"/>
    <w:rsid w:val="00F56C6D"/>
    <w:rsid w:val="00F57158"/>
    <w:rsid w:val="00F57C22"/>
    <w:rsid w:val="00F600F3"/>
    <w:rsid w:val="00F60198"/>
    <w:rsid w:val="00F61063"/>
    <w:rsid w:val="00F61AE5"/>
    <w:rsid w:val="00F61E1C"/>
    <w:rsid w:val="00F62398"/>
    <w:rsid w:val="00F6239D"/>
    <w:rsid w:val="00F639C8"/>
    <w:rsid w:val="00F639F7"/>
    <w:rsid w:val="00F63E05"/>
    <w:rsid w:val="00F647D9"/>
    <w:rsid w:val="00F65822"/>
    <w:rsid w:val="00F65938"/>
    <w:rsid w:val="00F672B8"/>
    <w:rsid w:val="00F674CA"/>
    <w:rsid w:val="00F676C8"/>
    <w:rsid w:val="00F6794A"/>
    <w:rsid w:val="00F70702"/>
    <w:rsid w:val="00F707C2"/>
    <w:rsid w:val="00F71747"/>
    <w:rsid w:val="00F71AD9"/>
    <w:rsid w:val="00F71D63"/>
    <w:rsid w:val="00F71E7C"/>
    <w:rsid w:val="00F72438"/>
    <w:rsid w:val="00F73316"/>
    <w:rsid w:val="00F7454C"/>
    <w:rsid w:val="00F74739"/>
    <w:rsid w:val="00F74819"/>
    <w:rsid w:val="00F75FB3"/>
    <w:rsid w:val="00F76D2B"/>
    <w:rsid w:val="00F779F5"/>
    <w:rsid w:val="00F77C35"/>
    <w:rsid w:val="00F77EFB"/>
    <w:rsid w:val="00F8028C"/>
    <w:rsid w:val="00F8063B"/>
    <w:rsid w:val="00F8085D"/>
    <w:rsid w:val="00F80974"/>
    <w:rsid w:val="00F80A71"/>
    <w:rsid w:val="00F80F44"/>
    <w:rsid w:val="00F8123A"/>
    <w:rsid w:val="00F81B07"/>
    <w:rsid w:val="00F81E81"/>
    <w:rsid w:val="00F8204B"/>
    <w:rsid w:val="00F823C1"/>
    <w:rsid w:val="00F82B76"/>
    <w:rsid w:val="00F83588"/>
    <w:rsid w:val="00F835BA"/>
    <w:rsid w:val="00F84013"/>
    <w:rsid w:val="00F84924"/>
    <w:rsid w:val="00F84AE2"/>
    <w:rsid w:val="00F84EAB"/>
    <w:rsid w:val="00F84EBD"/>
    <w:rsid w:val="00F85110"/>
    <w:rsid w:val="00F85D9A"/>
    <w:rsid w:val="00F85F9B"/>
    <w:rsid w:val="00F87028"/>
    <w:rsid w:val="00F875E4"/>
    <w:rsid w:val="00F8767D"/>
    <w:rsid w:val="00F9001E"/>
    <w:rsid w:val="00F90380"/>
    <w:rsid w:val="00F90CB1"/>
    <w:rsid w:val="00F90DE0"/>
    <w:rsid w:val="00F9201C"/>
    <w:rsid w:val="00F92156"/>
    <w:rsid w:val="00F92579"/>
    <w:rsid w:val="00F92DD1"/>
    <w:rsid w:val="00F93394"/>
    <w:rsid w:val="00F939EC"/>
    <w:rsid w:val="00F94039"/>
    <w:rsid w:val="00F9403D"/>
    <w:rsid w:val="00F950E1"/>
    <w:rsid w:val="00F9585E"/>
    <w:rsid w:val="00F95F7A"/>
    <w:rsid w:val="00F96254"/>
    <w:rsid w:val="00F96363"/>
    <w:rsid w:val="00FA03B7"/>
    <w:rsid w:val="00FA0A0F"/>
    <w:rsid w:val="00FA0A7C"/>
    <w:rsid w:val="00FA1314"/>
    <w:rsid w:val="00FA1A00"/>
    <w:rsid w:val="00FA1D2C"/>
    <w:rsid w:val="00FA1E7A"/>
    <w:rsid w:val="00FA232A"/>
    <w:rsid w:val="00FA3147"/>
    <w:rsid w:val="00FA3464"/>
    <w:rsid w:val="00FA34B1"/>
    <w:rsid w:val="00FA39DB"/>
    <w:rsid w:val="00FA3D5D"/>
    <w:rsid w:val="00FA4646"/>
    <w:rsid w:val="00FA55B3"/>
    <w:rsid w:val="00FA56C1"/>
    <w:rsid w:val="00FA61DD"/>
    <w:rsid w:val="00FA69BD"/>
    <w:rsid w:val="00FB003E"/>
    <w:rsid w:val="00FB032F"/>
    <w:rsid w:val="00FB08E2"/>
    <w:rsid w:val="00FB0F5B"/>
    <w:rsid w:val="00FB1464"/>
    <w:rsid w:val="00FB256B"/>
    <w:rsid w:val="00FB27CE"/>
    <w:rsid w:val="00FB377B"/>
    <w:rsid w:val="00FB3B31"/>
    <w:rsid w:val="00FB3DB5"/>
    <w:rsid w:val="00FB4507"/>
    <w:rsid w:val="00FB48D4"/>
    <w:rsid w:val="00FB4DFD"/>
    <w:rsid w:val="00FB591F"/>
    <w:rsid w:val="00FB659C"/>
    <w:rsid w:val="00FB6C29"/>
    <w:rsid w:val="00FB6C6F"/>
    <w:rsid w:val="00FB6C8E"/>
    <w:rsid w:val="00FB6DCB"/>
    <w:rsid w:val="00FB76F2"/>
    <w:rsid w:val="00FB7C49"/>
    <w:rsid w:val="00FC1A37"/>
    <w:rsid w:val="00FC290C"/>
    <w:rsid w:val="00FC2ABC"/>
    <w:rsid w:val="00FC3661"/>
    <w:rsid w:val="00FC41F3"/>
    <w:rsid w:val="00FC484B"/>
    <w:rsid w:val="00FC4AE0"/>
    <w:rsid w:val="00FC4E37"/>
    <w:rsid w:val="00FC4F1C"/>
    <w:rsid w:val="00FC528C"/>
    <w:rsid w:val="00FC588A"/>
    <w:rsid w:val="00FC5AE7"/>
    <w:rsid w:val="00FC623B"/>
    <w:rsid w:val="00FC6981"/>
    <w:rsid w:val="00FC78E5"/>
    <w:rsid w:val="00FD08C4"/>
    <w:rsid w:val="00FD0A6A"/>
    <w:rsid w:val="00FD0F80"/>
    <w:rsid w:val="00FD1B2B"/>
    <w:rsid w:val="00FD1EBA"/>
    <w:rsid w:val="00FD29EC"/>
    <w:rsid w:val="00FD3E7E"/>
    <w:rsid w:val="00FD4F44"/>
    <w:rsid w:val="00FD50D8"/>
    <w:rsid w:val="00FD55A2"/>
    <w:rsid w:val="00FD5A98"/>
    <w:rsid w:val="00FD62BF"/>
    <w:rsid w:val="00FD6D6A"/>
    <w:rsid w:val="00FD73D3"/>
    <w:rsid w:val="00FD7A2C"/>
    <w:rsid w:val="00FD7AB8"/>
    <w:rsid w:val="00FD7CFC"/>
    <w:rsid w:val="00FE063E"/>
    <w:rsid w:val="00FE0A9A"/>
    <w:rsid w:val="00FE1AC1"/>
    <w:rsid w:val="00FE1D86"/>
    <w:rsid w:val="00FE2177"/>
    <w:rsid w:val="00FE22EE"/>
    <w:rsid w:val="00FE2821"/>
    <w:rsid w:val="00FE2C51"/>
    <w:rsid w:val="00FE32A3"/>
    <w:rsid w:val="00FE34E4"/>
    <w:rsid w:val="00FE38F2"/>
    <w:rsid w:val="00FE3D99"/>
    <w:rsid w:val="00FE3FEB"/>
    <w:rsid w:val="00FE4036"/>
    <w:rsid w:val="00FE574D"/>
    <w:rsid w:val="00FE5D3C"/>
    <w:rsid w:val="00FE76E0"/>
    <w:rsid w:val="00FE7781"/>
    <w:rsid w:val="00FE7B07"/>
    <w:rsid w:val="00FE7BF2"/>
    <w:rsid w:val="00FE7D29"/>
    <w:rsid w:val="00FE7E8A"/>
    <w:rsid w:val="00FF00A3"/>
    <w:rsid w:val="00FF093D"/>
    <w:rsid w:val="00FF144C"/>
    <w:rsid w:val="00FF1B03"/>
    <w:rsid w:val="00FF2E0C"/>
    <w:rsid w:val="00FF33E5"/>
    <w:rsid w:val="00FF380E"/>
    <w:rsid w:val="00FF3C03"/>
    <w:rsid w:val="00FF4190"/>
    <w:rsid w:val="00FF4596"/>
    <w:rsid w:val="00FF4B40"/>
    <w:rsid w:val="00FF4D54"/>
    <w:rsid w:val="00FF4FE6"/>
    <w:rsid w:val="00FF55E8"/>
    <w:rsid w:val="00FF57CF"/>
    <w:rsid w:val="00FF66E5"/>
    <w:rsid w:val="00FF6E8F"/>
    <w:rsid w:val="00FF77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none [3215]">
      <v:fill color="white"/>
      <v:stroke color="none [3215]"/>
      <v:textbox inset="5.85pt,.7pt,5.85pt,.7pt"/>
    </o:shapedefaults>
    <o:shapelayout v:ext="edit">
      <o:idmap v:ext="edit" data="1"/>
    </o:shapelayout>
  </w:shapeDefaults>
  <w:decimalSymbol w:val="."/>
  <w:listSeparator w:val=","/>
  <w14:docId w14:val="03010037"/>
  <w15:docId w15:val="{C422086E-6A97-4208-9B29-3FC943FB0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pPr>
        <w:spacing w:line="22" w:lineRule="auto"/>
      </w:pPr>
    </w:pPrDefault>
  </w:docDefaults>
  <w:latentStyles w:defLockedState="0" w:defUIPriority="8" w:defSemiHidden="0" w:defUnhideWhenUsed="0" w:defQFormat="0" w:count="376">
    <w:lsdException w:name="Normal" w:uiPriority="0" w:qFormat="1"/>
    <w:lsdException w:name="heading 1" w:uiPriority="3" w:qFormat="1"/>
    <w:lsdException w:name="heading 2" w:uiPriority="0" w:qFormat="1"/>
    <w:lsdException w:name="heading 3" w:uiPriority="4"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0"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iPriority="0"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iPriority="0" w:unhideWhenUsed="1"/>
    <w:lsdException w:name="Placeholder Text" w:semiHidden="1" w:uiPriority="99"/>
    <w:lsdException w:name="No Spacing" w:uiPriority="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42" w:qFormat="1"/>
    <w:lsdException w:name="Quote" w:uiPriority="37"/>
    <w:lsdException w:name="Intense Quote" w:uiPriority="38"/>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9"/>
    <w:lsdException w:name="Intense Reference" w:uiPriority="40"/>
    <w:lsdException w:name="Book Title" w:uiPriority="41"/>
    <w:lsdException w:name="Bibliography" w:semiHidden="1" w:uiPriority="45" w:unhideWhenUsed="1"/>
    <w:lsdException w:name="TOC Heading" w:semiHidden="1" w:uiPriority="47"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75B2"/>
    <w:pPr>
      <w:spacing w:line="300" w:lineRule="exact"/>
    </w:pPr>
    <w:rPr>
      <w:rFonts w:ascii="Segoe UI" w:hAnsi="Segoe UI"/>
      <w:sz w:val="21"/>
      <w:szCs w:val="24"/>
    </w:rPr>
  </w:style>
  <w:style w:type="paragraph" w:styleId="Heading1">
    <w:name w:val="heading 1"/>
    <w:basedOn w:val="Normal"/>
    <w:next w:val="Normal"/>
    <w:uiPriority w:val="3"/>
    <w:qFormat/>
    <w:rsid w:val="002445B1"/>
    <w:pPr>
      <w:spacing w:after="240" w:line="520" w:lineRule="exact"/>
      <w:outlineLvl w:val="0"/>
    </w:pPr>
    <w:rPr>
      <w:rFonts w:eastAsia="Segoe UI" w:cs="Frutiger LT Std 55 Roman"/>
      <w:b/>
      <w:bCs/>
      <w:caps/>
      <w:kern w:val="28"/>
      <w:sz w:val="36"/>
      <w:szCs w:val="36"/>
    </w:rPr>
  </w:style>
  <w:style w:type="paragraph" w:styleId="Heading2">
    <w:name w:val="heading 2"/>
    <w:basedOn w:val="Normal"/>
    <w:next w:val="Normal"/>
    <w:link w:val="Heading2Char"/>
    <w:qFormat/>
    <w:rsid w:val="008165ED"/>
    <w:pPr>
      <w:numPr>
        <w:ilvl w:val="1"/>
        <w:numId w:val="10"/>
      </w:numPr>
      <w:spacing w:after="240" w:line="400" w:lineRule="exact"/>
      <w:outlineLvl w:val="1"/>
    </w:pPr>
    <w:rPr>
      <w:rFonts w:eastAsia="Segoe UI" w:cs="Arial"/>
      <w:b/>
      <w:bCs/>
      <w:iCs/>
      <w:color w:val="4B82AD"/>
      <w:szCs w:val="28"/>
    </w:rPr>
  </w:style>
  <w:style w:type="paragraph" w:styleId="Heading3">
    <w:name w:val="heading 3"/>
    <w:basedOn w:val="Normal"/>
    <w:next w:val="Normal"/>
    <w:link w:val="Heading3Char"/>
    <w:uiPriority w:val="4"/>
    <w:qFormat/>
    <w:rsid w:val="00DF76CD"/>
    <w:pPr>
      <w:spacing w:after="240"/>
      <w:outlineLvl w:val="2"/>
    </w:pPr>
    <w:rPr>
      <w:rFonts w:cs="Arial"/>
      <w:b/>
      <w:bCs/>
      <w:sz w:val="22"/>
      <w:szCs w:val="26"/>
    </w:rPr>
  </w:style>
  <w:style w:type="paragraph" w:styleId="Heading4">
    <w:name w:val="heading 4"/>
    <w:basedOn w:val="Normal"/>
    <w:next w:val="Normal"/>
    <w:qFormat/>
    <w:rsid w:val="00223476"/>
    <w:pPr>
      <w:spacing w:after="240"/>
      <w:outlineLvl w:val="3"/>
    </w:pPr>
    <w:rPr>
      <w:b/>
      <w:bCs/>
      <w:i/>
      <w:szCs w:val="28"/>
    </w:rPr>
  </w:style>
  <w:style w:type="paragraph" w:styleId="Heading5">
    <w:name w:val="heading 5"/>
    <w:aliases w:val="App/Annex Heading 2"/>
    <w:basedOn w:val="Heading2"/>
    <w:next w:val="Normal"/>
    <w:qFormat/>
    <w:rsid w:val="00163C80"/>
    <w:pPr>
      <w:numPr>
        <w:ilvl w:val="0"/>
        <w:numId w:val="11"/>
      </w:numPr>
      <w:outlineLvl w:val="4"/>
    </w:pPr>
    <w:rPr>
      <w:szCs w:val="26"/>
    </w:rPr>
  </w:style>
  <w:style w:type="paragraph" w:styleId="Heading6">
    <w:name w:val="heading 6"/>
    <w:basedOn w:val="Normal"/>
    <w:next w:val="Normal"/>
    <w:qFormat/>
    <w:rsid w:val="00327493"/>
    <w:pPr>
      <w:outlineLvl w:val="5"/>
    </w:pPr>
    <w:rPr>
      <w:bCs/>
      <w:szCs w:val="22"/>
    </w:rPr>
  </w:style>
  <w:style w:type="paragraph" w:styleId="Heading7">
    <w:name w:val="heading 7"/>
    <w:basedOn w:val="Normal"/>
    <w:next w:val="Normal"/>
    <w:qFormat/>
    <w:rsid w:val="00327493"/>
    <w:pPr>
      <w:outlineLvl w:val="6"/>
    </w:pPr>
  </w:style>
  <w:style w:type="paragraph" w:styleId="Heading8">
    <w:name w:val="heading 8"/>
    <w:basedOn w:val="Normal"/>
    <w:next w:val="Normal"/>
    <w:qFormat/>
    <w:rsid w:val="00327493"/>
    <w:pPr>
      <w:outlineLvl w:val="7"/>
    </w:pPr>
    <w:rPr>
      <w:iCs/>
    </w:rPr>
  </w:style>
  <w:style w:type="paragraph" w:styleId="Heading9">
    <w:name w:val="heading 9"/>
    <w:basedOn w:val="Normal"/>
    <w:next w:val="Normal"/>
    <w:qFormat/>
    <w:rsid w:val="00327493"/>
    <w:p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165ED"/>
    <w:rPr>
      <w:rFonts w:ascii="Segoe UI" w:eastAsia="Segoe UI" w:hAnsi="Segoe UI" w:cs="Arial"/>
      <w:b/>
      <w:bCs/>
      <w:iCs/>
      <w:color w:val="4B82AD"/>
      <w:sz w:val="21"/>
      <w:szCs w:val="28"/>
    </w:rPr>
  </w:style>
  <w:style w:type="paragraph" w:styleId="Header">
    <w:name w:val="header"/>
    <w:basedOn w:val="Normal"/>
    <w:link w:val="HeaderChar"/>
    <w:uiPriority w:val="99"/>
    <w:rsid w:val="00DA337D"/>
    <w:pPr>
      <w:tabs>
        <w:tab w:val="center" w:pos="4320"/>
        <w:tab w:val="right" w:pos="8640"/>
      </w:tabs>
    </w:pPr>
  </w:style>
  <w:style w:type="character" w:customStyle="1" w:styleId="HeaderChar">
    <w:name w:val="Header Char"/>
    <w:basedOn w:val="DefaultParagraphFont"/>
    <w:link w:val="Header"/>
    <w:uiPriority w:val="99"/>
    <w:rsid w:val="00DA337D"/>
    <w:rPr>
      <w:rFonts w:ascii="Segoe UI" w:hAnsi="Segoe UI"/>
      <w:sz w:val="21"/>
      <w:szCs w:val="24"/>
    </w:rPr>
  </w:style>
  <w:style w:type="paragraph" w:styleId="FootnoteText">
    <w:name w:val="footnote text"/>
    <w:aliases w:val="fn,single space,footnote text,FOOTNOTES,Footnote Text Char Char Char Char Char Char,stile 1,Testo_note,Testo_note1,Testo_note2,Footnote Text Char1,Footnote Text Char3 Char,Footnote Text Char2 Char Char,Footnote,Fußnote,Footnote Text qer,ft"/>
    <w:basedOn w:val="Normal"/>
    <w:link w:val="FootnoteTextChar"/>
    <w:uiPriority w:val="8"/>
    <w:qFormat/>
    <w:rsid w:val="00687AAB"/>
    <w:pPr>
      <w:spacing w:after="120" w:line="220" w:lineRule="exact"/>
    </w:pPr>
    <w:rPr>
      <w:sz w:val="18"/>
      <w:szCs w:val="20"/>
    </w:rPr>
  </w:style>
  <w:style w:type="character" w:customStyle="1" w:styleId="FootnoteTextChar">
    <w:name w:val="Footnote Text Char"/>
    <w:aliases w:val="fn Char,single space Char,footnote text Char,FOOTNOTES Char,Footnote Text Char Char Char Char Char Char Char,stile 1 Char,Testo_note Char,Testo_note1 Char,Testo_note2 Char,Footnote Text Char1 Char,Footnote Text Char3 Char Char,ft Char"/>
    <w:basedOn w:val="DefaultParagraphFont"/>
    <w:link w:val="FootnoteText"/>
    <w:uiPriority w:val="8"/>
    <w:rsid w:val="003D3B98"/>
    <w:rPr>
      <w:rFonts w:ascii="Segoe UI" w:hAnsi="Segoe UI"/>
      <w:sz w:val="18"/>
    </w:rPr>
  </w:style>
  <w:style w:type="paragraph" w:customStyle="1" w:styleId="ParagraphNumbering">
    <w:name w:val="Paragraph Numbering"/>
    <w:basedOn w:val="Normal"/>
    <w:link w:val="ParagraphNumberingChar"/>
    <w:uiPriority w:val="1"/>
    <w:qFormat/>
    <w:rsid w:val="005F6680"/>
    <w:pPr>
      <w:numPr>
        <w:numId w:val="8"/>
      </w:numPr>
      <w:spacing w:after="240"/>
    </w:pPr>
  </w:style>
  <w:style w:type="character" w:customStyle="1" w:styleId="ParagraphNumberingChar">
    <w:name w:val="Paragraph Numbering Char"/>
    <w:link w:val="ParagraphNumbering"/>
    <w:uiPriority w:val="1"/>
    <w:locked/>
    <w:rsid w:val="003D3B98"/>
    <w:rPr>
      <w:rFonts w:ascii="Segoe UI" w:hAnsi="Segoe UI"/>
      <w:sz w:val="21"/>
      <w:szCs w:val="24"/>
    </w:rPr>
  </w:style>
  <w:style w:type="paragraph" w:styleId="Footer">
    <w:name w:val="footer"/>
    <w:basedOn w:val="Normal"/>
    <w:link w:val="FooterChar"/>
    <w:uiPriority w:val="99"/>
    <w:rsid w:val="00327493"/>
    <w:pPr>
      <w:tabs>
        <w:tab w:val="center" w:pos="4320"/>
        <w:tab w:val="right" w:pos="8640"/>
      </w:tabs>
    </w:pPr>
  </w:style>
  <w:style w:type="character" w:customStyle="1" w:styleId="FooterChar">
    <w:name w:val="Footer Char"/>
    <w:basedOn w:val="DefaultParagraphFont"/>
    <w:link w:val="Footer"/>
    <w:uiPriority w:val="99"/>
    <w:rsid w:val="00D7660F"/>
    <w:rPr>
      <w:sz w:val="24"/>
      <w:szCs w:val="24"/>
    </w:rPr>
  </w:style>
  <w:style w:type="character" w:styleId="FootnoteReference">
    <w:name w:val="footnote reference"/>
    <w:aliases w:val="fr,Footnote Reference Number,Footnote Reference_LVL6,Footnote Reference_LVL61,Footnote Reference_LVL62,Footnote Reference_LVL63,Footnote Reference_LVL64,SUPERS,EN Footnote Reference,number,ftref,Rabbani Footnote,Ref,de nota al pie"/>
    <w:basedOn w:val="DefaultParagraphFont"/>
    <w:uiPriority w:val="99"/>
    <w:rsid w:val="00327493"/>
    <w:rPr>
      <w:sz w:val="20"/>
      <w:vertAlign w:val="superscript"/>
    </w:rPr>
  </w:style>
  <w:style w:type="paragraph" w:customStyle="1" w:styleId="Appendix">
    <w:name w:val="Appendix"/>
    <w:basedOn w:val="Normal"/>
    <w:rsid w:val="00327493"/>
    <w:pPr>
      <w:jc w:val="center"/>
    </w:pPr>
    <w:rPr>
      <w:b/>
    </w:rPr>
  </w:style>
  <w:style w:type="paragraph" w:styleId="ListBullet">
    <w:name w:val="List Bullet"/>
    <w:aliases w:val="List Bullet Char1,List Bullet Char Char,List Bullet Char1 Char Char,List Bullet Char Char1 Char Char,List Bullet Char2 Char Char Char Char,List Bullet Char1 Char Char Char Char Char,List Bullet Char Char Char Char Char Char Char,List Bullet "/>
    <w:basedOn w:val="Normal"/>
    <w:uiPriority w:val="2"/>
    <w:qFormat/>
    <w:rsid w:val="005F6680"/>
    <w:pPr>
      <w:numPr>
        <w:numId w:val="3"/>
      </w:numPr>
      <w:spacing w:after="240"/>
    </w:pPr>
  </w:style>
  <w:style w:type="paragraph" w:styleId="TOC1">
    <w:name w:val="toc 1"/>
    <w:basedOn w:val="Normal"/>
    <w:next w:val="Normal"/>
    <w:autoRedefine/>
    <w:uiPriority w:val="39"/>
    <w:rsid w:val="00327493"/>
    <w:pPr>
      <w:tabs>
        <w:tab w:val="right" w:leader="underscore" w:pos="9000"/>
      </w:tabs>
      <w:spacing w:before="240" w:line="240" w:lineRule="auto"/>
    </w:pPr>
    <w:rPr>
      <w:rFonts w:cs="Segoe UI"/>
      <w:b/>
      <w:caps/>
      <w:color w:val="4B82AD"/>
    </w:rPr>
  </w:style>
  <w:style w:type="paragraph" w:styleId="TOC2">
    <w:name w:val="toc 2"/>
    <w:basedOn w:val="Normal"/>
    <w:next w:val="Normal"/>
    <w:autoRedefine/>
    <w:uiPriority w:val="39"/>
    <w:rsid w:val="00327493"/>
    <w:pPr>
      <w:tabs>
        <w:tab w:val="right" w:leader="underscore" w:pos="9000"/>
      </w:tabs>
      <w:spacing w:line="240" w:lineRule="auto"/>
    </w:pPr>
    <w:rPr>
      <w:rFonts w:cs="Segoe UI"/>
      <w:color w:val="4B82AD"/>
    </w:rPr>
  </w:style>
  <w:style w:type="paragraph" w:styleId="TOC3">
    <w:name w:val="toc 3"/>
    <w:basedOn w:val="Normal"/>
    <w:next w:val="Normal"/>
    <w:autoRedefine/>
    <w:uiPriority w:val="39"/>
    <w:rsid w:val="00327493"/>
    <w:pPr>
      <w:tabs>
        <w:tab w:val="right" w:leader="underscore" w:pos="9000"/>
      </w:tabs>
      <w:spacing w:line="240" w:lineRule="auto"/>
      <w:ind w:left="1440"/>
    </w:pPr>
  </w:style>
  <w:style w:type="paragraph" w:styleId="TOC4">
    <w:name w:val="toc 4"/>
    <w:basedOn w:val="Normal"/>
    <w:next w:val="Normal"/>
    <w:uiPriority w:val="8"/>
    <w:rsid w:val="00327493"/>
    <w:pPr>
      <w:ind w:left="720"/>
    </w:pPr>
  </w:style>
  <w:style w:type="paragraph" w:styleId="TOC5">
    <w:name w:val="toc 5"/>
    <w:basedOn w:val="Normal"/>
    <w:next w:val="Normal"/>
    <w:uiPriority w:val="8"/>
    <w:rsid w:val="00327493"/>
    <w:pPr>
      <w:ind w:left="960"/>
    </w:pPr>
  </w:style>
  <w:style w:type="paragraph" w:styleId="TOC6">
    <w:name w:val="toc 6"/>
    <w:basedOn w:val="Normal"/>
    <w:next w:val="Normal"/>
    <w:uiPriority w:val="8"/>
    <w:rsid w:val="00327493"/>
    <w:pPr>
      <w:ind w:left="1200"/>
    </w:pPr>
  </w:style>
  <w:style w:type="paragraph" w:styleId="TOC7">
    <w:name w:val="toc 7"/>
    <w:basedOn w:val="Normal"/>
    <w:next w:val="Normal"/>
    <w:uiPriority w:val="8"/>
    <w:rsid w:val="00327493"/>
    <w:pPr>
      <w:ind w:left="1440"/>
    </w:pPr>
  </w:style>
  <w:style w:type="paragraph" w:styleId="TOC8">
    <w:name w:val="toc 8"/>
    <w:basedOn w:val="Normal"/>
    <w:next w:val="Normal"/>
    <w:uiPriority w:val="8"/>
    <w:rsid w:val="00327493"/>
    <w:pPr>
      <w:ind w:left="1680"/>
    </w:pPr>
  </w:style>
  <w:style w:type="paragraph" w:styleId="TOC9">
    <w:name w:val="toc 9"/>
    <w:basedOn w:val="Normal"/>
    <w:next w:val="Normal"/>
    <w:uiPriority w:val="8"/>
    <w:rsid w:val="00327493"/>
    <w:pPr>
      <w:ind w:left="1920"/>
    </w:pPr>
  </w:style>
  <w:style w:type="paragraph" w:styleId="Index1">
    <w:name w:val="index 1"/>
    <w:basedOn w:val="Normal"/>
    <w:next w:val="Normal"/>
    <w:uiPriority w:val="8"/>
    <w:rsid w:val="00327493"/>
    <w:pPr>
      <w:ind w:left="240" w:hanging="240"/>
    </w:pPr>
  </w:style>
  <w:style w:type="paragraph" w:styleId="Index2">
    <w:name w:val="index 2"/>
    <w:basedOn w:val="Normal"/>
    <w:next w:val="Normal"/>
    <w:uiPriority w:val="8"/>
    <w:rsid w:val="00327493"/>
    <w:pPr>
      <w:ind w:left="480" w:hanging="240"/>
    </w:pPr>
  </w:style>
  <w:style w:type="paragraph" w:styleId="Index3">
    <w:name w:val="index 3"/>
    <w:basedOn w:val="Normal"/>
    <w:next w:val="Normal"/>
    <w:uiPriority w:val="8"/>
    <w:rsid w:val="00327493"/>
    <w:pPr>
      <w:ind w:left="720" w:hanging="240"/>
    </w:pPr>
  </w:style>
  <w:style w:type="paragraph" w:styleId="Index4">
    <w:name w:val="index 4"/>
    <w:basedOn w:val="Normal"/>
    <w:next w:val="Normal"/>
    <w:uiPriority w:val="8"/>
    <w:rsid w:val="00327493"/>
    <w:pPr>
      <w:ind w:left="960" w:hanging="240"/>
    </w:pPr>
  </w:style>
  <w:style w:type="paragraph" w:styleId="Index5">
    <w:name w:val="index 5"/>
    <w:basedOn w:val="Normal"/>
    <w:next w:val="Normal"/>
    <w:uiPriority w:val="8"/>
    <w:rsid w:val="00327493"/>
    <w:pPr>
      <w:ind w:left="1200" w:hanging="240"/>
    </w:pPr>
  </w:style>
  <w:style w:type="paragraph" w:styleId="Index6">
    <w:name w:val="index 6"/>
    <w:basedOn w:val="Normal"/>
    <w:next w:val="Normal"/>
    <w:uiPriority w:val="8"/>
    <w:rsid w:val="00327493"/>
    <w:pPr>
      <w:ind w:left="1440" w:hanging="240"/>
    </w:pPr>
  </w:style>
  <w:style w:type="paragraph" w:styleId="Index7">
    <w:name w:val="index 7"/>
    <w:basedOn w:val="Normal"/>
    <w:next w:val="Normal"/>
    <w:uiPriority w:val="8"/>
    <w:rsid w:val="00327493"/>
    <w:pPr>
      <w:ind w:left="1680" w:hanging="240"/>
    </w:pPr>
  </w:style>
  <w:style w:type="paragraph" w:styleId="Index8">
    <w:name w:val="index 8"/>
    <w:basedOn w:val="Normal"/>
    <w:next w:val="Normal"/>
    <w:uiPriority w:val="8"/>
    <w:rsid w:val="00327493"/>
    <w:pPr>
      <w:ind w:left="1920" w:hanging="240"/>
    </w:pPr>
  </w:style>
  <w:style w:type="paragraph" w:styleId="Index9">
    <w:name w:val="index 9"/>
    <w:basedOn w:val="Normal"/>
    <w:next w:val="Normal"/>
    <w:uiPriority w:val="8"/>
    <w:rsid w:val="00327493"/>
    <w:pPr>
      <w:ind w:left="2160" w:hanging="240"/>
    </w:pPr>
  </w:style>
  <w:style w:type="paragraph" w:styleId="ListBullet2">
    <w:name w:val="List Bullet 2"/>
    <w:basedOn w:val="Normal"/>
    <w:uiPriority w:val="8"/>
    <w:rsid w:val="00327493"/>
    <w:pPr>
      <w:numPr>
        <w:numId w:val="4"/>
      </w:numPr>
    </w:pPr>
  </w:style>
  <w:style w:type="paragraph" w:styleId="ListBullet3">
    <w:name w:val="List Bullet 3"/>
    <w:basedOn w:val="Normal"/>
    <w:uiPriority w:val="8"/>
    <w:rsid w:val="00327493"/>
    <w:pPr>
      <w:numPr>
        <w:numId w:val="5"/>
      </w:numPr>
    </w:pPr>
  </w:style>
  <w:style w:type="paragraph" w:styleId="ListBullet4">
    <w:name w:val="List Bullet 4"/>
    <w:basedOn w:val="Normal"/>
    <w:uiPriority w:val="8"/>
    <w:rsid w:val="00327493"/>
    <w:pPr>
      <w:numPr>
        <w:numId w:val="6"/>
      </w:numPr>
    </w:pPr>
  </w:style>
  <w:style w:type="paragraph" w:styleId="ListBullet5">
    <w:name w:val="List Bullet 5"/>
    <w:basedOn w:val="Normal"/>
    <w:uiPriority w:val="8"/>
    <w:rsid w:val="00327493"/>
    <w:pPr>
      <w:numPr>
        <w:numId w:val="7"/>
      </w:numPr>
    </w:pPr>
  </w:style>
  <w:style w:type="paragraph" w:styleId="Title">
    <w:name w:val="Title"/>
    <w:rsid w:val="00687AAB"/>
    <w:pPr>
      <w:ind w:left="720" w:right="660"/>
    </w:pPr>
    <w:rPr>
      <w:rFonts w:ascii="Segoe UI" w:hAnsi="Segoe UI" w:cs="Segoe UI"/>
      <w:b/>
      <w:bCs/>
      <w:caps/>
      <w:sz w:val="60"/>
      <w:szCs w:val="52"/>
    </w:rPr>
  </w:style>
  <w:style w:type="paragraph" w:customStyle="1" w:styleId="Indent">
    <w:name w:val="Indent"/>
    <w:basedOn w:val="Normal"/>
    <w:rsid w:val="00327493"/>
    <w:pPr>
      <w:ind w:left="720" w:hanging="720"/>
    </w:pPr>
  </w:style>
  <w:style w:type="paragraph" w:customStyle="1" w:styleId="AnnexAppendixTitle">
    <w:name w:val="Annex/Appendix Title"/>
    <w:next w:val="Normal"/>
    <w:uiPriority w:val="5"/>
    <w:qFormat/>
    <w:rsid w:val="009362F4"/>
    <w:pPr>
      <w:spacing w:after="240" w:line="400" w:lineRule="exact"/>
      <w:jc w:val="center"/>
    </w:pPr>
    <w:rPr>
      <w:rFonts w:ascii="Segoe UI" w:hAnsi="Segoe UI"/>
      <w:b/>
      <w:color w:val="4B82AD"/>
      <w:sz w:val="30"/>
      <w:szCs w:val="24"/>
    </w:rPr>
  </w:style>
  <w:style w:type="paragraph" w:styleId="ListParagraph">
    <w:name w:val="List Paragraph"/>
    <w:basedOn w:val="Normal"/>
    <w:link w:val="ListParagraphChar"/>
    <w:uiPriority w:val="42"/>
    <w:qFormat/>
    <w:rsid w:val="005E43E2"/>
    <w:pPr>
      <w:ind w:left="720"/>
      <w:contextualSpacing/>
    </w:pPr>
  </w:style>
  <w:style w:type="paragraph" w:styleId="BodyText">
    <w:name w:val="Body Text"/>
    <w:basedOn w:val="Normal"/>
    <w:link w:val="BodyTextChar"/>
    <w:uiPriority w:val="8"/>
    <w:rsid w:val="00A9049F"/>
    <w:pPr>
      <w:spacing w:after="120"/>
    </w:pPr>
  </w:style>
  <w:style w:type="character" w:customStyle="1" w:styleId="BodyTextChar">
    <w:name w:val="Body Text Char"/>
    <w:basedOn w:val="DefaultParagraphFont"/>
    <w:link w:val="BodyText"/>
    <w:uiPriority w:val="8"/>
    <w:rsid w:val="00A9049F"/>
    <w:rPr>
      <w:sz w:val="24"/>
      <w:szCs w:val="24"/>
    </w:rPr>
  </w:style>
  <w:style w:type="paragraph" w:styleId="ListNumber">
    <w:name w:val="List Number"/>
    <w:basedOn w:val="Normal"/>
    <w:uiPriority w:val="8"/>
    <w:rsid w:val="00C410E7"/>
    <w:pPr>
      <w:contextualSpacing/>
    </w:pPr>
  </w:style>
  <w:style w:type="paragraph" w:styleId="BalloonText">
    <w:name w:val="Balloon Text"/>
    <w:basedOn w:val="Normal"/>
    <w:link w:val="BalloonTextChar"/>
    <w:rsid w:val="00C70C75"/>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rsid w:val="00C70C75"/>
    <w:rPr>
      <w:rFonts w:asciiTheme="majorHAnsi" w:eastAsiaTheme="majorEastAsia" w:hAnsiTheme="majorHAnsi" w:cstheme="majorBidi"/>
      <w:sz w:val="16"/>
      <w:szCs w:val="16"/>
    </w:rPr>
  </w:style>
  <w:style w:type="table" w:styleId="TableGrid">
    <w:name w:val="Table Grid"/>
    <w:basedOn w:val="TableNormal"/>
    <w:rsid w:val="009B241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rsid w:val="00BF5951"/>
  </w:style>
  <w:style w:type="paragraph" w:customStyle="1" w:styleId="SectionSummary">
    <w:name w:val="Section Summary"/>
    <w:basedOn w:val="Normal"/>
    <w:qFormat/>
    <w:rsid w:val="00223476"/>
    <w:pPr>
      <w:spacing w:after="240"/>
      <w:ind w:left="720" w:right="475"/>
    </w:pPr>
    <w:rPr>
      <w:i/>
      <w:szCs w:val="20"/>
    </w:rPr>
  </w:style>
  <w:style w:type="paragraph" w:customStyle="1" w:styleId="BoxText">
    <w:name w:val="Box Text"/>
    <w:basedOn w:val="Normal"/>
    <w:uiPriority w:val="3"/>
    <w:qFormat/>
    <w:rsid w:val="0022112F"/>
    <w:pPr>
      <w:spacing w:after="120" w:line="240" w:lineRule="auto"/>
    </w:pPr>
    <w:rPr>
      <w:rFonts w:cs="Segoe UI"/>
      <w:sz w:val="19"/>
    </w:rPr>
  </w:style>
  <w:style w:type="paragraph" w:customStyle="1" w:styleId="BoxBullet">
    <w:name w:val="Box Bullet"/>
    <w:basedOn w:val="Normal"/>
    <w:uiPriority w:val="2"/>
    <w:qFormat/>
    <w:rsid w:val="00D1007B"/>
    <w:pPr>
      <w:numPr>
        <w:numId w:val="9"/>
      </w:numPr>
      <w:spacing w:after="120" w:line="240" w:lineRule="auto"/>
    </w:pPr>
    <w:rPr>
      <w:rFonts w:cs="Segoe UI"/>
      <w:sz w:val="19"/>
      <w:szCs w:val="20"/>
    </w:rPr>
  </w:style>
  <w:style w:type="paragraph" w:styleId="EndnoteText">
    <w:name w:val="endnote text"/>
    <w:basedOn w:val="Normal"/>
    <w:link w:val="EndnoteTextChar"/>
    <w:uiPriority w:val="8"/>
    <w:rsid w:val="00687AAB"/>
    <w:pPr>
      <w:spacing w:after="120"/>
    </w:pPr>
    <w:rPr>
      <w:szCs w:val="20"/>
    </w:rPr>
  </w:style>
  <w:style w:type="character" w:customStyle="1" w:styleId="EndnoteTextChar">
    <w:name w:val="Endnote Text Char"/>
    <w:basedOn w:val="DefaultParagraphFont"/>
    <w:link w:val="EndnoteText"/>
    <w:uiPriority w:val="8"/>
    <w:rsid w:val="00687AAB"/>
    <w:rPr>
      <w:rFonts w:ascii="Segoe UI" w:hAnsi="Segoe UI"/>
      <w:sz w:val="21"/>
    </w:rPr>
  </w:style>
  <w:style w:type="paragraph" w:customStyle="1" w:styleId="SubTitle">
    <w:name w:val="Sub Title"/>
    <w:uiPriority w:val="8"/>
    <w:rsid w:val="003E4056"/>
    <w:pPr>
      <w:spacing w:line="240" w:lineRule="auto"/>
      <w:ind w:left="720"/>
    </w:pPr>
    <w:rPr>
      <w:rFonts w:ascii="Segoe UI" w:hAnsi="Segoe UI" w:cs="Segoe UI"/>
      <w:b/>
      <w:bCs/>
      <w:color w:val="808080" w:themeColor="background1" w:themeShade="80"/>
      <w:sz w:val="29"/>
      <w:szCs w:val="29"/>
      <w:lang w:eastAsia="ja-JP" w:bidi="ml-IN"/>
    </w:rPr>
  </w:style>
  <w:style w:type="paragraph" w:customStyle="1" w:styleId="KeyIssues">
    <w:name w:val="Key Issues"/>
    <w:uiPriority w:val="8"/>
    <w:rsid w:val="00687AAB"/>
    <w:pPr>
      <w:tabs>
        <w:tab w:val="left" w:pos="-1080"/>
        <w:tab w:val="left" w:pos="-360"/>
        <w:tab w:val="left" w:pos="270"/>
        <w:tab w:val="left" w:pos="450"/>
        <w:tab w:val="left" w:pos="9000"/>
      </w:tabs>
      <w:spacing w:line="240" w:lineRule="auto"/>
      <w:ind w:left="720"/>
    </w:pPr>
    <w:rPr>
      <w:rFonts w:ascii="Segoe UI" w:hAnsi="Segoe UI" w:cs="Segoe UI"/>
      <w:b/>
      <w:color w:val="000000" w:themeColor="text1"/>
      <w:sz w:val="36"/>
      <w:szCs w:val="36"/>
    </w:rPr>
  </w:style>
  <w:style w:type="paragraph" w:customStyle="1" w:styleId="AppAnnexHeading1">
    <w:name w:val="App/Annex Heading 1"/>
    <w:next w:val="Normal"/>
    <w:uiPriority w:val="5"/>
    <w:qFormat/>
    <w:rsid w:val="00163C80"/>
    <w:pPr>
      <w:spacing w:after="240" w:line="520" w:lineRule="exact"/>
    </w:pPr>
    <w:rPr>
      <w:rFonts w:ascii="Segoe UI" w:hAnsi="Segoe UI"/>
      <w:b/>
      <w:color w:val="000000" w:themeColor="text1"/>
      <w:sz w:val="28"/>
      <w:szCs w:val="28"/>
    </w:rPr>
  </w:style>
  <w:style w:type="paragraph" w:customStyle="1" w:styleId="AnnAppListBullets">
    <w:name w:val="Ann/App List Bullets"/>
    <w:uiPriority w:val="7"/>
    <w:qFormat/>
    <w:rsid w:val="00487130"/>
    <w:pPr>
      <w:numPr>
        <w:numId w:val="12"/>
      </w:numPr>
      <w:spacing w:after="240" w:line="240" w:lineRule="auto"/>
      <w:ind w:left="360"/>
    </w:pPr>
    <w:rPr>
      <w:rFonts w:ascii="Segoe UI" w:hAnsi="Segoe UI"/>
      <w:sz w:val="21"/>
      <w:szCs w:val="24"/>
    </w:rPr>
  </w:style>
  <w:style w:type="paragraph" w:customStyle="1" w:styleId="AnnAppParagraphNumbering">
    <w:name w:val="Ann/App Paragraph Numbering"/>
    <w:uiPriority w:val="6"/>
    <w:qFormat/>
    <w:rsid w:val="00C85F5C"/>
    <w:pPr>
      <w:numPr>
        <w:numId w:val="13"/>
      </w:numPr>
      <w:spacing w:after="240" w:line="240" w:lineRule="auto"/>
      <w:ind w:left="0" w:firstLine="0"/>
    </w:pPr>
    <w:rPr>
      <w:rFonts w:ascii="Segoe UI" w:hAnsi="Segoe UI" w:cs="Segoe UI"/>
      <w:sz w:val="21"/>
      <w:szCs w:val="24"/>
    </w:rPr>
  </w:style>
  <w:style w:type="paragraph" w:styleId="Caption">
    <w:name w:val="caption"/>
    <w:basedOn w:val="Normal"/>
    <w:next w:val="Normal"/>
    <w:qFormat/>
    <w:rsid w:val="003D3B98"/>
    <w:pPr>
      <w:spacing w:before="120" w:after="120" w:line="240" w:lineRule="auto"/>
    </w:pPr>
    <w:rPr>
      <w:rFonts w:ascii="Times New Roman" w:eastAsia="Times New Roman" w:hAnsi="Times New Roman"/>
      <w:sz w:val="24"/>
      <w:szCs w:val="20"/>
    </w:rPr>
  </w:style>
  <w:style w:type="character" w:styleId="Hyperlink">
    <w:name w:val="Hyperlink"/>
    <w:basedOn w:val="DefaultParagraphFont"/>
    <w:uiPriority w:val="99"/>
    <w:rsid w:val="003D3B98"/>
    <w:rPr>
      <w:color w:val="0000FF" w:themeColor="hyperlink"/>
      <w:u w:val="single"/>
    </w:rPr>
  </w:style>
  <w:style w:type="character" w:styleId="CommentReference">
    <w:name w:val="annotation reference"/>
    <w:basedOn w:val="DefaultParagraphFont"/>
    <w:uiPriority w:val="8"/>
    <w:rsid w:val="003D3B98"/>
    <w:rPr>
      <w:sz w:val="16"/>
      <w:szCs w:val="16"/>
    </w:rPr>
  </w:style>
  <w:style w:type="paragraph" w:styleId="CommentText">
    <w:name w:val="annotation text"/>
    <w:basedOn w:val="Normal"/>
    <w:link w:val="CommentTextChar"/>
    <w:uiPriority w:val="8"/>
    <w:rsid w:val="003D3B98"/>
    <w:pPr>
      <w:spacing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uiPriority w:val="8"/>
    <w:rsid w:val="003D3B98"/>
    <w:rPr>
      <w:rFonts w:eastAsia="Times New Roman"/>
    </w:rPr>
  </w:style>
  <w:style w:type="paragraph" w:styleId="CommentSubject">
    <w:name w:val="annotation subject"/>
    <w:basedOn w:val="CommentText"/>
    <w:next w:val="CommentText"/>
    <w:link w:val="CommentSubjectChar"/>
    <w:rsid w:val="003D3B98"/>
    <w:rPr>
      <w:b/>
      <w:bCs/>
    </w:rPr>
  </w:style>
  <w:style w:type="character" w:customStyle="1" w:styleId="CommentSubjectChar">
    <w:name w:val="Comment Subject Char"/>
    <w:basedOn w:val="CommentTextChar"/>
    <w:link w:val="CommentSubject"/>
    <w:rsid w:val="003D3B98"/>
    <w:rPr>
      <w:rFonts w:eastAsia="Times New Roman"/>
      <w:b/>
      <w:bCs/>
    </w:rPr>
  </w:style>
  <w:style w:type="character" w:styleId="FollowedHyperlink">
    <w:name w:val="FollowedHyperlink"/>
    <w:basedOn w:val="DefaultParagraphFont"/>
    <w:rsid w:val="003D3B98"/>
    <w:rPr>
      <w:color w:val="800080" w:themeColor="followedHyperlink"/>
      <w:u w:val="single"/>
    </w:rPr>
  </w:style>
  <w:style w:type="paragraph" w:styleId="NormalWeb">
    <w:name w:val="Normal (Web)"/>
    <w:basedOn w:val="Normal"/>
    <w:uiPriority w:val="99"/>
    <w:unhideWhenUsed/>
    <w:rsid w:val="003D3B98"/>
    <w:pPr>
      <w:spacing w:before="100" w:beforeAutospacing="1" w:after="100" w:afterAutospacing="1" w:line="240" w:lineRule="auto"/>
    </w:pPr>
    <w:rPr>
      <w:rFonts w:ascii="Times New Roman" w:eastAsiaTheme="minorEastAsia" w:hAnsi="Times New Roman"/>
      <w:sz w:val="24"/>
      <w:lang w:eastAsia="ja-JP"/>
    </w:rPr>
  </w:style>
  <w:style w:type="character" w:styleId="IntenseEmphasis">
    <w:name w:val="Intense Emphasis"/>
    <w:basedOn w:val="DefaultParagraphFont"/>
    <w:uiPriority w:val="21"/>
    <w:qFormat/>
    <w:rsid w:val="003D3B98"/>
    <w:rPr>
      <w:i/>
      <w:iCs/>
      <w:color w:val="4F81BD" w:themeColor="accent1"/>
    </w:rPr>
  </w:style>
  <w:style w:type="character" w:styleId="SubtleEmphasis">
    <w:name w:val="Subtle Emphasis"/>
    <w:basedOn w:val="DefaultParagraphFont"/>
    <w:uiPriority w:val="19"/>
    <w:qFormat/>
    <w:rsid w:val="003D3B98"/>
    <w:rPr>
      <w:i/>
      <w:iCs/>
      <w:color w:val="404040" w:themeColor="text1" w:themeTint="BF"/>
    </w:rPr>
  </w:style>
  <w:style w:type="character" w:customStyle="1" w:styleId="Heading3Char">
    <w:name w:val="Heading 3 Char"/>
    <w:basedOn w:val="DefaultParagraphFont"/>
    <w:link w:val="Heading3"/>
    <w:uiPriority w:val="4"/>
    <w:rsid w:val="00971BFC"/>
    <w:rPr>
      <w:rFonts w:ascii="Segoe UI" w:hAnsi="Segoe UI" w:cs="Arial"/>
      <w:b/>
      <w:bCs/>
      <w:sz w:val="22"/>
      <w:szCs w:val="26"/>
    </w:rPr>
  </w:style>
  <w:style w:type="character" w:customStyle="1" w:styleId="ListParagraphChar">
    <w:name w:val="List Paragraph Char"/>
    <w:basedOn w:val="DefaultParagraphFont"/>
    <w:link w:val="ListParagraph"/>
    <w:uiPriority w:val="42"/>
    <w:rsid w:val="008733A4"/>
    <w:rPr>
      <w:rFonts w:ascii="Segoe UI" w:hAnsi="Segoe UI"/>
      <w:sz w:val="21"/>
      <w:szCs w:val="24"/>
    </w:rPr>
  </w:style>
  <w:style w:type="paragraph" w:styleId="Revision">
    <w:name w:val="Revision"/>
    <w:hidden/>
    <w:uiPriority w:val="99"/>
    <w:semiHidden/>
    <w:rsid w:val="00161A11"/>
    <w:pPr>
      <w:spacing w:line="240" w:lineRule="auto"/>
    </w:pPr>
    <w:rPr>
      <w:rFonts w:ascii="Segoe UI" w:hAnsi="Segoe UI"/>
      <w:sz w:val="21"/>
      <w:szCs w:val="24"/>
    </w:rPr>
  </w:style>
  <w:style w:type="character" w:styleId="HTMLCite">
    <w:name w:val="HTML Cite"/>
    <w:basedOn w:val="DefaultParagraphFont"/>
    <w:uiPriority w:val="99"/>
    <w:unhideWhenUsed/>
    <w:rsid w:val="00FE4036"/>
    <w:rPr>
      <w:i/>
      <w:iCs/>
    </w:rPr>
  </w:style>
  <w:style w:type="paragraph" w:styleId="PlainText">
    <w:name w:val="Plain Text"/>
    <w:basedOn w:val="Normal"/>
    <w:link w:val="PlainTextChar"/>
    <w:uiPriority w:val="99"/>
    <w:semiHidden/>
    <w:unhideWhenUsed/>
    <w:rsid w:val="002509E1"/>
    <w:pPr>
      <w:spacing w:line="240" w:lineRule="auto"/>
    </w:pPr>
    <w:rPr>
      <w:rFonts w:ascii="Consolas" w:eastAsiaTheme="minorHAnsi" w:hAnsi="Consolas" w:cstheme="minorBidi"/>
      <w:szCs w:val="21"/>
    </w:rPr>
  </w:style>
  <w:style w:type="character" w:customStyle="1" w:styleId="PlainTextChar">
    <w:name w:val="Plain Text Char"/>
    <w:basedOn w:val="DefaultParagraphFont"/>
    <w:link w:val="PlainText"/>
    <w:uiPriority w:val="99"/>
    <w:semiHidden/>
    <w:rsid w:val="002509E1"/>
    <w:rPr>
      <w:rFonts w:ascii="Consolas" w:eastAsiaTheme="minorHAnsi" w:hAnsi="Consolas" w:cstheme="minorBidi"/>
      <w:sz w:val="21"/>
      <w:szCs w:val="21"/>
    </w:rPr>
  </w:style>
  <w:style w:type="paragraph" w:customStyle="1" w:styleId="Normal2">
    <w:name w:val="Normal2"/>
    <w:basedOn w:val="Normal"/>
    <w:rsid w:val="00DF09B9"/>
    <w:pPr>
      <w:spacing w:line="264" w:lineRule="auto"/>
    </w:pPr>
    <w:rPr>
      <w:rFonts w:ascii="Times New Roman" w:eastAsiaTheme="minorHAnsi" w:hAnsi="Times New Roman"/>
      <w:sz w:val="24"/>
    </w:rPr>
  </w:style>
  <w:style w:type="paragraph" w:customStyle="1" w:styleId="Default">
    <w:name w:val="Default"/>
    <w:rsid w:val="008D764C"/>
    <w:pPr>
      <w:autoSpaceDE w:val="0"/>
      <w:autoSpaceDN w:val="0"/>
      <w:adjustRightInd w:val="0"/>
      <w:spacing w:line="240" w:lineRule="auto"/>
    </w:pPr>
    <w:rPr>
      <w:color w:val="000000"/>
      <w:sz w:val="24"/>
      <w:szCs w:val="24"/>
    </w:rPr>
  </w:style>
  <w:style w:type="paragraph" w:styleId="TableofFigures">
    <w:name w:val="table of figures"/>
    <w:basedOn w:val="Normal"/>
    <w:next w:val="Normal"/>
    <w:uiPriority w:val="99"/>
    <w:unhideWhenUsed/>
    <w:rsid w:val="0011205B"/>
    <w:pPr>
      <w:tabs>
        <w:tab w:val="right" w:leader="underscore" w:pos="9000"/>
      </w:tabs>
    </w:pPr>
    <w:rPr>
      <w:rFonts w:cs="Segoe UI"/>
      <w:color w:val="4B82AD"/>
    </w:rPr>
  </w:style>
  <w:style w:type="paragraph" w:styleId="DocumentMap">
    <w:name w:val="Document Map"/>
    <w:basedOn w:val="Normal"/>
    <w:link w:val="DocumentMapChar"/>
    <w:uiPriority w:val="8"/>
    <w:semiHidden/>
    <w:unhideWhenUsed/>
    <w:rsid w:val="00B43A2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8"/>
    <w:semiHidden/>
    <w:rsid w:val="00B43A27"/>
    <w:rPr>
      <w:rFonts w:ascii="Tahoma" w:hAnsi="Tahoma" w:cs="Tahoma"/>
      <w:sz w:val="16"/>
      <w:szCs w:val="16"/>
    </w:rPr>
  </w:style>
  <w:style w:type="paragraph" w:customStyle="1" w:styleId="selectionshareable">
    <w:name w:val="selectionshareable"/>
    <w:basedOn w:val="Normal"/>
    <w:rsid w:val="00CF4609"/>
    <w:pPr>
      <w:spacing w:before="100" w:beforeAutospacing="1" w:after="100" w:afterAutospacing="1" w:line="240" w:lineRule="auto"/>
    </w:pPr>
    <w:rPr>
      <w:rFonts w:ascii="Times New Roman" w:eastAsia="Times New Roman" w:hAnsi="Times New Roman"/>
      <w:sz w:val="24"/>
    </w:rPr>
  </w:style>
  <w:style w:type="character" w:styleId="Strong">
    <w:name w:val="Strong"/>
    <w:basedOn w:val="DefaultParagraphFont"/>
    <w:uiPriority w:val="22"/>
    <w:qFormat/>
    <w:rsid w:val="00EC5933"/>
    <w:rPr>
      <w:rFonts w:cs="Times New Roman"/>
      <w:b/>
      <w:bCs/>
    </w:rPr>
  </w:style>
  <w:style w:type="table" w:styleId="ListTable3-Accent1">
    <w:name w:val="List Table 3 Accent 1"/>
    <w:basedOn w:val="TableNormal"/>
    <w:uiPriority w:val="48"/>
    <w:rsid w:val="0035051A"/>
    <w:pPr>
      <w:spacing w:line="240" w:lineRule="auto"/>
    </w:pPr>
    <w:rPr>
      <w:rFonts w:asciiTheme="minorHAnsi" w:eastAsiaTheme="minorEastAsia" w:hAnsiTheme="minorHAnsi" w:cstheme="minorBidi"/>
      <w:sz w:val="22"/>
      <w:szCs w:val="22"/>
      <w:lang w:eastAsia="zh-TW"/>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apple-converted-space">
    <w:name w:val="apple-converted-space"/>
    <w:basedOn w:val="DefaultParagraphFont"/>
    <w:rsid w:val="00922B81"/>
  </w:style>
  <w:style w:type="character" w:styleId="Emphasis">
    <w:name w:val="Emphasis"/>
    <w:basedOn w:val="DefaultParagraphFont"/>
    <w:uiPriority w:val="20"/>
    <w:qFormat/>
    <w:rsid w:val="00800D46"/>
    <w:rPr>
      <w:i/>
      <w:iCs/>
    </w:rPr>
  </w:style>
  <w:style w:type="character" w:styleId="EndnoteReference">
    <w:name w:val="endnote reference"/>
    <w:basedOn w:val="DefaultParagraphFont"/>
    <w:uiPriority w:val="8"/>
    <w:semiHidden/>
    <w:unhideWhenUsed/>
    <w:rsid w:val="00526947"/>
    <w:rPr>
      <w:vertAlign w:val="superscript"/>
    </w:rPr>
  </w:style>
  <w:style w:type="character" w:customStyle="1" w:styleId="A3">
    <w:name w:val="A3"/>
    <w:uiPriority w:val="99"/>
    <w:rsid w:val="00D41388"/>
    <w:rPr>
      <w:rFonts w:cs="Adobe Caslon Pro"/>
      <w:b/>
      <w:bCs/>
      <w:color w:val="000000"/>
      <w:sz w:val="15"/>
      <w:szCs w:val="15"/>
    </w:rPr>
  </w:style>
  <w:style w:type="table" w:customStyle="1" w:styleId="TableGrid1">
    <w:name w:val="Table Grid1"/>
    <w:basedOn w:val="TableNormal"/>
    <w:next w:val="TableGrid"/>
    <w:uiPriority w:val="59"/>
    <w:rsid w:val="00C67657"/>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0">
      <w:bodyDiv w:val="1"/>
      <w:marLeft w:val="0"/>
      <w:marRight w:val="0"/>
      <w:marTop w:val="0"/>
      <w:marBottom w:val="0"/>
      <w:divBdr>
        <w:top w:val="none" w:sz="0" w:space="0" w:color="auto"/>
        <w:left w:val="none" w:sz="0" w:space="0" w:color="auto"/>
        <w:bottom w:val="none" w:sz="0" w:space="0" w:color="auto"/>
        <w:right w:val="none" w:sz="0" w:space="0" w:color="auto"/>
      </w:divBdr>
    </w:div>
    <w:div w:id="10838283">
      <w:bodyDiv w:val="1"/>
      <w:marLeft w:val="0"/>
      <w:marRight w:val="0"/>
      <w:marTop w:val="0"/>
      <w:marBottom w:val="0"/>
      <w:divBdr>
        <w:top w:val="none" w:sz="0" w:space="0" w:color="auto"/>
        <w:left w:val="none" w:sz="0" w:space="0" w:color="auto"/>
        <w:bottom w:val="none" w:sz="0" w:space="0" w:color="auto"/>
        <w:right w:val="none" w:sz="0" w:space="0" w:color="auto"/>
      </w:divBdr>
    </w:div>
    <w:div w:id="10838441">
      <w:bodyDiv w:val="1"/>
      <w:marLeft w:val="0"/>
      <w:marRight w:val="0"/>
      <w:marTop w:val="0"/>
      <w:marBottom w:val="0"/>
      <w:divBdr>
        <w:top w:val="none" w:sz="0" w:space="0" w:color="auto"/>
        <w:left w:val="none" w:sz="0" w:space="0" w:color="auto"/>
        <w:bottom w:val="none" w:sz="0" w:space="0" w:color="auto"/>
        <w:right w:val="none" w:sz="0" w:space="0" w:color="auto"/>
      </w:divBdr>
    </w:div>
    <w:div w:id="23412342">
      <w:bodyDiv w:val="1"/>
      <w:marLeft w:val="0"/>
      <w:marRight w:val="0"/>
      <w:marTop w:val="0"/>
      <w:marBottom w:val="0"/>
      <w:divBdr>
        <w:top w:val="none" w:sz="0" w:space="0" w:color="auto"/>
        <w:left w:val="none" w:sz="0" w:space="0" w:color="auto"/>
        <w:bottom w:val="none" w:sz="0" w:space="0" w:color="auto"/>
        <w:right w:val="none" w:sz="0" w:space="0" w:color="auto"/>
      </w:divBdr>
    </w:div>
    <w:div w:id="26175183">
      <w:bodyDiv w:val="1"/>
      <w:marLeft w:val="0"/>
      <w:marRight w:val="0"/>
      <w:marTop w:val="0"/>
      <w:marBottom w:val="0"/>
      <w:divBdr>
        <w:top w:val="none" w:sz="0" w:space="0" w:color="auto"/>
        <w:left w:val="none" w:sz="0" w:space="0" w:color="auto"/>
        <w:bottom w:val="none" w:sz="0" w:space="0" w:color="auto"/>
        <w:right w:val="none" w:sz="0" w:space="0" w:color="auto"/>
      </w:divBdr>
    </w:div>
    <w:div w:id="41056313">
      <w:bodyDiv w:val="1"/>
      <w:marLeft w:val="0"/>
      <w:marRight w:val="0"/>
      <w:marTop w:val="0"/>
      <w:marBottom w:val="0"/>
      <w:divBdr>
        <w:top w:val="none" w:sz="0" w:space="0" w:color="auto"/>
        <w:left w:val="none" w:sz="0" w:space="0" w:color="auto"/>
        <w:bottom w:val="none" w:sz="0" w:space="0" w:color="auto"/>
        <w:right w:val="none" w:sz="0" w:space="0" w:color="auto"/>
      </w:divBdr>
    </w:div>
    <w:div w:id="44110976">
      <w:bodyDiv w:val="1"/>
      <w:marLeft w:val="0"/>
      <w:marRight w:val="0"/>
      <w:marTop w:val="0"/>
      <w:marBottom w:val="0"/>
      <w:divBdr>
        <w:top w:val="none" w:sz="0" w:space="0" w:color="auto"/>
        <w:left w:val="none" w:sz="0" w:space="0" w:color="auto"/>
        <w:bottom w:val="none" w:sz="0" w:space="0" w:color="auto"/>
        <w:right w:val="none" w:sz="0" w:space="0" w:color="auto"/>
      </w:divBdr>
    </w:div>
    <w:div w:id="44989808">
      <w:bodyDiv w:val="1"/>
      <w:marLeft w:val="0"/>
      <w:marRight w:val="0"/>
      <w:marTop w:val="0"/>
      <w:marBottom w:val="0"/>
      <w:divBdr>
        <w:top w:val="none" w:sz="0" w:space="0" w:color="auto"/>
        <w:left w:val="none" w:sz="0" w:space="0" w:color="auto"/>
        <w:bottom w:val="none" w:sz="0" w:space="0" w:color="auto"/>
        <w:right w:val="none" w:sz="0" w:space="0" w:color="auto"/>
      </w:divBdr>
    </w:div>
    <w:div w:id="50422991">
      <w:bodyDiv w:val="1"/>
      <w:marLeft w:val="0"/>
      <w:marRight w:val="0"/>
      <w:marTop w:val="0"/>
      <w:marBottom w:val="0"/>
      <w:divBdr>
        <w:top w:val="none" w:sz="0" w:space="0" w:color="auto"/>
        <w:left w:val="none" w:sz="0" w:space="0" w:color="auto"/>
        <w:bottom w:val="none" w:sz="0" w:space="0" w:color="auto"/>
        <w:right w:val="none" w:sz="0" w:space="0" w:color="auto"/>
      </w:divBdr>
    </w:div>
    <w:div w:id="88819275">
      <w:bodyDiv w:val="1"/>
      <w:marLeft w:val="0"/>
      <w:marRight w:val="0"/>
      <w:marTop w:val="0"/>
      <w:marBottom w:val="0"/>
      <w:divBdr>
        <w:top w:val="none" w:sz="0" w:space="0" w:color="auto"/>
        <w:left w:val="none" w:sz="0" w:space="0" w:color="auto"/>
        <w:bottom w:val="none" w:sz="0" w:space="0" w:color="auto"/>
        <w:right w:val="none" w:sz="0" w:space="0" w:color="auto"/>
      </w:divBdr>
    </w:div>
    <w:div w:id="98574848">
      <w:bodyDiv w:val="1"/>
      <w:marLeft w:val="0"/>
      <w:marRight w:val="0"/>
      <w:marTop w:val="0"/>
      <w:marBottom w:val="0"/>
      <w:divBdr>
        <w:top w:val="none" w:sz="0" w:space="0" w:color="auto"/>
        <w:left w:val="none" w:sz="0" w:space="0" w:color="auto"/>
        <w:bottom w:val="none" w:sz="0" w:space="0" w:color="auto"/>
        <w:right w:val="none" w:sz="0" w:space="0" w:color="auto"/>
      </w:divBdr>
    </w:div>
    <w:div w:id="105001821">
      <w:bodyDiv w:val="1"/>
      <w:marLeft w:val="0"/>
      <w:marRight w:val="0"/>
      <w:marTop w:val="0"/>
      <w:marBottom w:val="0"/>
      <w:divBdr>
        <w:top w:val="none" w:sz="0" w:space="0" w:color="auto"/>
        <w:left w:val="none" w:sz="0" w:space="0" w:color="auto"/>
        <w:bottom w:val="none" w:sz="0" w:space="0" w:color="auto"/>
        <w:right w:val="none" w:sz="0" w:space="0" w:color="auto"/>
      </w:divBdr>
    </w:div>
    <w:div w:id="141506797">
      <w:bodyDiv w:val="1"/>
      <w:marLeft w:val="0"/>
      <w:marRight w:val="0"/>
      <w:marTop w:val="0"/>
      <w:marBottom w:val="0"/>
      <w:divBdr>
        <w:top w:val="none" w:sz="0" w:space="0" w:color="auto"/>
        <w:left w:val="none" w:sz="0" w:space="0" w:color="auto"/>
        <w:bottom w:val="none" w:sz="0" w:space="0" w:color="auto"/>
        <w:right w:val="none" w:sz="0" w:space="0" w:color="auto"/>
      </w:divBdr>
    </w:div>
    <w:div w:id="148443578">
      <w:bodyDiv w:val="1"/>
      <w:marLeft w:val="0"/>
      <w:marRight w:val="0"/>
      <w:marTop w:val="0"/>
      <w:marBottom w:val="0"/>
      <w:divBdr>
        <w:top w:val="none" w:sz="0" w:space="0" w:color="auto"/>
        <w:left w:val="none" w:sz="0" w:space="0" w:color="auto"/>
        <w:bottom w:val="none" w:sz="0" w:space="0" w:color="auto"/>
        <w:right w:val="none" w:sz="0" w:space="0" w:color="auto"/>
      </w:divBdr>
    </w:div>
    <w:div w:id="153761420">
      <w:bodyDiv w:val="1"/>
      <w:marLeft w:val="0"/>
      <w:marRight w:val="0"/>
      <w:marTop w:val="0"/>
      <w:marBottom w:val="0"/>
      <w:divBdr>
        <w:top w:val="none" w:sz="0" w:space="0" w:color="auto"/>
        <w:left w:val="none" w:sz="0" w:space="0" w:color="auto"/>
        <w:bottom w:val="none" w:sz="0" w:space="0" w:color="auto"/>
        <w:right w:val="none" w:sz="0" w:space="0" w:color="auto"/>
      </w:divBdr>
    </w:div>
    <w:div w:id="162743206">
      <w:bodyDiv w:val="1"/>
      <w:marLeft w:val="0"/>
      <w:marRight w:val="0"/>
      <w:marTop w:val="0"/>
      <w:marBottom w:val="0"/>
      <w:divBdr>
        <w:top w:val="none" w:sz="0" w:space="0" w:color="auto"/>
        <w:left w:val="none" w:sz="0" w:space="0" w:color="auto"/>
        <w:bottom w:val="none" w:sz="0" w:space="0" w:color="auto"/>
        <w:right w:val="none" w:sz="0" w:space="0" w:color="auto"/>
      </w:divBdr>
    </w:div>
    <w:div w:id="163975621">
      <w:bodyDiv w:val="1"/>
      <w:marLeft w:val="0"/>
      <w:marRight w:val="0"/>
      <w:marTop w:val="0"/>
      <w:marBottom w:val="0"/>
      <w:divBdr>
        <w:top w:val="none" w:sz="0" w:space="0" w:color="auto"/>
        <w:left w:val="none" w:sz="0" w:space="0" w:color="auto"/>
        <w:bottom w:val="none" w:sz="0" w:space="0" w:color="auto"/>
        <w:right w:val="none" w:sz="0" w:space="0" w:color="auto"/>
      </w:divBdr>
    </w:div>
    <w:div w:id="179702572">
      <w:bodyDiv w:val="1"/>
      <w:marLeft w:val="0"/>
      <w:marRight w:val="0"/>
      <w:marTop w:val="0"/>
      <w:marBottom w:val="0"/>
      <w:divBdr>
        <w:top w:val="none" w:sz="0" w:space="0" w:color="auto"/>
        <w:left w:val="none" w:sz="0" w:space="0" w:color="auto"/>
        <w:bottom w:val="none" w:sz="0" w:space="0" w:color="auto"/>
        <w:right w:val="none" w:sz="0" w:space="0" w:color="auto"/>
      </w:divBdr>
    </w:div>
    <w:div w:id="179974328">
      <w:bodyDiv w:val="1"/>
      <w:marLeft w:val="0"/>
      <w:marRight w:val="0"/>
      <w:marTop w:val="0"/>
      <w:marBottom w:val="0"/>
      <w:divBdr>
        <w:top w:val="none" w:sz="0" w:space="0" w:color="auto"/>
        <w:left w:val="none" w:sz="0" w:space="0" w:color="auto"/>
        <w:bottom w:val="none" w:sz="0" w:space="0" w:color="auto"/>
        <w:right w:val="none" w:sz="0" w:space="0" w:color="auto"/>
      </w:divBdr>
    </w:div>
    <w:div w:id="198590395">
      <w:bodyDiv w:val="1"/>
      <w:marLeft w:val="0"/>
      <w:marRight w:val="0"/>
      <w:marTop w:val="0"/>
      <w:marBottom w:val="0"/>
      <w:divBdr>
        <w:top w:val="none" w:sz="0" w:space="0" w:color="auto"/>
        <w:left w:val="none" w:sz="0" w:space="0" w:color="auto"/>
        <w:bottom w:val="none" w:sz="0" w:space="0" w:color="auto"/>
        <w:right w:val="none" w:sz="0" w:space="0" w:color="auto"/>
      </w:divBdr>
    </w:div>
    <w:div w:id="209801602">
      <w:bodyDiv w:val="1"/>
      <w:marLeft w:val="0"/>
      <w:marRight w:val="0"/>
      <w:marTop w:val="0"/>
      <w:marBottom w:val="0"/>
      <w:divBdr>
        <w:top w:val="none" w:sz="0" w:space="0" w:color="auto"/>
        <w:left w:val="none" w:sz="0" w:space="0" w:color="auto"/>
        <w:bottom w:val="none" w:sz="0" w:space="0" w:color="auto"/>
        <w:right w:val="none" w:sz="0" w:space="0" w:color="auto"/>
      </w:divBdr>
    </w:div>
    <w:div w:id="220558267">
      <w:bodyDiv w:val="1"/>
      <w:marLeft w:val="0"/>
      <w:marRight w:val="0"/>
      <w:marTop w:val="0"/>
      <w:marBottom w:val="0"/>
      <w:divBdr>
        <w:top w:val="none" w:sz="0" w:space="0" w:color="auto"/>
        <w:left w:val="none" w:sz="0" w:space="0" w:color="auto"/>
        <w:bottom w:val="none" w:sz="0" w:space="0" w:color="auto"/>
        <w:right w:val="none" w:sz="0" w:space="0" w:color="auto"/>
      </w:divBdr>
    </w:div>
    <w:div w:id="261645561">
      <w:bodyDiv w:val="1"/>
      <w:marLeft w:val="0"/>
      <w:marRight w:val="0"/>
      <w:marTop w:val="0"/>
      <w:marBottom w:val="0"/>
      <w:divBdr>
        <w:top w:val="none" w:sz="0" w:space="0" w:color="auto"/>
        <w:left w:val="none" w:sz="0" w:space="0" w:color="auto"/>
        <w:bottom w:val="none" w:sz="0" w:space="0" w:color="auto"/>
        <w:right w:val="none" w:sz="0" w:space="0" w:color="auto"/>
      </w:divBdr>
    </w:div>
    <w:div w:id="272591396">
      <w:bodyDiv w:val="1"/>
      <w:marLeft w:val="0"/>
      <w:marRight w:val="0"/>
      <w:marTop w:val="0"/>
      <w:marBottom w:val="0"/>
      <w:divBdr>
        <w:top w:val="none" w:sz="0" w:space="0" w:color="auto"/>
        <w:left w:val="none" w:sz="0" w:space="0" w:color="auto"/>
        <w:bottom w:val="none" w:sz="0" w:space="0" w:color="auto"/>
        <w:right w:val="none" w:sz="0" w:space="0" w:color="auto"/>
      </w:divBdr>
    </w:div>
    <w:div w:id="279654083">
      <w:bodyDiv w:val="1"/>
      <w:marLeft w:val="0"/>
      <w:marRight w:val="0"/>
      <w:marTop w:val="0"/>
      <w:marBottom w:val="0"/>
      <w:divBdr>
        <w:top w:val="none" w:sz="0" w:space="0" w:color="auto"/>
        <w:left w:val="none" w:sz="0" w:space="0" w:color="auto"/>
        <w:bottom w:val="none" w:sz="0" w:space="0" w:color="auto"/>
        <w:right w:val="none" w:sz="0" w:space="0" w:color="auto"/>
      </w:divBdr>
    </w:div>
    <w:div w:id="311524572">
      <w:bodyDiv w:val="1"/>
      <w:marLeft w:val="0"/>
      <w:marRight w:val="0"/>
      <w:marTop w:val="0"/>
      <w:marBottom w:val="0"/>
      <w:divBdr>
        <w:top w:val="none" w:sz="0" w:space="0" w:color="auto"/>
        <w:left w:val="none" w:sz="0" w:space="0" w:color="auto"/>
        <w:bottom w:val="none" w:sz="0" w:space="0" w:color="auto"/>
        <w:right w:val="none" w:sz="0" w:space="0" w:color="auto"/>
      </w:divBdr>
    </w:div>
    <w:div w:id="312876536">
      <w:bodyDiv w:val="1"/>
      <w:marLeft w:val="0"/>
      <w:marRight w:val="0"/>
      <w:marTop w:val="0"/>
      <w:marBottom w:val="0"/>
      <w:divBdr>
        <w:top w:val="none" w:sz="0" w:space="0" w:color="auto"/>
        <w:left w:val="none" w:sz="0" w:space="0" w:color="auto"/>
        <w:bottom w:val="none" w:sz="0" w:space="0" w:color="auto"/>
        <w:right w:val="none" w:sz="0" w:space="0" w:color="auto"/>
      </w:divBdr>
    </w:div>
    <w:div w:id="316811741">
      <w:bodyDiv w:val="1"/>
      <w:marLeft w:val="0"/>
      <w:marRight w:val="0"/>
      <w:marTop w:val="0"/>
      <w:marBottom w:val="0"/>
      <w:divBdr>
        <w:top w:val="none" w:sz="0" w:space="0" w:color="auto"/>
        <w:left w:val="none" w:sz="0" w:space="0" w:color="auto"/>
        <w:bottom w:val="none" w:sz="0" w:space="0" w:color="auto"/>
        <w:right w:val="none" w:sz="0" w:space="0" w:color="auto"/>
      </w:divBdr>
    </w:div>
    <w:div w:id="353658383">
      <w:bodyDiv w:val="1"/>
      <w:marLeft w:val="0"/>
      <w:marRight w:val="0"/>
      <w:marTop w:val="0"/>
      <w:marBottom w:val="0"/>
      <w:divBdr>
        <w:top w:val="none" w:sz="0" w:space="0" w:color="auto"/>
        <w:left w:val="none" w:sz="0" w:space="0" w:color="auto"/>
        <w:bottom w:val="none" w:sz="0" w:space="0" w:color="auto"/>
        <w:right w:val="none" w:sz="0" w:space="0" w:color="auto"/>
      </w:divBdr>
    </w:div>
    <w:div w:id="357315791">
      <w:bodyDiv w:val="1"/>
      <w:marLeft w:val="0"/>
      <w:marRight w:val="0"/>
      <w:marTop w:val="0"/>
      <w:marBottom w:val="0"/>
      <w:divBdr>
        <w:top w:val="none" w:sz="0" w:space="0" w:color="auto"/>
        <w:left w:val="none" w:sz="0" w:space="0" w:color="auto"/>
        <w:bottom w:val="none" w:sz="0" w:space="0" w:color="auto"/>
        <w:right w:val="none" w:sz="0" w:space="0" w:color="auto"/>
      </w:divBdr>
    </w:div>
    <w:div w:id="359623652">
      <w:bodyDiv w:val="1"/>
      <w:marLeft w:val="0"/>
      <w:marRight w:val="0"/>
      <w:marTop w:val="0"/>
      <w:marBottom w:val="0"/>
      <w:divBdr>
        <w:top w:val="none" w:sz="0" w:space="0" w:color="auto"/>
        <w:left w:val="none" w:sz="0" w:space="0" w:color="auto"/>
        <w:bottom w:val="none" w:sz="0" w:space="0" w:color="auto"/>
        <w:right w:val="none" w:sz="0" w:space="0" w:color="auto"/>
      </w:divBdr>
    </w:div>
    <w:div w:id="366956022">
      <w:bodyDiv w:val="1"/>
      <w:marLeft w:val="0"/>
      <w:marRight w:val="0"/>
      <w:marTop w:val="0"/>
      <w:marBottom w:val="0"/>
      <w:divBdr>
        <w:top w:val="none" w:sz="0" w:space="0" w:color="auto"/>
        <w:left w:val="none" w:sz="0" w:space="0" w:color="auto"/>
        <w:bottom w:val="none" w:sz="0" w:space="0" w:color="auto"/>
        <w:right w:val="none" w:sz="0" w:space="0" w:color="auto"/>
      </w:divBdr>
    </w:div>
    <w:div w:id="379013798">
      <w:bodyDiv w:val="1"/>
      <w:marLeft w:val="0"/>
      <w:marRight w:val="0"/>
      <w:marTop w:val="0"/>
      <w:marBottom w:val="0"/>
      <w:divBdr>
        <w:top w:val="none" w:sz="0" w:space="0" w:color="auto"/>
        <w:left w:val="none" w:sz="0" w:space="0" w:color="auto"/>
        <w:bottom w:val="none" w:sz="0" w:space="0" w:color="auto"/>
        <w:right w:val="none" w:sz="0" w:space="0" w:color="auto"/>
      </w:divBdr>
    </w:div>
    <w:div w:id="398790648">
      <w:bodyDiv w:val="1"/>
      <w:marLeft w:val="0"/>
      <w:marRight w:val="0"/>
      <w:marTop w:val="0"/>
      <w:marBottom w:val="0"/>
      <w:divBdr>
        <w:top w:val="none" w:sz="0" w:space="0" w:color="auto"/>
        <w:left w:val="none" w:sz="0" w:space="0" w:color="auto"/>
        <w:bottom w:val="none" w:sz="0" w:space="0" w:color="auto"/>
        <w:right w:val="none" w:sz="0" w:space="0" w:color="auto"/>
      </w:divBdr>
    </w:div>
    <w:div w:id="398943679">
      <w:bodyDiv w:val="1"/>
      <w:marLeft w:val="0"/>
      <w:marRight w:val="0"/>
      <w:marTop w:val="0"/>
      <w:marBottom w:val="0"/>
      <w:divBdr>
        <w:top w:val="none" w:sz="0" w:space="0" w:color="auto"/>
        <w:left w:val="none" w:sz="0" w:space="0" w:color="auto"/>
        <w:bottom w:val="none" w:sz="0" w:space="0" w:color="auto"/>
        <w:right w:val="none" w:sz="0" w:space="0" w:color="auto"/>
      </w:divBdr>
    </w:div>
    <w:div w:id="429158346">
      <w:bodyDiv w:val="1"/>
      <w:marLeft w:val="0"/>
      <w:marRight w:val="0"/>
      <w:marTop w:val="0"/>
      <w:marBottom w:val="0"/>
      <w:divBdr>
        <w:top w:val="none" w:sz="0" w:space="0" w:color="auto"/>
        <w:left w:val="none" w:sz="0" w:space="0" w:color="auto"/>
        <w:bottom w:val="none" w:sz="0" w:space="0" w:color="auto"/>
        <w:right w:val="none" w:sz="0" w:space="0" w:color="auto"/>
      </w:divBdr>
    </w:div>
    <w:div w:id="433019898">
      <w:bodyDiv w:val="1"/>
      <w:marLeft w:val="0"/>
      <w:marRight w:val="0"/>
      <w:marTop w:val="0"/>
      <w:marBottom w:val="0"/>
      <w:divBdr>
        <w:top w:val="none" w:sz="0" w:space="0" w:color="auto"/>
        <w:left w:val="none" w:sz="0" w:space="0" w:color="auto"/>
        <w:bottom w:val="none" w:sz="0" w:space="0" w:color="auto"/>
        <w:right w:val="none" w:sz="0" w:space="0" w:color="auto"/>
      </w:divBdr>
    </w:div>
    <w:div w:id="446050606">
      <w:bodyDiv w:val="1"/>
      <w:marLeft w:val="0"/>
      <w:marRight w:val="0"/>
      <w:marTop w:val="0"/>
      <w:marBottom w:val="0"/>
      <w:divBdr>
        <w:top w:val="none" w:sz="0" w:space="0" w:color="auto"/>
        <w:left w:val="none" w:sz="0" w:space="0" w:color="auto"/>
        <w:bottom w:val="none" w:sz="0" w:space="0" w:color="auto"/>
        <w:right w:val="none" w:sz="0" w:space="0" w:color="auto"/>
      </w:divBdr>
    </w:div>
    <w:div w:id="449976722">
      <w:bodyDiv w:val="1"/>
      <w:marLeft w:val="0"/>
      <w:marRight w:val="0"/>
      <w:marTop w:val="0"/>
      <w:marBottom w:val="0"/>
      <w:divBdr>
        <w:top w:val="none" w:sz="0" w:space="0" w:color="auto"/>
        <w:left w:val="none" w:sz="0" w:space="0" w:color="auto"/>
        <w:bottom w:val="none" w:sz="0" w:space="0" w:color="auto"/>
        <w:right w:val="none" w:sz="0" w:space="0" w:color="auto"/>
      </w:divBdr>
    </w:div>
    <w:div w:id="485365469">
      <w:bodyDiv w:val="1"/>
      <w:marLeft w:val="0"/>
      <w:marRight w:val="0"/>
      <w:marTop w:val="0"/>
      <w:marBottom w:val="0"/>
      <w:divBdr>
        <w:top w:val="none" w:sz="0" w:space="0" w:color="auto"/>
        <w:left w:val="none" w:sz="0" w:space="0" w:color="auto"/>
        <w:bottom w:val="none" w:sz="0" w:space="0" w:color="auto"/>
        <w:right w:val="none" w:sz="0" w:space="0" w:color="auto"/>
      </w:divBdr>
    </w:div>
    <w:div w:id="487213283">
      <w:bodyDiv w:val="1"/>
      <w:marLeft w:val="0"/>
      <w:marRight w:val="0"/>
      <w:marTop w:val="0"/>
      <w:marBottom w:val="0"/>
      <w:divBdr>
        <w:top w:val="none" w:sz="0" w:space="0" w:color="auto"/>
        <w:left w:val="none" w:sz="0" w:space="0" w:color="auto"/>
        <w:bottom w:val="none" w:sz="0" w:space="0" w:color="auto"/>
        <w:right w:val="none" w:sz="0" w:space="0" w:color="auto"/>
      </w:divBdr>
    </w:div>
    <w:div w:id="530798706">
      <w:bodyDiv w:val="1"/>
      <w:marLeft w:val="0"/>
      <w:marRight w:val="0"/>
      <w:marTop w:val="0"/>
      <w:marBottom w:val="0"/>
      <w:divBdr>
        <w:top w:val="none" w:sz="0" w:space="0" w:color="auto"/>
        <w:left w:val="none" w:sz="0" w:space="0" w:color="auto"/>
        <w:bottom w:val="none" w:sz="0" w:space="0" w:color="auto"/>
        <w:right w:val="none" w:sz="0" w:space="0" w:color="auto"/>
      </w:divBdr>
    </w:div>
    <w:div w:id="558904660">
      <w:bodyDiv w:val="1"/>
      <w:marLeft w:val="0"/>
      <w:marRight w:val="0"/>
      <w:marTop w:val="0"/>
      <w:marBottom w:val="0"/>
      <w:divBdr>
        <w:top w:val="none" w:sz="0" w:space="0" w:color="auto"/>
        <w:left w:val="none" w:sz="0" w:space="0" w:color="auto"/>
        <w:bottom w:val="none" w:sz="0" w:space="0" w:color="auto"/>
        <w:right w:val="none" w:sz="0" w:space="0" w:color="auto"/>
      </w:divBdr>
    </w:div>
    <w:div w:id="569854065">
      <w:bodyDiv w:val="1"/>
      <w:marLeft w:val="0"/>
      <w:marRight w:val="0"/>
      <w:marTop w:val="0"/>
      <w:marBottom w:val="0"/>
      <w:divBdr>
        <w:top w:val="none" w:sz="0" w:space="0" w:color="auto"/>
        <w:left w:val="none" w:sz="0" w:space="0" w:color="auto"/>
        <w:bottom w:val="none" w:sz="0" w:space="0" w:color="auto"/>
        <w:right w:val="none" w:sz="0" w:space="0" w:color="auto"/>
      </w:divBdr>
    </w:div>
    <w:div w:id="572006986">
      <w:bodyDiv w:val="1"/>
      <w:marLeft w:val="0"/>
      <w:marRight w:val="0"/>
      <w:marTop w:val="0"/>
      <w:marBottom w:val="0"/>
      <w:divBdr>
        <w:top w:val="none" w:sz="0" w:space="0" w:color="auto"/>
        <w:left w:val="none" w:sz="0" w:space="0" w:color="auto"/>
        <w:bottom w:val="none" w:sz="0" w:space="0" w:color="auto"/>
        <w:right w:val="none" w:sz="0" w:space="0" w:color="auto"/>
      </w:divBdr>
    </w:div>
    <w:div w:id="581380406">
      <w:bodyDiv w:val="1"/>
      <w:marLeft w:val="0"/>
      <w:marRight w:val="0"/>
      <w:marTop w:val="0"/>
      <w:marBottom w:val="0"/>
      <w:divBdr>
        <w:top w:val="none" w:sz="0" w:space="0" w:color="auto"/>
        <w:left w:val="none" w:sz="0" w:space="0" w:color="auto"/>
        <w:bottom w:val="none" w:sz="0" w:space="0" w:color="auto"/>
        <w:right w:val="none" w:sz="0" w:space="0" w:color="auto"/>
      </w:divBdr>
    </w:div>
    <w:div w:id="598952469">
      <w:bodyDiv w:val="1"/>
      <w:marLeft w:val="0"/>
      <w:marRight w:val="0"/>
      <w:marTop w:val="0"/>
      <w:marBottom w:val="0"/>
      <w:divBdr>
        <w:top w:val="none" w:sz="0" w:space="0" w:color="auto"/>
        <w:left w:val="none" w:sz="0" w:space="0" w:color="auto"/>
        <w:bottom w:val="none" w:sz="0" w:space="0" w:color="auto"/>
        <w:right w:val="none" w:sz="0" w:space="0" w:color="auto"/>
      </w:divBdr>
    </w:div>
    <w:div w:id="604070706">
      <w:bodyDiv w:val="1"/>
      <w:marLeft w:val="0"/>
      <w:marRight w:val="0"/>
      <w:marTop w:val="0"/>
      <w:marBottom w:val="0"/>
      <w:divBdr>
        <w:top w:val="none" w:sz="0" w:space="0" w:color="auto"/>
        <w:left w:val="none" w:sz="0" w:space="0" w:color="auto"/>
        <w:bottom w:val="none" w:sz="0" w:space="0" w:color="auto"/>
        <w:right w:val="none" w:sz="0" w:space="0" w:color="auto"/>
      </w:divBdr>
    </w:div>
    <w:div w:id="605163869">
      <w:bodyDiv w:val="1"/>
      <w:marLeft w:val="0"/>
      <w:marRight w:val="0"/>
      <w:marTop w:val="0"/>
      <w:marBottom w:val="0"/>
      <w:divBdr>
        <w:top w:val="none" w:sz="0" w:space="0" w:color="auto"/>
        <w:left w:val="none" w:sz="0" w:space="0" w:color="auto"/>
        <w:bottom w:val="none" w:sz="0" w:space="0" w:color="auto"/>
        <w:right w:val="none" w:sz="0" w:space="0" w:color="auto"/>
      </w:divBdr>
    </w:div>
    <w:div w:id="607658734">
      <w:bodyDiv w:val="1"/>
      <w:marLeft w:val="0"/>
      <w:marRight w:val="0"/>
      <w:marTop w:val="0"/>
      <w:marBottom w:val="0"/>
      <w:divBdr>
        <w:top w:val="none" w:sz="0" w:space="0" w:color="auto"/>
        <w:left w:val="none" w:sz="0" w:space="0" w:color="auto"/>
        <w:bottom w:val="none" w:sz="0" w:space="0" w:color="auto"/>
        <w:right w:val="none" w:sz="0" w:space="0" w:color="auto"/>
      </w:divBdr>
    </w:div>
    <w:div w:id="616058671">
      <w:bodyDiv w:val="1"/>
      <w:marLeft w:val="0"/>
      <w:marRight w:val="0"/>
      <w:marTop w:val="0"/>
      <w:marBottom w:val="0"/>
      <w:divBdr>
        <w:top w:val="none" w:sz="0" w:space="0" w:color="auto"/>
        <w:left w:val="none" w:sz="0" w:space="0" w:color="auto"/>
        <w:bottom w:val="none" w:sz="0" w:space="0" w:color="auto"/>
        <w:right w:val="none" w:sz="0" w:space="0" w:color="auto"/>
      </w:divBdr>
    </w:div>
    <w:div w:id="641620478">
      <w:bodyDiv w:val="1"/>
      <w:marLeft w:val="0"/>
      <w:marRight w:val="0"/>
      <w:marTop w:val="0"/>
      <w:marBottom w:val="0"/>
      <w:divBdr>
        <w:top w:val="none" w:sz="0" w:space="0" w:color="auto"/>
        <w:left w:val="none" w:sz="0" w:space="0" w:color="auto"/>
        <w:bottom w:val="none" w:sz="0" w:space="0" w:color="auto"/>
        <w:right w:val="none" w:sz="0" w:space="0" w:color="auto"/>
      </w:divBdr>
    </w:div>
    <w:div w:id="667948099">
      <w:bodyDiv w:val="1"/>
      <w:marLeft w:val="0"/>
      <w:marRight w:val="0"/>
      <w:marTop w:val="0"/>
      <w:marBottom w:val="0"/>
      <w:divBdr>
        <w:top w:val="none" w:sz="0" w:space="0" w:color="auto"/>
        <w:left w:val="none" w:sz="0" w:space="0" w:color="auto"/>
        <w:bottom w:val="none" w:sz="0" w:space="0" w:color="auto"/>
        <w:right w:val="none" w:sz="0" w:space="0" w:color="auto"/>
      </w:divBdr>
    </w:div>
    <w:div w:id="688531664">
      <w:bodyDiv w:val="1"/>
      <w:marLeft w:val="0"/>
      <w:marRight w:val="0"/>
      <w:marTop w:val="0"/>
      <w:marBottom w:val="0"/>
      <w:divBdr>
        <w:top w:val="none" w:sz="0" w:space="0" w:color="auto"/>
        <w:left w:val="none" w:sz="0" w:space="0" w:color="auto"/>
        <w:bottom w:val="none" w:sz="0" w:space="0" w:color="auto"/>
        <w:right w:val="none" w:sz="0" w:space="0" w:color="auto"/>
      </w:divBdr>
    </w:div>
    <w:div w:id="697972838">
      <w:bodyDiv w:val="1"/>
      <w:marLeft w:val="0"/>
      <w:marRight w:val="0"/>
      <w:marTop w:val="0"/>
      <w:marBottom w:val="0"/>
      <w:divBdr>
        <w:top w:val="none" w:sz="0" w:space="0" w:color="auto"/>
        <w:left w:val="none" w:sz="0" w:space="0" w:color="auto"/>
        <w:bottom w:val="none" w:sz="0" w:space="0" w:color="auto"/>
        <w:right w:val="none" w:sz="0" w:space="0" w:color="auto"/>
      </w:divBdr>
    </w:div>
    <w:div w:id="723484560">
      <w:bodyDiv w:val="1"/>
      <w:marLeft w:val="0"/>
      <w:marRight w:val="0"/>
      <w:marTop w:val="0"/>
      <w:marBottom w:val="0"/>
      <w:divBdr>
        <w:top w:val="none" w:sz="0" w:space="0" w:color="auto"/>
        <w:left w:val="none" w:sz="0" w:space="0" w:color="auto"/>
        <w:bottom w:val="none" w:sz="0" w:space="0" w:color="auto"/>
        <w:right w:val="none" w:sz="0" w:space="0" w:color="auto"/>
      </w:divBdr>
    </w:div>
    <w:div w:id="734276988">
      <w:bodyDiv w:val="1"/>
      <w:marLeft w:val="0"/>
      <w:marRight w:val="0"/>
      <w:marTop w:val="0"/>
      <w:marBottom w:val="0"/>
      <w:divBdr>
        <w:top w:val="none" w:sz="0" w:space="0" w:color="auto"/>
        <w:left w:val="none" w:sz="0" w:space="0" w:color="auto"/>
        <w:bottom w:val="none" w:sz="0" w:space="0" w:color="auto"/>
        <w:right w:val="none" w:sz="0" w:space="0" w:color="auto"/>
      </w:divBdr>
    </w:div>
    <w:div w:id="737823983">
      <w:bodyDiv w:val="1"/>
      <w:marLeft w:val="0"/>
      <w:marRight w:val="0"/>
      <w:marTop w:val="0"/>
      <w:marBottom w:val="0"/>
      <w:divBdr>
        <w:top w:val="none" w:sz="0" w:space="0" w:color="auto"/>
        <w:left w:val="none" w:sz="0" w:space="0" w:color="auto"/>
        <w:bottom w:val="none" w:sz="0" w:space="0" w:color="auto"/>
        <w:right w:val="none" w:sz="0" w:space="0" w:color="auto"/>
      </w:divBdr>
    </w:div>
    <w:div w:id="749620778">
      <w:bodyDiv w:val="1"/>
      <w:marLeft w:val="0"/>
      <w:marRight w:val="0"/>
      <w:marTop w:val="0"/>
      <w:marBottom w:val="0"/>
      <w:divBdr>
        <w:top w:val="none" w:sz="0" w:space="0" w:color="auto"/>
        <w:left w:val="none" w:sz="0" w:space="0" w:color="auto"/>
        <w:bottom w:val="none" w:sz="0" w:space="0" w:color="auto"/>
        <w:right w:val="none" w:sz="0" w:space="0" w:color="auto"/>
      </w:divBdr>
    </w:div>
    <w:div w:id="752552362">
      <w:bodyDiv w:val="1"/>
      <w:marLeft w:val="0"/>
      <w:marRight w:val="0"/>
      <w:marTop w:val="0"/>
      <w:marBottom w:val="0"/>
      <w:divBdr>
        <w:top w:val="none" w:sz="0" w:space="0" w:color="auto"/>
        <w:left w:val="none" w:sz="0" w:space="0" w:color="auto"/>
        <w:bottom w:val="none" w:sz="0" w:space="0" w:color="auto"/>
        <w:right w:val="none" w:sz="0" w:space="0" w:color="auto"/>
      </w:divBdr>
    </w:div>
    <w:div w:id="756025858">
      <w:bodyDiv w:val="1"/>
      <w:marLeft w:val="0"/>
      <w:marRight w:val="0"/>
      <w:marTop w:val="0"/>
      <w:marBottom w:val="0"/>
      <w:divBdr>
        <w:top w:val="none" w:sz="0" w:space="0" w:color="auto"/>
        <w:left w:val="none" w:sz="0" w:space="0" w:color="auto"/>
        <w:bottom w:val="none" w:sz="0" w:space="0" w:color="auto"/>
        <w:right w:val="none" w:sz="0" w:space="0" w:color="auto"/>
      </w:divBdr>
    </w:div>
    <w:div w:id="776829927">
      <w:bodyDiv w:val="1"/>
      <w:marLeft w:val="0"/>
      <w:marRight w:val="0"/>
      <w:marTop w:val="0"/>
      <w:marBottom w:val="0"/>
      <w:divBdr>
        <w:top w:val="none" w:sz="0" w:space="0" w:color="auto"/>
        <w:left w:val="none" w:sz="0" w:space="0" w:color="auto"/>
        <w:bottom w:val="none" w:sz="0" w:space="0" w:color="auto"/>
        <w:right w:val="none" w:sz="0" w:space="0" w:color="auto"/>
      </w:divBdr>
    </w:div>
    <w:div w:id="804079956">
      <w:bodyDiv w:val="1"/>
      <w:marLeft w:val="0"/>
      <w:marRight w:val="0"/>
      <w:marTop w:val="0"/>
      <w:marBottom w:val="0"/>
      <w:divBdr>
        <w:top w:val="none" w:sz="0" w:space="0" w:color="auto"/>
        <w:left w:val="none" w:sz="0" w:space="0" w:color="auto"/>
        <w:bottom w:val="none" w:sz="0" w:space="0" w:color="auto"/>
        <w:right w:val="none" w:sz="0" w:space="0" w:color="auto"/>
      </w:divBdr>
    </w:div>
    <w:div w:id="806122943">
      <w:bodyDiv w:val="1"/>
      <w:marLeft w:val="0"/>
      <w:marRight w:val="0"/>
      <w:marTop w:val="0"/>
      <w:marBottom w:val="0"/>
      <w:divBdr>
        <w:top w:val="none" w:sz="0" w:space="0" w:color="auto"/>
        <w:left w:val="none" w:sz="0" w:space="0" w:color="auto"/>
        <w:bottom w:val="none" w:sz="0" w:space="0" w:color="auto"/>
        <w:right w:val="none" w:sz="0" w:space="0" w:color="auto"/>
      </w:divBdr>
    </w:div>
    <w:div w:id="813528926">
      <w:bodyDiv w:val="1"/>
      <w:marLeft w:val="0"/>
      <w:marRight w:val="0"/>
      <w:marTop w:val="0"/>
      <w:marBottom w:val="0"/>
      <w:divBdr>
        <w:top w:val="none" w:sz="0" w:space="0" w:color="auto"/>
        <w:left w:val="none" w:sz="0" w:space="0" w:color="auto"/>
        <w:bottom w:val="none" w:sz="0" w:space="0" w:color="auto"/>
        <w:right w:val="none" w:sz="0" w:space="0" w:color="auto"/>
      </w:divBdr>
    </w:div>
    <w:div w:id="845822686">
      <w:bodyDiv w:val="1"/>
      <w:marLeft w:val="0"/>
      <w:marRight w:val="0"/>
      <w:marTop w:val="0"/>
      <w:marBottom w:val="0"/>
      <w:divBdr>
        <w:top w:val="none" w:sz="0" w:space="0" w:color="auto"/>
        <w:left w:val="none" w:sz="0" w:space="0" w:color="auto"/>
        <w:bottom w:val="none" w:sz="0" w:space="0" w:color="auto"/>
        <w:right w:val="none" w:sz="0" w:space="0" w:color="auto"/>
      </w:divBdr>
    </w:div>
    <w:div w:id="846020363">
      <w:bodyDiv w:val="1"/>
      <w:marLeft w:val="0"/>
      <w:marRight w:val="0"/>
      <w:marTop w:val="0"/>
      <w:marBottom w:val="0"/>
      <w:divBdr>
        <w:top w:val="none" w:sz="0" w:space="0" w:color="auto"/>
        <w:left w:val="none" w:sz="0" w:space="0" w:color="auto"/>
        <w:bottom w:val="none" w:sz="0" w:space="0" w:color="auto"/>
        <w:right w:val="none" w:sz="0" w:space="0" w:color="auto"/>
      </w:divBdr>
    </w:div>
    <w:div w:id="857348173">
      <w:bodyDiv w:val="1"/>
      <w:marLeft w:val="0"/>
      <w:marRight w:val="0"/>
      <w:marTop w:val="0"/>
      <w:marBottom w:val="0"/>
      <w:divBdr>
        <w:top w:val="none" w:sz="0" w:space="0" w:color="auto"/>
        <w:left w:val="none" w:sz="0" w:space="0" w:color="auto"/>
        <w:bottom w:val="none" w:sz="0" w:space="0" w:color="auto"/>
        <w:right w:val="none" w:sz="0" w:space="0" w:color="auto"/>
      </w:divBdr>
    </w:div>
    <w:div w:id="862478039">
      <w:bodyDiv w:val="1"/>
      <w:marLeft w:val="0"/>
      <w:marRight w:val="0"/>
      <w:marTop w:val="0"/>
      <w:marBottom w:val="0"/>
      <w:divBdr>
        <w:top w:val="none" w:sz="0" w:space="0" w:color="auto"/>
        <w:left w:val="none" w:sz="0" w:space="0" w:color="auto"/>
        <w:bottom w:val="none" w:sz="0" w:space="0" w:color="auto"/>
        <w:right w:val="none" w:sz="0" w:space="0" w:color="auto"/>
      </w:divBdr>
    </w:div>
    <w:div w:id="883247590">
      <w:bodyDiv w:val="1"/>
      <w:marLeft w:val="0"/>
      <w:marRight w:val="0"/>
      <w:marTop w:val="0"/>
      <w:marBottom w:val="0"/>
      <w:divBdr>
        <w:top w:val="none" w:sz="0" w:space="0" w:color="auto"/>
        <w:left w:val="none" w:sz="0" w:space="0" w:color="auto"/>
        <w:bottom w:val="none" w:sz="0" w:space="0" w:color="auto"/>
        <w:right w:val="none" w:sz="0" w:space="0" w:color="auto"/>
      </w:divBdr>
    </w:div>
    <w:div w:id="918364732">
      <w:bodyDiv w:val="1"/>
      <w:marLeft w:val="0"/>
      <w:marRight w:val="0"/>
      <w:marTop w:val="0"/>
      <w:marBottom w:val="0"/>
      <w:divBdr>
        <w:top w:val="none" w:sz="0" w:space="0" w:color="auto"/>
        <w:left w:val="none" w:sz="0" w:space="0" w:color="auto"/>
        <w:bottom w:val="none" w:sz="0" w:space="0" w:color="auto"/>
        <w:right w:val="none" w:sz="0" w:space="0" w:color="auto"/>
      </w:divBdr>
    </w:div>
    <w:div w:id="972445122">
      <w:bodyDiv w:val="1"/>
      <w:marLeft w:val="0"/>
      <w:marRight w:val="0"/>
      <w:marTop w:val="0"/>
      <w:marBottom w:val="0"/>
      <w:divBdr>
        <w:top w:val="none" w:sz="0" w:space="0" w:color="auto"/>
        <w:left w:val="none" w:sz="0" w:space="0" w:color="auto"/>
        <w:bottom w:val="none" w:sz="0" w:space="0" w:color="auto"/>
        <w:right w:val="none" w:sz="0" w:space="0" w:color="auto"/>
      </w:divBdr>
    </w:div>
    <w:div w:id="985160282">
      <w:bodyDiv w:val="1"/>
      <w:marLeft w:val="0"/>
      <w:marRight w:val="0"/>
      <w:marTop w:val="0"/>
      <w:marBottom w:val="0"/>
      <w:divBdr>
        <w:top w:val="none" w:sz="0" w:space="0" w:color="auto"/>
        <w:left w:val="none" w:sz="0" w:space="0" w:color="auto"/>
        <w:bottom w:val="none" w:sz="0" w:space="0" w:color="auto"/>
        <w:right w:val="none" w:sz="0" w:space="0" w:color="auto"/>
      </w:divBdr>
    </w:div>
    <w:div w:id="987635208">
      <w:bodyDiv w:val="1"/>
      <w:marLeft w:val="0"/>
      <w:marRight w:val="0"/>
      <w:marTop w:val="0"/>
      <w:marBottom w:val="0"/>
      <w:divBdr>
        <w:top w:val="none" w:sz="0" w:space="0" w:color="auto"/>
        <w:left w:val="none" w:sz="0" w:space="0" w:color="auto"/>
        <w:bottom w:val="none" w:sz="0" w:space="0" w:color="auto"/>
        <w:right w:val="none" w:sz="0" w:space="0" w:color="auto"/>
      </w:divBdr>
    </w:div>
    <w:div w:id="1011564887">
      <w:bodyDiv w:val="1"/>
      <w:marLeft w:val="0"/>
      <w:marRight w:val="0"/>
      <w:marTop w:val="0"/>
      <w:marBottom w:val="0"/>
      <w:divBdr>
        <w:top w:val="none" w:sz="0" w:space="0" w:color="auto"/>
        <w:left w:val="none" w:sz="0" w:space="0" w:color="auto"/>
        <w:bottom w:val="none" w:sz="0" w:space="0" w:color="auto"/>
        <w:right w:val="none" w:sz="0" w:space="0" w:color="auto"/>
      </w:divBdr>
    </w:div>
    <w:div w:id="1023358763">
      <w:bodyDiv w:val="1"/>
      <w:marLeft w:val="0"/>
      <w:marRight w:val="0"/>
      <w:marTop w:val="0"/>
      <w:marBottom w:val="0"/>
      <w:divBdr>
        <w:top w:val="none" w:sz="0" w:space="0" w:color="auto"/>
        <w:left w:val="none" w:sz="0" w:space="0" w:color="auto"/>
        <w:bottom w:val="none" w:sz="0" w:space="0" w:color="auto"/>
        <w:right w:val="none" w:sz="0" w:space="0" w:color="auto"/>
      </w:divBdr>
    </w:div>
    <w:div w:id="1037438262">
      <w:bodyDiv w:val="1"/>
      <w:marLeft w:val="0"/>
      <w:marRight w:val="0"/>
      <w:marTop w:val="0"/>
      <w:marBottom w:val="0"/>
      <w:divBdr>
        <w:top w:val="none" w:sz="0" w:space="0" w:color="auto"/>
        <w:left w:val="none" w:sz="0" w:space="0" w:color="auto"/>
        <w:bottom w:val="none" w:sz="0" w:space="0" w:color="auto"/>
        <w:right w:val="none" w:sz="0" w:space="0" w:color="auto"/>
      </w:divBdr>
    </w:div>
    <w:div w:id="1112357490">
      <w:bodyDiv w:val="1"/>
      <w:marLeft w:val="0"/>
      <w:marRight w:val="0"/>
      <w:marTop w:val="0"/>
      <w:marBottom w:val="0"/>
      <w:divBdr>
        <w:top w:val="none" w:sz="0" w:space="0" w:color="auto"/>
        <w:left w:val="none" w:sz="0" w:space="0" w:color="auto"/>
        <w:bottom w:val="none" w:sz="0" w:space="0" w:color="auto"/>
        <w:right w:val="none" w:sz="0" w:space="0" w:color="auto"/>
      </w:divBdr>
    </w:div>
    <w:div w:id="1119179840">
      <w:bodyDiv w:val="1"/>
      <w:marLeft w:val="0"/>
      <w:marRight w:val="0"/>
      <w:marTop w:val="0"/>
      <w:marBottom w:val="0"/>
      <w:divBdr>
        <w:top w:val="none" w:sz="0" w:space="0" w:color="auto"/>
        <w:left w:val="none" w:sz="0" w:space="0" w:color="auto"/>
        <w:bottom w:val="none" w:sz="0" w:space="0" w:color="auto"/>
        <w:right w:val="none" w:sz="0" w:space="0" w:color="auto"/>
      </w:divBdr>
    </w:div>
    <w:div w:id="1140537767">
      <w:bodyDiv w:val="1"/>
      <w:marLeft w:val="0"/>
      <w:marRight w:val="0"/>
      <w:marTop w:val="0"/>
      <w:marBottom w:val="0"/>
      <w:divBdr>
        <w:top w:val="none" w:sz="0" w:space="0" w:color="auto"/>
        <w:left w:val="none" w:sz="0" w:space="0" w:color="auto"/>
        <w:bottom w:val="none" w:sz="0" w:space="0" w:color="auto"/>
        <w:right w:val="none" w:sz="0" w:space="0" w:color="auto"/>
      </w:divBdr>
    </w:div>
    <w:div w:id="1150751458">
      <w:bodyDiv w:val="1"/>
      <w:marLeft w:val="0"/>
      <w:marRight w:val="0"/>
      <w:marTop w:val="0"/>
      <w:marBottom w:val="0"/>
      <w:divBdr>
        <w:top w:val="none" w:sz="0" w:space="0" w:color="auto"/>
        <w:left w:val="none" w:sz="0" w:space="0" w:color="auto"/>
        <w:bottom w:val="none" w:sz="0" w:space="0" w:color="auto"/>
        <w:right w:val="none" w:sz="0" w:space="0" w:color="auto"/>
      </w:divBdr>
    </w:div>
    <w:div w:id="1178078817">
      <w:bodyDiv w:val="1"/>
      <w:marLeft w:val="0"/>
      <w:marRight w:val="0"/>
      <w:marTop w:val="0"/>
      <w:marBottom w:val="0"/>
      <w:divBdr>
        <w:top w:val="none" w:sz="0" w:space="0" w:color="auto"/>
        <w:left w:val="none" w:sz="0" w:space="0" w:color="auto"/>
        <w:bottom w:val="none" w:sz="0" w:space="0" w:color="auto"/>
        <w:right w:val="none" w:sz="0" w:space="0" w:color="auto"/>
      </w:divBdr>
    </w:div>
    <w:div w:id="1185829706">
      <w:bodyDiv w:val="1"/>
      <w:marLeft w:val="0"/>
      <w:marRight w:val="0"/>
      <w:marTop w:val="0"/>
      <w:marBottom w:val="0"/>
      <w:divBdr>
        <w:top w:val="none" w:sz="0" w:space="0" w:color="auto"/>
        <w:left w:val="none" w:sz="0" w:space="0" w:color="auto"/>
        <w:bottom w:val="none" w:sz="0" w:space="0" w:color="auto"/>
        <w:right w:val="none" w:sz="0" w:space="0" w:color="auto"/>
      </w:divBdr>
    </w:div>
    <w:div w:id="1206723141">
      <w:bodyDiv w:val="1"/>
      <w:marLeft w:val="0"/>
      <w:marRight w:val="0"/>
      <w:marTop w:val="0"/>
      <w:marBottom w:val="0"/>
      <w:divBdr>
        <w:top w:val="none" w:sz="0" w:space="0" w:color="auto"/>
        <w:left w:val="none" w:sz="0" w:space="0" w:color="auto"/>
        <w:bottom w:val="none" w:sz="0" w:space="0" w:color="auto"/>
        <w:right w:val="none" w:sz="0" w:space="0" w:color="auto"/>
      </w:divBdr>
    </w:div>
    <w:div w:id="1225947503">
      <w:bodyDiv w:val="1"/>
      <w:marLeft w:val="0"/>
      <w:marRight w:val="0"/>
      <w:marTop w:val="0"/>
      <w:marBottom w:val="0"/>
      <w:divBdr>
        <w:top w:val="none" w:sz="0" w:space="0" w:color="auto"/>
        <w:left w:val="none" w:sz="0" w:space="0" w:color="auto"/>
        <w:bottom w:val="none" w:sz="0" w:space="0" w:color="auto"/>
        <w:right w:val="none" w:sz="0" w:space="0" w:color="auto"/>
      </w:divBdr>
    </w:div>
    <w:div w:id="1227716559">
      <w:bodyDiv w:val="1"/>
      <w:marLeft w:val="0"/>
      <w:marRight w:val="0"/>
      <w:marTop w:val="0"/>
      <w:marBottom w:val="0"/>
      <w:divBdr>
        <w:top w:val="none" w:sz="0" w:space="0" w:color="auto"/>
        <w:left w:val="none" w:sz="0" w:space="0" w:color="auto"/>
        <w:bottom w:val="none" w:sz="0" w:space="0" w:color="auto"/>
        <w:right w:val="none" w:sz="0" w:space="0" w:color="auto"/>
      </w:divBdr>
    </w:div>
    <w:div w:id="1280453442">
      <w:bodyDiv w:val="1"/>
      <w:marLeft w:val="0"/>
      <w:marRight w:val="0"/>
      <w:marTop w:val="0"/>
      <w:marBottom w:val="0"/>
      <w:divBdr>
        <w:top w:val="none" w:sz="0" w:space="0" w:color="auto"/>
        <w:left w:val="none" w:sz="0" w:space="0" w:color="auto"/>
        <w:bottom w:val="none" w:sz="0" w:space="0" w:color="auto"/>
        <w:right w:val="none" w:sz="0" w:space="0" w:color="auto"/>
      </w:divBdr>
    </w:div>
    <w:div w:id="1305623793">
      <w:bodyDiv w:val="1"/>
      <w:marLeft w:val="0"/>
      <w:marRight w:val="0"/>
      <w:marTop w:val="0"/>
      <w:marBottom w:val="0"/>
      <w:divBdr>
        <w:top w:val="none" w:sz="0" w:space="0" w:color="auto"/>
        <w:left w:val="none" w:sz="0" w:space="0" w:color="auto"/>
        <w:bottom w:val="none" w:sz="0" w:space="0" w:color="auto"/>
        <w:right w:val="none" w:sz="0" w:space="0" w:color="auto"/>
      </w:divBdr>
    </w:div>
    <w:div w:id="1310016970">
      <w:bodyDiv w:val="1"/>
      <w:marLeft w:val="0"/>
      <w:marRight w:val="0"/>
      <w:marTop w:val="0"/>
      <w:marBottom w:val="0"/>
      <w:divBdr>
        <w:top w:val="none" w:sz="0" w:space="0" w:color="auto"/>
        <w:left w:val="none" w:sz="0" w:space="0" w:color="auto"/>
        <w:bottom w:val="none" w:sz="0" w:space="0" w:color="auto"/>
        <w:right w:val="none" w:sz="0" w:space="0" w:color="auto"/>
      </w:divBdr>
    </w:div>
    <w:div w:id="1322854771">
      <w:bodyDiv w:val="1"/>
      <w:marLeft w:val="0"/>
      <w:marRight w:val="0"/>
      <w:marTop w:val="0"/>
      <w:marBottom w:val="0"/>
      <w:divBdr>
        <w:top w:val="none" w:sz="0" w:space="0" w:color="auto"/>
        <w:left w:val="none" w:sz="0" w:space="0" w:color="auto"/>
        <w:bottom w:val="none" w:sz="0" w:space="0" w:color="auto"/>
        <w:right w:val="none" w:sz="0" w:space="0" w:color="auto"/>
      </w:divBdr>
    </w:div>
    <w:div w:id="1329595134">
      <w:bodyDiv w:val="1"/>
      <w:marLeft w:val="0"/>
      <w:marRight w:val="0"/>
      <w:marTop w:val="0"/>
      <w:marBottom w:val="0"/>
      <w:divBdr>
        <w:top w:val="none" w:sz="0" w:space="0" w:color="auto"/>
        <w:left w:val="none" w:sz="0" w:space="0" w:color="auto"/>
        <w:bottom w:val="none" w:sz="0" w:space="0" w:color="auto"/>
        <w:right w:val="none" w:sz="0" w:space="0" w:color="auto"/>
      </w:divBdr>
    </w:div>
    <w:div w:id="1335382054">
      <w:bodyDiv w:val="1"/>
      <w:marLeft w:val="0"/>
      <w:marRight w:val="0"/>
      <w:marTop w:val="0"/>
      <w:marBottom w:val="0"/>
      <w:divBdr>
        <w:top w:val="none" w:sz="0" w:space="0" w:color="auto"/>
        <w:left w:val="none" w:sz="0" w:space="0" w:color="auto"/>
        <w:bottom w:val="none" w:sz="0" w:space="0" w:color="auto"/>
        <w:right w:val="none" w:sz="0" w:space="0" w:color="auto"/>
      </w:divBdr>
    </w:div>
    <w:div w:id="1347054918">
      <w:bodyDiv w:val="1"/>
      <w:marLeft w:val="0"/>
      <w:marRight w:val="0"/>
      <w:marTop w:val="0"/>
      <w:marBottom w:val="0"/>
      <w:divBdr>
        <w:top w:val="none" w:sz="0" w:space="0" w:color="auto"/>
        <w:left w:val="none" w:sz="0" w:space="0" w:color="auto"/>
        <w:bottom w:val="none" w:sz="0" w:space="0" w:color="auto"/>
        <w:right w:val="none" w:sz="0" w:space="0" w:color="auto"/>
      </w:divBdr>
    </w:div>
    <w:div w:id="1353263273">
      <w:bodyDiv w:val="1"/>
      <w:marLeft w:val="0"/>
      <w:marRight w:val="0"/>
      <w:marTop w:val="0"/>
      <w:marBottom w:val="0"/>
      <w:divBdr>
        <w:top w:val="none" w:sz="0" w:space="0" w:color="auto"/>
        <w:left w:val="none" w:sz="0" w:space="0" w:color="auto"/>
        <w:bottom w:val="none" w:sz="0" w:space="0" w:color="auto"/>
        <w:right w:val="none" w:sz="0" w:space="0" w:color="auto"/>
      </w:divBdr>
    </w:div>
    <w:div w:id="1370644715">
      <w:bodyDiv w:val="1"/>
      <w:marLeft w:val="0"/>
      <w:marRight w:val="0"/>
      <w:marTop w:val="0"/>
      <w:marBottom w:val="0"/>
      <w:divBdr>
        <w:top w:val="none" w:sz="0" w:space="0" w:color="auto"/>
        <w:left w:val="none" w:sz="0" w:space="0" w:color="auto"/>
        <w:bottom w:val="none" w:sz="0" w:space="0" w:color="auto"/>
        <w:right w:val="none" w:sz="0" w:space="0" w:color="auto"/>
      </w:divBdr>
    </w:div>
    <w:div w:id="1393305709">
      <w:bodyDiv w:val="1"/>
      <w:marLeft w:val="0"/>
      <w:marRight w:val="0"/>
      <w:marTop w:val="0"/>
      <w:marBottom w:val="0"/>
      <w:divBdr>
        <w:top w:val="none" w:sz="0" w:space="0" w:color="auto"/>
        <w:left w:val="none" w:sz="0" w:space="0" w:color="auto"/>
        <w:bottom w:val="none" w:sz="0" w:space="0" w:color="auto"/>
        <w:right w:val="none" w:sz="0" w:space="0" w:color="auto"/>
      </w:divBdr>
    </w:div>
    <w:div w:id="1401443677">
      <w:bodyDiv w:val="1"/>
      <w:marLeft w:val="0"/>
      <w:marRight w:val="0"/>
      <w:marTop w:val="0"/>
      <w:marBottom w:val="0"/>
      <w:divBdr>
        <w:top w:val="none" w:sz="0" w:space="0" w:color="auto"/>
        <w:left w:val="none" w:sz="0" w:space="0" w:color="auto"/>
        <w:bottom w:val="none" w:sz="0" w:space="0" w:color="auto"/>
        <w:right w:val="none" w:sz="0" w:space="0" w:color="auto"/>
      </w:divBdr>
    </w:div>
    <w:div w:id="1423070152">
      <w:bodyDiv w:val="1"/>
      <w:marLeft w:val="0"/>
      <w:marRight w:val="0"/>
      <w:marTop w:val="0"/>
      <w:marBottom w:val="0"/>
      <w:divBdr>
        <w:top w:val="none" w:sz="0" w:space="0" w:color="auto"/>
        <w:left w:val="none" w:sz="0" w:space="0" w:color="auto"/>
        <w:bottom w:val="none" w:sz="0" w:space="0" w:color="auto"/>
        <w:right w:val="none" w:sz="0" w:space="0" w:color="auto"/>
      </w:divBdr>
    </w:div>
    <w:div w:id="1472358461">
      <w:bodyDiv w:val="1"/>
      <w:marLeft w:val="0"/>
      <w:marRight w:val="0"/>
      <w:marTop w:val="0"/>
      <w:marBottom w:val="0"/>
      <w:divBdr>
        <w:top w:val="none" w:sz="0" w:space="0" w:color="auto"/>
        <w:left w:val="none" w:sz="0" w:space="0" w:color="auto"/>
        <w:bottom w:val="none" w:sz="0" w:space="0" w:color="auto"/>
        <w:right w:val="none" w:sz="0" w:space="0" w:color="auto"/>
      </w:divBdr>
    </w:div>
    <w:div w:id="1482428942">
      <w:bodyDiv w:val="1"/>
      <w:marLeft w:val="0"/>
      <w:marRight w:val="0"/>
      <w:marTop w:val="0"/>
      <w:marBottom w:val="0"/>
      <w:divBdr>
        <w:top w:val="none" w:sz="0" w:space="0" w:color="auto"/>
        <w:left w:val="none" w:sz="0" w:space="0" w:color="auto"/>
        <w:bottom w:val="none" w:sz="0" w:space="0" w:color="auto"/>
        <w:right w:val="none" w:sz="0" w:space="0" w:color="auto"/>
      </w:divBdr>
    </w:div>
    <w:div w:id="1530606530">
      <w:bodyDiv w:val="1"/>
      <w:marLeft w:val="0"/>
      <w:marRight w:val="0"/>
      <w:marTop w:val="0"/>
      <w:marBottom w:val="0"/>
      <w:divBdr>
        <w:top w:val="none" w:sz="0" w:space="0" w:color="auto"/>
        <w:left w:val="none" w:sz="0" w:space="0" w:color="auto"/>
        <w:bottom w:val="none" w:sz="0" w:space="0" w:color="auto"/>
        <w:right w:val="none" w:sz="0" w:space="0" w:color="auto"/>
      </w:divBdr>
    </w:div>
    <w:div w:id="1581061185">
      <w:bodyDiv w:val="1"/>
      <w:marLeft w:val="0"/>
      <w:marRight w:val="0"/>
      <w:marTop w:val="0"/>
      <w:marBottom w:val="0"/>
      <w:divBdr>
        <w:top w:val="none" w:sz="0" w:space="0" w:color="auto"/>
        <w:left w:val="none" w:sz="0" w:space="0" w:color="auto"/>
        <w:bottom w:val="none" w:sz="0" w:space="0" w:color="auto"/>
        <w:right w:val="none" w:sz="0" w:space="0" w:color="auto"/>
      </w:divBdr>
    </w:div>
    <w:div w:id="1594242075">
      <w:bodyDiv w:val="1"/>
      <w:marLeft w:val="0"/>
      <w:marRight w:val="0"/>
      <w:marTop w:val="0"/>
      <w:marBottom w:val="0"/>
      <w:divBdr>
        <w:top w:val="none" w:sz="0" w:space="0" w:color="auto"/>
        <w:left w:val="none" w:sz="0" w:space="0" w:color="auto"/>
        <w:bottom w:val="none" w:sz="0" w:space="0" w:color="auto"/>
        <w:right w:val="none" w:sz="0" w:space="0" w:color="auto"/>
      </w:divBdr>
    </w:div>
    <w:div w:id="1596742599">
      <w:bodyDiv w:val="1"/>
      <w:marLeft w:val="0"/>
      <w:marRight w:val="0"/>
      <w:marTop w:val="0"/>
      <w:marBottom w:val="0"/>
      <w:divBdr>
        <w:top w:val="none" w:sz="0" w:space="0" w:color="auto"/>
        <w:left w:val="none" w:sz="0" w:space="0" w:color="auto"/>
        <w:bottom w:val="none" w:sz="0" w:space="0" w:color="auto"/>
        <w:right w:val="none" w:sz="0" w:space="0" w:color="auto"/>
      </w:divBdr>
    </w:div>
    <w:div w:id="1623878198">
      <w:bodyDiv w:val="1"/>
      <w:marLeft w:val="0"/>
      <w:marRight w:val="0"/>
      <w:marTop w:val="0"/>
      <w:marBottom w:val="0"/>
      <w:divBdr>
        <w:top w:val="none" w:sz="0" w:space="0" w:color="auto"/>
        <w:left w:val="none" w:sz="0" w:space="0" w:color="auto"/>
        <w:bottom w:val="none" w:sz="0" w:space="0" w:color="auto"/>
        <w:right w:val="none" w:sz="0" w:space="0" w:color="auto"/>
      </w:divBdr>
    </w:div>
    <w:div w:id="1634020935">
      <w:bodyDiv w:val="1"/>
      <w:marLeft w:val="0"/>
      <w:marRight w:val="0"/>
      <w:marTop w:val="0"/>
      <w:marBottom w:val="0"/>
      <w:divBdr>
        <w:top w:val="none" w:sz="0" w:space="0" w:color="auto"/>
        <w:left w:val="none" w:sz="0" w:space="0" w:color="auto"/>
        <w:bottom w:val="none" w:sz="0" w:space="0" w:color="auto"/>
        <w:right w:val="none" w:sz="0" w:space="0" w:color="auto"/>
      </w:divBdr>
    </w:div>
    <w:div w:id="1634486165">
      <w:bodyDiv w:val="1"/>
      <w:marLeft w:val="0"/>
      <w:marRight w:val="0"/>
      <w:marTop w:val="0"/>
      <w:marBottom w:val="0"/>
      <w:divBdr>
        <w:top w:val="none" w:sz="0" w:space="0" w:color="auto"/>
        <w:left w:val="none" w:sz="0" w:space="0" w:color="auto"/>
        <w:bottom w:val="none" w:sz="0" w:space="0" w:color="auto"/>
        <w:right w:val="none" w:sz="0" w:space="0" w:color="auto"/>
      </w:divBdr>
    </w:div>
    <w:div w:id="1654331241">
      <w:bodyDiv w:val="1"/>
      <w:marLeft w:val="0"/>
      <w:marRight w:val="0"/>
      <w:marTop w:val="0"/>
      <w:marBottom w:val="0"/>
      <w:divBdr>
        <w:top w:val="none" w:sz="0" w:space="0" w:color="auto"/>
        <w:left w:val="none" w:sz="0" w:space="0" w:color="auto"/>
        <w:bottom w:val="none" w:sz="0" w:space="0" w:color="auto"/>
        <w:right w:val="none" w:sz="0" w:space="0" w:color="auto"/>
      </w:divBdr>
    </w:div>
    <w:div w:id="1672101943">
      <w:bodyDiv w:val="1"/>
      <w:marLeft w:val="0"/>
      <w:marRight w:val="0"/>
      <w:marTop w:val="0"/>
      <w:marBottom w:val="0"/>
      <w:divBdr>
        <w:top w:val="none" w:sz="0" w:space="0" w:color="auto"/>
        <w:left w:val="none" w:sz="0" w:space="0" w:color="auto"/>
        <w:bottom w:val="none" w:sz="0" w:space="0" w:color="auto"/>
        <w:right w:val="none" w:sz="0" w:space="0" w:color="auto"/>
      </w:divBdr>
    </w:div>
    <w:div w:id="1683625854">
      <w:bodyDiv w:val="1"/>
      <w:marLeft w:val="0"/>
      <w:marRight w:val="0"/>
      <w:marTop w:val="0"/>
      <w:marBottom w:val="0"/>
      <w:divBdr>
        <w:top w:val="none" w:sz="0" w:space="0" w:color="auto"/>
        <w:left w:val="none" w:sz="0" w:space="0" w:color="auto"/>
        <w:bottom w:val="none" w:sz="0" w:space="0" w:color="auto"/>
        <w:right w:val="none" w:sz="0" w:space="0" w:color="auto"/>
      </w:divBdr>
    </w:div>
    <w:div w:id="1691756701">
      <w:bodyDiv w:val="1"/>
      <w:marLeft w:val="0"/>
      <w:marRight w:val="0"/>
      <w:marTop w:val="0"/>
      <w:marBottom w:val="0"/>
      <w:divBdr>
        <w:top w:val="none" w:sz="0" w:space="0" w:color="auto"/>
        <w:left w:val="none" w:sz="0" w:space="0" w:color="auto"/>
        <w:bottom w:val="none" w:sz="0" w:space="0" w:color="auto"/>
        <w:right w:val="none" w:sz="0" w:space="0" w:color="auto"/>
      </w:divBdr>
    </w:div>
    <w:div w:id="1719354938">
      <w:bodyDiv w:val="1"/>
      <w:marLeft w:val="0"/>
      <w:marRight w:val="0"/>
      <w:marTop w:val="0"/>
      <w:marBottom w:val="0"/>
      <w:divBdr>
        <w:top w:val="none" w:sz="0" w:space="0" w:color="auto"/>
        <w:left w:val="none" w:sz="0" w:space="0" w:color="auto"/>
        <w:bottom w:val="none" w:sz="0" w:space="0" w:color="auto"/>
        <w:right w:val="none" w:sz="0" w:space="0" w:color="auto"/>
      </w:divBdr>
    </w:div>
    <w:div w:id="1745561909">
      <w:bodyDiv w:val="1"/>
      <w:marLeft w:val="0"/>
      <w:marRight w:val="0"/>
      <w:marTop w:val="0"/>
      <w:marBottom w:val="0"/>
      <w:divBdr>
        <w:top w:val="none" w:sz="0" w:space="0" w:color="auto"/>
        <w:left w:val="none" w:sz="0" w:space="0" w:color="auto"/>
        <w:bottom w:val="none" w:sz="0" w:space="0" w:color="auto"/>
        <w:right w:val="none" w:sz="0" w:space="0" w:color="auto"/>
      </w:divBdr>
      <w:divsChild>
        <w:div w:id="109397997">
          <w:marLeft w:val="0"/>
          <w:marRight w:val="0"/>
          <w:marTop w:val="0"/>
          <w:marBottom w:val="0"/>
          <w:divBdr>
            <w:top w:val="none" w:sz="0" w:space="0" w:color="auto"/>
            <w:left w:val="none" w:sz="0" w:space="0" w:color="auto"/>
            <w:bottom w:val="none" w:sz="0" w:space="0" w:color="auto"/>
            <w:right w:val="none" w:sz="0" w:space="0" w:color="auto"/>
          </w:divBdr>
          <w:divsChild>
            <w:div w:id="1777677593">
              <w:marLeft w:val="0"/>
              <w:marRight w:val="0"/>
              <w:marTop w:val="0"/>
              <w:marBottom w:val="0"/>
              <w:divBdr>
                <w:top w:val="none" w:sz="0" w:space="0" w:color="auto"/>
                <w:left w:val="none" w:sz="0" w:space="0" w:color="auto"/>
                <w:bottom w:val="none" w:sz="0" w:space="0" w:color="auto"/>
                <w:right w:val="none" w:sz="0" w:space="0" w:color="auto"/>
              </w:divBdr>
              <w:divsChild>
                <w:div w:id="362488420">
                  <w:marLeft w:val="0"/>
                  <w:marRight w:val="0"/>
                  <w:marTop w:val="0"/>
                  <w:marBottom w:val="0"/>
                  <w:divBdr>
                    <w:top w:val="none" w:sz="0" w:space="0" w:color="auto"/>
                    <w:left w:val="none" w:sz="0" w:space="0" w:color="auto"/>
                    <w:bottom w:val="none" w:sz="0" w:space="0" w:color="auto"/>
                    <w:right w:val="none" w:sz="0" w:space="0" w:color="auto"/>
                  </w:divBdr>
                  <w:divsChild>
                    <w:div w:id="206307866">
                      <w:marLeft w:val="0"/>
                      <w:marRight w:val="0"/>
                      <w:marTop w:val="0"/>
                      <w:marBottom w:val="0"/>
                      <w:divBdr>
                        <w:top w:val="none" w:sz="0" w:space="0" w:color="auto"/>
                        <w:left w:val="none" w:sz="0" w:space="0" w:color="auto"/>
                        <w:bottom w:val="none" w:sz="0" w:space="0" w:color="auto"/>
                        <w:right w:val="none" w:sz="0" w:space="0" w:color="auto"/>
                      </w:divBdr>
                      <w:divsChild>
                        <w:div w:id="1808428150">
                          <w:marLeft w:val="1200"/>
                          <w:marRight w:val="0"/>
                          <w:marTop w:val="0"/>
                          <w:marBottom w:val="0"/>
                          <w:divBdr>
                            <w:top w:val="none" w:sz="0" w:space="0" w:color="auto"/>
                            <w:left w:val="none" w:sz="0" w:space="0" w:color="auto"/>
                            <w:bottom w:val="none" w:sz="0" w:space="0" w:color="auto"/>
                            <w:right w:val="none" w:sz="0" w:space="0" w:color="auto"/>
                          </w:divBdr>
                          <w:divsChild>
                            <w:div w:id="1026249676">
                              <w:marLeft w:val="0"/>
                              <w:marRight w:val="0"/>
                              <w:marTop w:val="0"/>
                              <w:marBottom w:val="0"/>
                              <w:divBdr>
                                <w:top w:val="none" w:sz="0" w:space="0" w:color="auto"/>
                                <w:left w:val="none" w:sz="0" w:space="0" w:color="auto"/>
                                <w:bottom w:val="none" w:sz="0" w:space="0" w:color="auto"/>
                                <w:right w:val="none" w:sz="0" w:space="0" w:color="auto"/>
                              </w:divBdr>
                              <w:divsChild>
                                <w:div w:id="846333967">
                                  <w:marLeft w:val="0"/>
                                  <w:marRight w:val="0"/>
                                  <w:marTop w:val="0"/>
                                  <w:marBottom w:val="0"/>
                                  <w:divBdr>
                                    <w:top w:val="none" w:sz="0" w:space="0" w:color="auto"/>
                                    <w:left w:val="none" w:sz="0" w:space="0" w:color="auto"/>
                                    <w:bottom w:val="none" w:sz="0" w:space="0" w:color="auto"/>
                                    <w:right w:val="none" w:sz="0" w:space="0" w:color="auto"/>
                                  </w:divBdr>
                                  <w:divsChild>
                                    <w:div w:id="427896710">
                                      <w:marLeft w:val="0"/>
                                      <w:marRight w:val="0"/>
                                      <w:marTop w:val="0"/>
                                      <w:marBottom w:val="0"/>
                                      <w:divBdr>
                                        <w:top w:val="none" w:sz="0" w:space="0" w:color="auto"/>
                                        <w:left w:val="none" w:sz="0" w:space="0" w:color="auto"/>
                                        <w:bottom w:val="none" w:sz="0" w:space="0" w:color="auto"/>
                                        <w:right w:val="none" w:sz="0" w:space="0" w:color="auto"/>
                                      </w:divBdr>
                                      <w:divsChild>
                                        <w:div w:id="279655598">
                                          <w:marLeft w:val="0"/>
                                          <w:marRight w:val="0"/>
                                          <w:marTop w:val="0"/>
                                          <w:marBottom w:val="0"/>
                                          <w:divBdr>
                                            <w:top w:val="none" w:sz="0" w:space="0" w:color="auto"/>
                                            <w:left w:val="none" w:sz="0" w:space="0" w:color="auto"/>
                                            <w:bottom w:val="none" w:sz="0" w:space="0" w:color="auto"/>
                                            <w:right w:val="none" w:sz="0" w:space="0" w:color="auto"/>
                                          </w:divBdr>
                                          <w:divsChild>
                                            <w:div w:id="11801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951794">
      <w:bodyDiv w:val="1"/>
      <w:marLeft w:val="0"/>
      <w:marRight w:val="0"/>
      <w:marTop w:val="0"/>
      <w:marBottom w:val="0"/>
      <w:divBdr>
        <w:top w:val="none" w:sz="0" w:space="0" w:color="auto"/>
        <w:left w:val="none" w:sz="0" w:space="0" w:color="auto"/>
        <w:bottom w:val="none" w:sz="0" w:space="0" w:color="auto"/>
        <w:right w:val="none" w:sz="0" w:space="0" w:color="auto"/>
      </w:divBdr>
    </w:div>
    <w:div w:id="1792475761">
      <w:bodyDiv w:val="1"/>
      <w:marLeft w:val="0"/>
      <w:marRight w:val="0"/>
      <w:marTop w:val="0"/>
      <w:marBottom w:val="0"/>
      <w:divBdr>
        <w:top w:val="none" w:sz="0" w:space="0" w:color="auto"/>
        <w:left w:val="none" w:sz="0" w:space="0" w:color="auto"/>
        <w:bottom w:val="none" w:sz="0" w:space="0" w:color="auto"/>
        <w:right w:val="none" w:sz="0" w:space="0" w:color="auto"/>
      </w:divBdr>
    </w:div>
    <w:div w:id="1845901484">
      <w:bodyDiv w:val="1"/>
      <w:marLeft w:val="0"/>
      <w:marRight w:val="0"/>
      <w:marTop w:val="0"/>
      <w:marBottom w:val="0"/>
      <w:divBdr>
        <w:top w:val="none" w:sz="0" w:space="0" w:color="auto"/>
        <w:left w:val="none" w:sz="0" w:space="0" w:color="auto"/>
        <w:bottom w:val="none" w:sz="0" w:space="0" w:color="auto"/>
        <w:right w:val="none" w:sz="0" w:space="0" w:color="auto"/>
      </w:divBdr>
    </w:div>
    <w:div w:id="1849561655">
      <w:bodyDiv w:val="1"/>
      <w:marLeft w:val="0"/>
      <w:marRight w:val="0"/>
      <w:marTop w:val="0"/>
      <w:marBottom w:val="0"/>
      <w:divBdr>
        <w:top w:val="none" w:sz="0" w:space="0" w:color="auto"/>
        <w:left w:val="none" w:sz="0" w:space="0" w:color="auto"/>
        <w:bottom w:val="none" w:sz="0" w:space="0" w:color="auto"/>
        <w:right w:val="none" w:sz="0" w:space="0" w:color="auto"/>
      </w:divBdr>
    </w:div>
    <w:div w:id="1859272457">
      <w:bodyDiv w:val="1"/>
      <w:marLeft w:val="0"/>
      <w:marRight w:val="0"/>
      <w:marTop w:val="0"/>
      <w:marBottom w:val="0"/>
      <w:divBdr>
        <w:top w:val="none" w:sz="0" w:space="0" w:color="auto"/>
        <w:left w:val="none" w:sz="0" w:space="0" w:color="auto"/>
        <w:bottom w:val="none" w:sz="0" w:space="0" w:color="auto"/>
        <w:right w:val="none" w:sz="0" w:space="0" w:color="auto"/>
      </w:divBdr>
    </w:div>
    <w:div w:id="1896310757">
      <w:bodyDiv w:val="1"/>
      <w:marLeft w:val="0"/>
      <w:marRight w:val="0"/>
      <w:marTop w:val="0"/>
      <w:marBottom w:val="0"/>
      <w:divBdr>
        <w:top w:val="none" w:sz="0" w:space="0" w:color="auto"/>
        <w:left w:val="none" w:sz="0" w:space="0" w:color="auto"/>
        <w:bottom w:val="none" w:sz="0" w:space="0" w:color="auto"/>
        <w:right w:val="none" w:sz="0" w:space="0" w:color="auto"/>
      </w:divBdr>
    </w:div>
    <w:div w:id="1928880091">
      <w:bodyDiv w:val="1"/>
      <w:marLeft w:val="0"/>
      <w:marRight w:val="0"/>
      <w:marTop w:val="0"/>
      <w:marBottom w:val="0"/>
      <w:divBdr>
        <w:top w:val="none" w:sz="0" w:space="0" w:color="auto"/>
        <w:left w:val="none" w:sz="0" w:space="0" w:color="auto"/>
        <w:bottom w:val="none" w:sz="0" w:space="0" w:color="auto"/>
        <w:right w:val="none" w:sz="0" w:space="0" w:color="auto"/>
      </w:divBdr>
    </w:div>
    <w:div w:id="1929734702">
      <w:bodyDiv w:val="1"/>
      <w:marLeft w:val="0"/>
      <w:marRight w:val="0"/>
      <w:marTop w:val="0"/>
      <w:marBottom w:val="0"/>
      <w:divBdr>
        <w:top w:val="none" w:sz="0" w:space="0" w:color="auto"/>
        <w:left w:val="none" w:sz="0" w:space="0" w:color="auto"/>
        <w:bottom w:val="none" w:sz="0" w:space="0" w:color="auto"/>
        <w:right w:val="none" w:sz="0" w:space="0" w:color="auto"/>
      </w:divBdr>
    </w:div>
    <w:div w:id="1934241888">
      <w:bodyDiv w:val="1"/>
      <w:marLeft w:val="0"/>
      <w:marRight w:val="0"/>
      <w:marTop w:val="0"/>
      <w:marBottom w:val="0"/>
      <w:divBdr>
        <w:top w:val="none" w:sz="0" w:space="0" w:color="auto"/>
        <w:left w:val="none" w:sz="0" w:space="0" w:color="auto"/>
        <w:bottom w:val="none" w:sz="0" w:space="0" w:color="auto"/>
        <w:right w:val="none" w:sz="0" w:space="0" w:color="auto"/>
      </w:divBdr>
    </w:div>
    <w:div w:id="1948659143">
      <w:bodyDiv w:val="1"/>
      <w:marLeft w:val="0"/>
      <w:marRight w:val="0"/>
      <w:marTop w:val="0"/>
      <w:marBottom w:val="0"/>
      <w:divBdr>
        <w:top w:val="none" w:sz="0" w:space="0" w:color="auto"/>
        <w:left w:val="none" w:sz="0" w:space="0" w:color="auto"/>
        <w:bottom w:val="none" w:sz="0" w:space="0" w:color="auto"/>
        <w:right w:val="none" w:sz="0" w:space="0" w:color="auto"/>
      </w:divBdr>
    </w:div>
    <w:div w:id="1955558168">
      <w:bodyDiv w:val="1"/>
      <w:marLeft w:val="0"/>
      <w:marRight w:val="0"/>
      <w:marTop w:val="0"/>
      <w:marBottom w:val="0"/>
      <w:divBdr>
        <w:top w:val="none" w:sz="0" w:space="0" w:color="auto"/>
        <w:left w:val="none" w:sz="0" w:space="0" w:color="auto"/>
        <w:bottom w:val="none" w:sz="0" w:space="0" w:color="auto"/>
        <w:right w:val="none" w:sz="0" w:space="0" w:color="auto"/>
      </w:divBdr>
    </w:div>
    <w:div w:id="1957635501">
      <w:bodyDiv w:val="1"/>
      <w:marLeft w:val="0"/>
      <w:marRight w:val="0"/>
      <w:marTop w:val="0"/>
      <w:marBottom w:val="0"/>
      <w:divBdr>
        <w:top w:val="none" w:sz="0" w:space="0" w:color="auto"/>
        <w:left w:val="none" w:sz="0" w:space="0" w:color="auto"/>
        <w:bottom w:val="none" w:sz="0" w:space="0" w:color="auto"/>
        <w:right w:val="none" w:sz="0" w:space="0" w:color="auto"/>
      </w:divBdr>
    </w:div>
    <w:div w:id="1967999601">
      <w:bodyDiv w:val="1"/>
      <w:marLeft w:val="0"/>
      <w:marRight w:val="0"/>
      <w:marTop w:val="0"/>
      <w:marBottom w:val="0"/>
      <w:divBdr>
        <w:top w:val="none" w:sz="0" w:space="0" w:color="auto"/>
        <w:left w:val="none" w:sz="0" w:space="0" w:color="auto"/>
        <w:bottom w:val="none" w:sz="0" w:space="0" w:color="auto"/>
        <w:right w:val="none" w:sz="0" w:space="0" w:color="auto"/>
      </w:divBdr>
      <w:divsChild>
        <w:div w:id="1590969312">
          <w:marLeft w:val="2808"/>
          <w:marRight w:val="0"/>
          <w:marTop w:val="192"/>
          <w:marBottom w:val="0"/>
          <w:divBdr>
            <w:top w:val="none" w:sz="0" w:space="0" w:color="auto"/>
            <w:left w:val="none" w:sz="0" w:space="0" w:color="auto"/>
            <w:bottom w:val="none" w:sz="0" w:space="0" w:color="auto"/>
            <w:right w:val="none" w:sz="0" w:space="0" w:color="auto"/>
          </w:divBdr>
        </w:div>
      </w:divsChild>
    </w:div>
    <w:div w:id="1983000744">
      <w:bodyDiv w:val="1"/>
      <w:marLeft w:val="0"/>
      <w:marRight w:val="0"/>
      <w:marTop w:val="0"/>
      <w:marBottom w:val="0"/>
      <w:divBdr>
        <w:top w:val="none" w:sz="0" w:space="0" w:color="auto"/>
        <w:left w:val="none" w:sz="0" w:space="0" w:color="auto"/>
        <w:bottom w:val="none" w:sz="0" w:space="0" w:color="auto"/>
        <w:right w:val="none" w:sz="0" w:space="0" w:color="auto"/>
      </w:divBdr>
    </w:div>
    <w:div w:id="2046441294">
      <w:bodyDiv w:val="1"/>
      <w:marLeft w:val="0"/>
      <w:marRight w:val="0"/>
      <w:marTop w:val="0"/>
      <w:marBottom w:val="0"/>
      <w:divBdr>
        <w:top w:val="none" w:sz="0" w:space="0" w:color="auto"/>
        <w:left w:val="none" w:sz="0" w:space="0" w:color="auto"/>
        <w:bottom w:val="none" w:sz="0" w:space="0" w:color="auto"/>
        <w:right w:val="none" w:sz="0" w:space="0" w:color="auto"/>
      </w:divBdr>
    </w:div>
    <w:div w:id="2053337965">
      <w:bodyDiv w:val="1"/>
      <w:marLeft w:val="0"/>
      <w:marRight w:val="0"/>
      <w:marTop w:val="0"/>
      <w:marBottom w:val="0"/>
      <w:divBdr>
        <w:top w:val="none" w:sz="0" w:space="0" w:color="auto"/>
        <w:left w:val="none" w:sz="0" w:space="0" w:color="auto"/>
        <w:bottom w:val="none" w:sz="0" w:space="0" w:color="auto"/>
        <w:right w:val="none" w:sz="0" w:space="0" w:color="auto"/>
      </w:divBdr>
    </w:div>
    <w:div w:id="2064601653">
      <w:bodyDiv w:val="1"/>
      <w:marLeft w:val="0"/>
      <w:marRight w:val="0"/>
      <w:marTop w:val="0"/>
      <w:marBottom w:val="0"/>
      <w:divBdr>
        <w:top w:val="none" w:sz="0" w:space="0" w:color="auto"/>
        <w:left w:val="none" w:sz="0" w:space="0" w:color="auto"/>
        <w:bottom w:val="none" w:sz="0" w:space="0" w:color="auto"/>
        <w:right w:val="none" w:sz="0" w:space="0" w:color="auto"/>
      </w:divBdr>
    </w:div>
    <w:div w:id="2077704743">
      <w:bodyDiv w:val="1"/>
      <w:marLeft w:val="0"/>
      <w:marRight w:val="0"/>
      <w:marTop w:val="0"/>
      <w:marBottom w:val="0"/>
      <w:divBdr>
        <w:top w:val="none" w:sz="0" w:space="0" w:color="auto"/>
        <w:left w:val="none" w:sz="0" w:space="0" w:color="auto"/>
        <w:bottom w:val="none" w:sz="0" w:space="0" w:color="auto"/>
        <w:right w:val="none" w:sz="0" w:space="0" w:color="auto"/>
      </w:divBdr>
    </w:div>
    <w:div w:id="2100641895">
      <w:bodyDiv w:val="1"/>
      <w:marLeft w:val="0"/>
      <w:marRight w:val="0"/>
      <w:marTop w:val="0"/>
      <w:marBottom w:val="0"/>
      <w:divBdr>
        <w:top w:val="none" w:sz="0" w:space="0" w:color="auto"/>
        <w:left w:val="none" w:sz="0" w:space="0" w:color="auto"/>
        <w:bottom w:val="none" w:sz="0" w:space="0" w:color="auto"/>
        <w:right w:val="none" w:sz="0" w:space="0" w:color="auto"/>
      </w:divBdr>
    </w:div>
    <w:div w:id="2127310931">
      <w:bodyDiv w:val="1"/>
      <w:marLeft w:val="0"/>
      <w:marRight w:val="0"/>
      <w:marTop w:val="0"/>
      <w:marBottom w:val="0"/>
      <w:divBdr>
        <w:top w:val="none" w:sz="0" w:space="0" w:color="auto"/>
        <w:left w:val="none" w:sz="0" w:space="0" w:color="auto"/>
        <w:bottom w:val="none" w:sz="0" w:space="0" w:color="auto"/>
        <w:right w:val="none" w:sz="0" w:space="0" w:color="auto"/>
      </w:divBdr>
    </w:div>
    <w:div w:id="213478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4.xml"/><Relationship Id="rId42" Type="http://schemas.openxmlformats.org/officeDocument/2006/relationships/image" Target="media/image16.png"/><Relationship Id="rId47" Type="http://schemas.openxmlformats.org/officeDocument/2006/relationships/image" Target="media/image21.emf"/><Relationship Id="rId63" Type="http://schemas.openxmlformats.org/officeDocument/2006/relationships/image" Target="media/image36.emf"/><Relationship Id="rId68" Type="http://schemas.openxmlformats.org/officeDocument/2006/relationships/image" Target="media/image41.png"/><Relationship Id="rId84" Type="http://schemas.openxmlformats.org/officeDocument/2006/relationships/footer" Target="footer7.xml"/><Relationship Id="rId89" Type="http://schemas.openxmlformats.org/officeDocument/2006/relationships/image" Target="media/image54.emf"/><Relationship Id="rId112" Type="http://schemas.openxmlformats.org/officeDocument/2006/relationships/fontTable" Target="fontTable.xml"/><Relationship Id="rId16" Type="http://schemas.openxmlformats.org/officeDocument/2006/relationships/header" Target="header2.xml"/><Relationship Id="rId107" Type="http://schemas.openxmlformats.org/officeDocument/2006/relationships/header" Target="header17.xml"/><Relationship Id="rId11" Type="http://schemas.openxmlformats.org/officeDocument/2006/relationships/footnotes" Target="footnotes.xml"/><Relationship Id="rId32" Type="http://schemas.openxmlformats.org/officeDocument/2006/relationships/image" Target="media/image6.png"/><Relationship Id="rId37" Type="http://schemas.openxmlformats.org/officeDocument/2006/relationships/image" Target="media/image11.emf"/><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emf"/><Relationship Id="rId79" Type="http://schemas.openxmlformats.org/officeDocument/2006/relationships/image" Target="media/image52.emf"/><Relationship Id="rId102" Type="http://schemas.openxmlformats.org/officeDocument/2006/relationships/image" Target="media/image59.emf"/><Relationship Id="rId5" Type="http://schemas.openxmlformats.org/officeDocument/2006/relationships/customXml" Target="../customXml/item5.xml"/><Relationship Id="rId90" Type="http://schemas.openxmlformats.org/officeDocument/2006/relationships/image" Target="media/image55.emf"/><Relationship Id="rId95" Type="http://schemas.openxmlformats.org/officeDocument/2006/relationships/footer" Target="footer10.xml"/><Relationship Id="rId22" Type="http://schemas.openxmlformats.org/officeDocument/2006/relationships/footer" Target="footer4.xml"/><Relationship Id="rId27" Type="http://schemas.openxmlformats.org/officeDocument/2006/relationships/image" Target="media/image2.emf"/><Relationship Id="rId43" Type="http://schemas.openxmlformats.org/officeDocument/2006/relationships/image" Target="media/image17.png"/><Relationship Id="rId48" Type="http://schemas.openxmlformats.org/officeDocument/2006/relationships/image" Target="media/image22.emf"/><Relationship Id="rId64" Type="http://schemas.openxmlformats.org/officeDocument/2006/relationships/image" Target="media/image37.emf"/><Relationship Id="rId69" Type="http://schemas.openxmlformats.org/officeDocument/2006/relationships/image" Target="media/image42.emf"/><Relationship Id="rId113" Type="http://schemas.microsoft.com/office/2011/relationships/people" Target="people.xml"/><Relationship Id="rId80" Type="http://schemas.openxmlformats.org/officeDocument/2006/relationships/image" Target="media/image53.emf"/><Relationship Id="rId85" Type="http://schemas.openxmlformats.org/officeDocument/2006/relationships/header" Target="header10.xml"/><Relationship Id="rId12" Type="http://schemas.openxmlformats.org/officeDocument/2006/relationships/endnotes" Target="endnotes.xml"/><Relationship Id="rId17"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emf"/><Relationship Id="rId59" Type="http://schemas.openxmlformats.org/officeDocument/2006/relationships/image" Target="media/image32.png"/><Relationship Id="rId103" Type="http://schemas.openxmlformats.org/officeDocument/2006/relationships/image" Target="media/image60.png"/><Relationship Id="rId108" Type="http://schemas.openxmlformats.org/officeDocument/2006/relationships/footer" Target="footer14.xml"/><Relationship Id="rId54" Type="http://schemas.openxmlformats.org/officeDocument/2006/relationships/image" Target="cid:image003.png@01D3DE3F.F75D5030" TargetMode="External"/><Relationship Id="rId70" Type="http://schemas.openxmlformats.org/officeDocument/2006/relationships/image" Target="media/image43.png"/><Relationship Id="rId75" Type="http://schemas.openxmlformats.org/officeDocument/2006/relationships/image" Target="media/image48.emf"/><Relationship Id="rId91" Type="http://schemas.openxmlformats.org/officeDocument/2006/relationships/image" Target="media/image56.emf"/><Relationship Id="rId96"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3.emf"/><Relationship Id="rId36" Type="http://schemas.openxmlformats.org/officeDocument/2006/relationships/image" Target="media/image10.emf"/><Relationship Id="rId49" Type="http://schemas.openxmlformats.org/officeDocument/2006/relationships/image" Target="media/image23.emf"/><Relationship Id="rId57" Type="http://schemas.openxmlformats.org/officeDocument/2006/relationships/image" Target="media/image30.png"/><Relationship Id="rId106" Type="http://schemas.openxmlformats.org/officeDocument/2006/relationships/header" Target="header16.xml"/><Relationship Id="rId114"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cid:image003.png@01D3C90A.4B534280"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emf"/><Relationship Id="rId65" Type="http://schemas.openxmlformats.org/officeDocument/2006/relationships/image" Target="media/image38.emf"/><Relationship Id="rId73" Type="http://schemas.openxmlformats.org/officeDocument/2006/relationships/image" Target="media/image46.emf"/><Relationship Id="rId78" Type="http://schemas.openxmlformats.org/officeDocument/2006/relationships/image" Target="media/image51.emf"/><Relationship Id="rId81" Type="http://schemas.openxmlformats.org/officeDocument/2006/relationships/header" Target="header8.xml"/><Relationship Id="rId86" Type="http://schemas.openxmlformats.org/officeDocument/2006/relationships/header" Target="header11.xml"/><Relationship Id="rId94" Type="http://schemas.openxmlformats.org/officeDocument/2006/relationships/header" Target="header13.xml"/><Relationship Id="rId99" Type="http://schemas.openxmlformats.org/officeDocument/2006/relationships/header" Target="header15.xml"/><Relationship Id="rId101"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13.emf"/><Relationship Id="rId109" Type="http://schemas.openxmlformats.org/officeDocument/2006/relationships/footer" Target="footer15.xml"/><Relationship Id="rId34" Type="http://schemas.openxmlformats.org/officeDocument/2006/relationships/image" Target="media/image8.emf"/><Relationship Id="rId50" Type="http://schemas.openxmlformats.org/officeDocument/2006/relationships/image" Target="media/image24.emf"/><Relationship Id="rId55" Type="http://schemas.openxmlformats.org/officeDocument/2006/relationships/image" Target="media/image28.png"/><Relationship Id="rId76" Type="http://schemas.openxmlformats.org/officeDocument/2006/relationships/image" Target="media/image49.emf"/><Relationship Id="rId97" Type="http://schemas.openxmlformats.org/officeDocument/2006/relationships/image" Target="media/image58.emf"/><Relationship Id="rId104" Type="http://schemas.openxmlformats.org/officeDocument/2006/relationships/image" Target="media/image61.png"/><Relationship Id="rId7" Type="http://schemas.openxmlformats.org/officeDocument/2006/relationships/numbering" Target="numbering.xml"/><Relationship Id="rId71" Type="http://schemas.openxmlformats.org/officeDocument/2006/relationships/image" Target="media/image44.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eader" Target="header6.xml"/><Relationship Id="rId40" Type="http://schemas.openxmlformats.org/officeDocument/2006/relationships/image" Target="media/image14.emf"/><Relationship Id="rId45" Type="http://schemas.openxmlformats.org/officeDocument/2006/relationships/image" Target="media/image19.png"/><Relationship Id="rId66" Type="http://schemas.openxmlformats.org/officeDocument/2006/relationships/image" Target="media/image39.emf"/><Relationship Id="rId87" Type="http://schemas.openxmlformats.org/officeDocument/2006/relationships/footer" Target="footer8.xml"/><Relationship Id="rId110" Type="http://schemas.openxmlformats.org/officeDocument/2006/relationships/header" Target="header18.xml"/><Relationship Id="rId61" Type="http://schemas.openxmlformats.org/officeDocument/2006/relationships/image" Target="media/image34.emf"/><Relationship Id="rId82" Type="http://schemas.openxmlformats.org/officeDocument/2006/relationships/footer" Target="footer6.xml"/><Relationship Id="rId19" Type="http://schemas.openxmlformats.org/officeDocument/2006/relationships/header" Target="header3.xml"/><Relationship Id="rId14" Type="http://schemas.openxmlformats.org/officeDocument/2006/relationships/image" Target="media/image10.png"/><Relationship Id="rId30" Type="http://schemas.openxmlformats.org/officeDocument/2006/relationships/image" Target="media/image5.png"/><Relationship Id="rId35" Type="http://schemas.openxmlformats.org/officeDocument/2006/relationships/image" Target="media/image9.emf"/><Relationship Id="rId56" Type="http://schemas.openxmlformats.org/officeDocument/2006/relationships/image" Target="media/image29.png"/><Relationship Id="rId77" Type="http://schemas.openxmlformats.org/officeDocument/2006/relationships/image" Target="media/image50.emf"/><Relationship Id="rId100" Type="http://schemas.openxmlformats.org/officeDocument/2006/relationships/footer" Target="footer12.xml"/><Relationship Id="rId105"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25.emf"/><Relationship Id="rId72" Type="http://schemas.openxmlformats.org/officeDocument/2006/relationships/image" Target="media/image45.emf"/><Relationship Id="rId93" Type="http://schemas.openxmlformats.org/officeDocument/2006/relationships/header" Target="header12.xml"/><Relationship Id="rId98" Type="http://schemas.openxmlformats.org/officeDocument/2006/relationships/header" Target="header14.xml"/><Relationship Id="rId3" Type="http://schemas.openxmlformats.org/officeDocument/2006/relationships/customXml" Target="../customXml/item3.xml"/><Relationship Id="rId25" Type="http://schemas.openxmlformats.org/officeDocument/2006/relationships/footer" Target="footer5.xml"/><Relationship Id="rId46" Type="http://schemas.openxmlformats.org/officeDocument/2006/relationships/image" Target="media/image20.emf"/><Relationship Id="rId67" Type="http://schemas.openxmlformats.org/officeDocument/2006/relationships/image" Target="media/image40.emf"/><Relationship Id="rId20" Type="http://schemas.openxmlformats.org/officeDocument/2006/relationships/footer" Target="footer3.xml"/><Relationship Id="rId41" Type="http://schemas.openxmlformats.org/officeDocument/2006/relationships/image" Target="media/image15.png"/><Relationship Id="rId62" Type="http://schemas.openxmlformats.org/officeDocument/2006/relationships/image" Target="media/image35.emf"/><Relationship Id="rId83" Type="http://schemas.openxmlformats.org/officeDocument/2006/relationships/header" Target="header9.xml"/><Relationship Id="rId88" Type="http://schemas.openxmlformats.org/officeDocument/2006/relationships/footer" Target="footer9.xml"/><Relationship Id="rId111" Type="http://schemas.openxmlformats.org/officeDocument/2006/relationships/footer" Target="footer16.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office12\IMF%20Templates\ArticleI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2011-02-02T00:00:00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Inter Departmental Documents" ma:contentTypeID="0x0101006AC2299206EE4578905BD5A66ACC47260091842ADAD12C014EBBF46830032F506B00D88CD47559F468488D24CFA996F3AF58" ma:contentTypeVersion="10" ma:contentTypeDescription="This content type is for the Interdepartmental Document Library" ma:contentTypeScope="" ma:versionID="b6e5ba214347c5b44f4d249bb75f0fb6">
  <xsd:schema xmlns:xsd="http://www.w3.org/2001/XMLSchema" xmlns:xs="http://www.w3.org/2001/XMLSchema" xmlns:p="http://schemas.microsoft.com/office/2006/metadata/properties" xmlns:ns1="http://schemas.microsoft.com/sharepoint/v3" xmlns:ns2="a709fdda-027e-4a2b-89e4-674b4f5b6bfc" xmlns:ns4="http://schemas.microsoft.com/sharepoint/v4" targetNamespace="http://schemas.microsoft.com/office/2006/metadata/properties" ma:root="true" ma:fieldsID="4bca624cb0a50dc3a19515a4177d1d1d" ns1:_="" ns2:_="" ns4:_="">
    <xsd:import namespace="http://schemas.microsoft.com/sharepoint/v3"/>
    <xsd:import namespace="a709fdda-027e-4a2b-89e4-674b4f5b6bfc"/>
    <xsd:import namespace="http://schemas.microsoft.com/sharepoint/v4"/>
    <xsd:element name="properties">
      <xsd:complexType>
        <xsd:sequence>
          <xsd:element name="documentManagement">
            <xsd:complexType>
              <xsd:all>
                <xsd:element ref="ns2:DocumentType" minOccurs="0"/>
                <xsd:element ref="ns1:eReviewReviewAction"/>
                <xsd:element ref="ns1:eReviewKeywords" minOccurs="0"/>
                <xsd:element ref="ns2:Countries" minOccurs="0"/>
                <xsd:element ref="ns1:eReviewYear"/>
                <xsd:element ref="ns2:DeptDiv" minOccurs="0"/>
                <xsd:element ref="ns2:SecurityClassification"/>
                <xsd:element ref="ns1:eReviewRelatedDiscussionItem" minOccurs="0"/>
                <xsd:element ref="ns1:EmailSender" minOccurs="0"/>
                <xsd:element ref="ns1:EmailTo" minOccurs="0"/>
                <xsd:element ref="ns1:EmailCc" minOccurs="0"/>
                <xsd:element ref="ns1:EmailFrom" minOccurs="0"/>
                <xsd:element ref="ns1:EmailSubject" minOccurs="0"/>
                <xsd:element ref="ns4: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ReviewReviewAction" ma:index="9" ma:displayName="Review Action" ma:list="eb060516-27e3-4c60-b8d5-3cdbb6f4c118" ma:internalName="eReviewReviewAction" ma:showField="Title" ma:web="a709fdda-027e-4a2b-89e4-674b4f5b6bfc">
      <xsd:simpleType>
        <xsd:restriction base="dms:Lookup"/>
      </xsd:simpleType>
    </xsd:element>
    <xsd:element name="eReviewKeywords" ma:index="10" nillable="true" ma:displayName="Keywords" ma:internalName="eReviewKeywords">
      <xsd:simpleType>
        <xsd:restriction base="dms:Note">
          <xsd:maxLength value="255"/>
        </xsd:restriction>
      </xsd:simpleType>
    </xsd:element>
    <xsd:element name="eReviewYear" ma:index="12" ma:displayName="Year" ma:format="Dropdown" ma:internalName="eReviewYear">
      <xsd:simpleType>
        <xsd:restriction base="dms:Choice">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enumeration value="2018"/>
          <xsd:enumeration value="2019"/>
          <xsd:enumeration value="2020"/>
          <xsd:enumeration value="2021"/>
          <xsd:enumeration value="2022"/>
          <xsd:enumeration value="2023"/>
          <xsd:enumeration value="2024"/>
          <xsd:enumeration value="2025"/>
        </xsd:restriction>
      </xsd:simpleType>
    </xsd:element>
    <xsd:element name="eReviewRelatedDiscussionItem" ma:index="16" nillable="true" ma:displayName="Subject of Interdepartmental Review Discussion" ma:list="f4ccd3e3-d9b7-48a9-99c3-b54a32ddc3a0" ma:internalName="eReviewRelatedDiscussionItem" ma:readOnly="false" ma:showField="fa564e0f-0c70-4ab9-b863-0177e6ddd247" ma:web="a5844f85-20f7-4982-8693-df2ae6053cf7">
      <xsd:simpleType>
        <xsd:restriction base="dms:Unknown"/>
      </xsd:simpleType>
    </xsd:element>
    <xsd:element name="EmailSender" ma:index="17" nillable="true" ma:displayName="E-Mail Sender" ma:hidden="true" ma:internalName="EmailSender">
      <xsd:simpleType>
        <xsd:restriction base="dms:Note">
          <xsd:maxLength value="255"/>
        </xsd:restriction>
      </xsd:simpleType>
    </xsd:element>
    <xsd:element name="EmailTo" ma:index="18" nillable="true" ma:displayName="E-Mail To" ma:hidden="true" ma:internalName="EmailTo">
      <xsd:simpleType>
        <xsd:restriction base="dms:Note">
          <xsd:maxLength value="255"/>
        </xsd:restriction>
      </xsd:simpleType>
    </xsd:element>
    <xsd:element name="EmailCc" ma:index="19" nillable="true" ma:displayName="E-Mail Cc" ma:hidden="true" ma:internalName="EmailCc">
      <xsd:simpleType>
        <xsd:restriction base="dms:Note">
          <xsd:maxLength value="255"/>
        </xsd:restriction>
      </xsd:simpleType>
    </xsd:element>
    <xsd:element name="EmailFrom" ma:index="20" nillable="true" ma:displayName="E-Mail From" ma:hidden="true" ma:internalName="EmailFrom">
      <xsd:simpleType>
        <xsd:restriction base="dms:Text"/>
      </xsd:simpleType>
    </xsd:element>
    <xsd:element name="EmailSubject" ma:index="21"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9fdda-027e-4a2b-89e4-674b4f5b6bfc"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Agenda"/>
          <xsd:enumeration value="Aide-Memoire"/>
          <xsd:enumeration value="Annual Performance Review"/>
          <xsd:enumeration value="Attachment"/>
          <xsd:enumeration value="Basic Data"/>
          <xsd:enumeration value="Briefing"/>
          <xsd:enumeration value="Back to Office Report"/>
          <xsd:enumeration value="Contracts/Agreements/Leases"/>
          <xsd:enumeration value="Course, Seminar"/>
          <xsd:enumeration value="Curriculum Vitae"/>
          <xsd:enumeration value="Executive Board Document"/>
          <xsd:enumeration value="Email Message"/>
          <xsd:enumeration value="Facsimile"/>
          <xsd:enumeration value="Figures and Charts"/>
          <xsd:enumeration value="Folder"/>
          <xsd:enumeration value="Form"/>
          <xsd:enumeration value="Itinerary"/>
          <xsd:enumeration value="Laws/Legal matter"/>
          <xsd:enumeration value="List"/>
          <xsd:enumeration value="Letter"/>
          <xsd:enumeration value="Manuals &amp; Guides"/>
          <xsd:enumeration value="Memorandum"/>
          <xsd:enumeration value="Memorandum for Files"/>
          <xsd:enumeration value="Minute"/>
          <xsd:enumeration value="Note"/>
          <xsd:enumeration value="Plan"/>
          <xsd:enumeration value="Paper"/>
          <xsd:enumeration value="Press Releases"/>
          <xsd:enumeration value="Presentation"/>
          <xsd:enumeration value="Publication, Booklet, Leaflet"/>
          <xsd:enumeration value="Questionnaire"/>
          <xsd:enumeration value="Request for Proposal"/>
          <xsd:enumeration value="Report"/>
          <xsd:enumeration value="Review Comments"/>
          <xsd:enumeration value="Speech"/>
          <xsd:enumeration value="Statements to the Board"/>
          <xsd:enumeration value="Summary/Summing Up"/>
          <xsd:enumeration value="Table"/>
          <xsd:enumeration value="Terms of Reference"/>
          <xsd:enumeration value="Translation Services"/>
        </xsd:restriction>
      </xsd:simpleType>
    </xsd:element>
    <xsd:element name="Countries" ma:index="11" nillable="true" ma:displayName="Country(s)" ma:description="Geographic coverage of site if applicable." ma:format="Dropdown" ma:internalName="Countries">
      <xsd:simpleType>
        <xsd:restriction base="dms:Choice">
          <xsd:enumeration value="All Countries"/>
          <xsd:enumeration value="Afghanistan, Rep. of"/>
          <xsd:enumeration value="Äland Islands"/>
          <xsd:enumeration value="Albania"/>
          <xsd:enumeration value="Algeria"/>
          <xsd:enumeration value="American Samoa"/>
          <xsd:enumeration value="Andorra"/>
          <xsd:enumeration value="Angola"/>
          <xsd:enumeration value="Anguilla"/>
          <xsd:enumeration value="Antigua and Barbuda"/>
          <xsd:enumeration value="Argentina"/>
          <xsd:enumeration value="Armenia"/>
          <xsd:enumeration value="Aruba"/>
          <xsd:enumeration value="Atlantis"/>
          <xsd:enumeration value="Australia"/>
          <xsd:enumeration value="Austria"/>
          <xsd:enumeration value="Azerbaijan"/>
          <xsd:enumeration value="Bahamas, The"/>
          <xsd:enumeration value="Bahrain"/>
          <xsd:enumeration value="Bangladesh"/>
          <xsd:enumeration value="Barbados"/>
          <xsd:enumeration value="Belarus"/>
          <xsd:enumeration value="Belgium"/>
          <xsd:enumeration value="Belize"/>
          <xsd:enumeration value="Benin"/>
          <xsd:enumeration value="Bermuda"/>
          <xsd:enumeration value="Bhutan"/>
          <xsd:enumeration value="Bolivia"/>
          <xsd:enumeration value="Bosnia and Herzegovina"/>
          <xsd:enumeration value="Botswana"/>
          <xsd:enumeration value="Brazil"/>
          <xsd:enumeration value="British Virgin Islands"/>
          <xsd:enumeration value="Brunei Darussalam"/>
          <xsd:enumeration value="Bulgaria"/>
          <xsd:enumeration value="Burkina Faso"/>
          <xsd:enumeration value="Burundi"/>
          <xsd:enumeration value="Cambodia"/>
          <xsd:enumeration value="Cameroon"/>
          <xsd:enumeration value="Canada"/>
          <xsd:enumeration value="Cabo Verde"/>
          <xsd:enumeration value="Cayman Islands"/>
          <xsd:enumeration value="Central African Republic"/>
          <xsd:enumeration value="Central African Economic and Monetary Community"/>
          <xsd:enumeration value="Chad"/>
          <xsd:enumeration value="Chile"/>
          <xsd:enumeration value="China"/>
          <xsd:enumeration value="Colombia"/>
          <xsd:enumeration value="Comoros"/>
          <xsd:enumeration value="Congo, Dem. Rep. of"/>
          <xsd:enumeration value="Congo, Rep. of"/>
          <xsd:enumeration value="Cook Islands"/>
          <xsd:enumeration value="Costa Rica"/>
          <xsd:enumeration value="Côte d'Ivoire"/>
          <xsd:enumeration value="Croatia"/>
          <xsd:enumeration value="Cuba"/>
          <xsd:enumeration value="Curacao and Sint Maarten"/>
          <xsd:enumeration value="Cyprus"/>
          <xsd:enumeration value="Czech Republic"/>
          <xsd:enumeration value="Denmark"/>
          <xsd:enumeration value="Djibouti"/>
          <xsd:enumeration value="Dominica"/>
          <xsd:enumeration value="Dominican Republic"/>
          <xsd:enumeration value="East African Community"/>
          <xsd:enumeration value="Ecuador"/>
          <xsd:enumeration value="Egypt"/>
          <xsd:enumeration value="El Salvador"/>
          <xsd:enumeration value="Equatorial Guinea"/>
          <xsd:enumeration value="Eritrea"/>
          <xsd:enumeration value="East African Community"/>
          <xsd:enumeration value="Estonia"/>
          <xsd:enumeration value="Ethiopia"/>
          <xsd:enumeration value="Faeroe Islands"/>
          <xsd:enumeration value="Falkland Islands (Malvinas)"/>
          <xsd:enumeration value="Fiji"/>
          <xsd:enumeration value="Finland"/>
          <xsd:enumeration value="France"/>
          <xsd:enumeration value="French Guiana"/>
          <xsd:enumeration value="French Polynesia"/>
          <xsd:enumeration value="Gabon"/>
          <xsd:enumeration value="Gambia, The"/>
          <xsd:enumeration value="Georgia"/>
          <xsd:enumeration value="Germany"/>
          <xsd:enumeration value="Ghana"/>
          <xsd:enumeration value="Gibraltar"/>
          <xsd:enumeration value="Greece"/>
          <xsd:enumeration value="Greenland"/>
          <xsd:enumeration value="Grenada"/>
          <xsd:enumeration value="Guadeloupe"/>
          <xsd:enumeration value="Guam"/>
          <xsd:enumeration value="Guatemala"/>
          <xsd:enumeration value="Guernsey"/>
          <xsd:enumeration value="Guinea"/>
          <xsd:enumeration value="Guinea-Bissau"/>
          <xsd:enumeration value="Guyana"/>
          <xsd:enumeration value="Haiti"/>
          <xsd:enumeration value="Holy See"/>
          <xsd:enumeration value="Honduras"/>
          <xsd:enumeration value="Hong Kong SAR"/>
          <xsd:enumeration value="Hungary"/>
          <xsd:enumeration value="Iceland"/>
          <xsd:enumeration value="India"/>
          <xsd:enumeration value="Indonesia"/>
          <xsd:enumeration value="Iran, I. R. of"/>
          <xsd:enumeration value="Iraq"/>
          <xsd:enumeration value="Ireland"/>
          <xsd:enumeration value="Isle of Man"/>
          <xsd:enumeration value="Israel"/>
          <xsd:enumeration value="Italy"/>
          <xsd:enumeration value="Jamaica"/>
          <xsd:enumeration value="Japan"/>
          <xsd:enumeration value="Jersey"/>
          <xsd:enumeration value="Jordan"/>
          <xsd:enumeration value="Kazakhstan"/>
          <xsd:enumeration value="Kenya"/>
          <xsd:enumeration value="Kiribati"/>
          <xsd:enumeration value="Korea"/>
          <xsd:enumeration value="Korea"/>
          <xsd:enumeration value="Kosovo, Republic of"/>
          <xsd:enumeration value="Kuwait"/>
          <xsd:enumeration value="Kyrgyz Republic"/>
          <xsd:enumeration value="Labuan (Malaysia)"/>
          <xsd:enumeration value="Lao P.D.R."/>
          <xsd:enumeration value="Latvia"/>
          <xsd:enumeration value="Lebanon"/>
          <xsd:enumeration value="Lesotho"/>
          <xsd:enumeration value="Liberia"/>
          <xsd:enumeration value="Libya"/>
          <xsd:enumeration value="Liechtenstein"/>
          <xsd:enumeration value="Lithuania"/>
          <xsd:enumeration value="Luxembourg"/>
          <xsd:enumeration value="Macao SAR"/>
          <xsd:enumeration value="Madagascar"/>
          <xsd:enumeration value="Malawi"/>
          <xsd:enumeration value="Malaysia"/>
          <xsd:enumeration value="Maldives"/>
          <xsd:enumeration value="Mali"/>
          <xsd:enumeration value="Malta"/>
          <xsd:enumeration value="Marshall Islands"/>
          <xsd:enumeration value="Martinique"/>
          <xsd:enumeration value="Mauritania"/>
          <xsd:enumeration value="Mauritius"/>
          <xsd:enumeration value="Mayotte"/>
          <xsd:enumeration value="Mexico"/>
          <xsd:enumeration value="Micronesia"/>
          <xsd:enumeration value="Moldova"/>
          <xsd:enumeration value="Monaco"/>
          <xsd:enumeration value="Mongolia"/>
          <xsd:enumeration value="Montenegro"/>
          <xsd:enumeration value="Montserrat"/>
          <xsd:enumeration value="Morocco"/>
          <xsd:enumeration value="Mozambique"/>
          <xsd:enumeration value="Myanmar"/>
          <xsd:enumeration value="Namibia"/>
          <xsd:enumeration value="Nauru"/>
          <xsd:enumeration value="Nepal"/>
          <xsd:enumeration value="Netherlands"/>
          <xsd:enumeration value="Netherlands Antilles"/>
          <xsd:enumeration value="New Caledonia"/>
          <xsd:enumeration value="New Zealand"/>
          <xsd:enumeration value="Nicaragua"/>
          <xsd:enumeration value="Niger"/>
          <xsd:enumeration value="Nigeria"/>
          <xsd:enumeration value="Niue"/>
          <xsd:enumeration value="Norfolk Island"/>
          <xsd:enumeration value="North Korea"/>
          <xsd:enumeration value="North Macedonia"/>
          <xsd:enumeration value="Northern Mariana Islands"/>
          <xsd:enumeration value="Norway"/>
          <xsd:enumeration value="Oman"/>
          <xsd:enumeration value="Pakistan"/>
          <xsd:enumeration value="Palau"/>
          <xsd:enumeration value="Panama"/>
          <xsd:enumeration value="Papua New Guinea"/>
          <xsd:enumeration value="Paraguay"/>
          <xsd:enumeration value="Peru"/>
          <xsd:enumeration value="Philippines"/>
          <xsd:enumeration value="Pitcairn"/>
          <xsd:enumeration value="Poland"/>
          <xsd:enumeration value="Portugal"/>
          <xsd:enumeration value="Puerto Rico"/>
          <xsd:enumeration value="Qatar"/>
          <xsd:enumeration value="Réunion"/>
          <xsd:enumeration value="Romania"/>
          <xsd:enumeration value="Russian Federation"/>
          <xsd:enumeration value="Rwanda"/>
          <xsd:enumeration value="Saint Helena"/>
          <xsd:enumeration value="Saint Kitts and Nevis"/>
          <xsd:enumeration value="Saint Lucia"/>
          <xsd:enumeration value="Saint Pierre and Miquelon"/>
          <xsd:enumeration value="Saint Vincent and the Grenadines"/>
          <xsd:enumeration value="Samoa"/>
          <xsd:enumeration value="San Marino"/>
          <xsd:enumeration value="Säo Tomé and Príncipe"/>
          <xsd:enumeration value="Saudi Arabia"/>
          <xsd:enumeration value="Senegal"/>
          <xsd:enumeration value="Serbia"/>
          <xsd:enumeration value="Seychelles"/>
          <xsd:enumeration value="Sierra Leone"/>
          <xsd:enumeration value="Singapore"/>
          <xsd:enumeration value="Slovak Republic"/>
          <xsd:enumeration value="Slovenia"/>
          <xsd:enumeration value="Solomon Islands"/>
          <xsd:enumeration value="Somalia"/>
          <xsd:enumeration value="South Africa"/>
          <xsd:enumeration value="South Sudan"/>
          <xsd:enumeration value="Spain"/>
          <xsd:enumeration value="Sri Lanka"/>
          <xsd:enumeration value="Sudan"/>
          <xsd:enumeration value="Suriname"/>
          <xsd:enumeration value="Svalbard and Jan Mayen Islands"/>
          <xsd:enumeration value="Eswatini"/>
          <xsd:enumeration value="Sweden"/>
          <xsd:enumeration value="Switzerland"/>
          <xsd:enumeration value="Syrian Arab Republic"/>
          <xsd:enumeration value="Taiwan Province of China"/>
          <xsd:enumeration value="Tajikistan"/>
          <xsd:enumeration value="Tanzania"/>
          <xsd:enumeration value="Thailand"/>
          <xsd:enumeration value="Timor-Leste"/>
          <xsd:enumeration value="Togo"/>
          <xsd:enumeration value="Tokelau"/>
          <xsd:enumeration value="Tonga"/>
          <xsd:enumeration value="Trinidad and Tobago"/>
          <xsd:enumeration value="Tunisia"/>
          <xsd:enumeration value="Turkey"/>
          <xsd:enumeration value="Turkmenistan"/>
          <xsd:enumeration value="Turks and Caicos Islands"/>
          <xsd:enumeration value="Tuvalu"/>
          <xsd:enumeration value="Uganda"/>
          <xsd:enumeration value="Ukraine"/>
          <xsd:enumeration value="United Arab Emirates"/>
          <xsd:enumeration value="United Kingdom"/>
          <xsd:enumeration value="United States"/>
          <xsd:enumeration value="United States Virgin Islands"/>
          <xsd:enumeration value="Uruguay"/>
          <xsd:enumeration value="Uzbekistan"/>
          <xsd:enumeration value="Vanuatu"/>
          <xsd:enumeration value="Venezuela"/>
          <xsd:enumeration value="Vietnam"/>
          <xsd:enumeration value="Wallis and Futuna Islands"/>
          <xsd:enumeration value="West Bank and Gaza"/>
          <xsd:enumeration value="Yemen"/>
          <xsd:enumeration value="Zambia"/>
          <xsd:enumeration value="Zimbabwe"/>
          <xsd:enumeration value="Central African Economic and Monetary Community"/>
          <xsd:enumeration value="Eastern Caribbean Currency Union"/>
          <xsd:enumeration value="EU and Euro Area"/>
          <xsd:enumeration value="West African Economic and Monetary Union"/>
          <xsd:enumeration value="Gulf Cooperation Council"/>
        </xsd:restriction>
      </xsd:simpleType>
    </xsd:element>
    <xsd:element name="DeptDiv" ma:index="13" nillable="true" ma:displayName="Dept/Div" ma:description="Unit/sub unit responsible for making the information resource available" ma:format="Dropdown" ma:internalName="DeptDiv">
      <xsd:simpleType>
        <xsd:restriction base="dms:Choice">
          <xsd:enumeration value="NONE"/>
          <xsd:enumeration value="AFR"/>
          <xsd:enumeration value="AFRAI"/>
          <xsd:enumeration value="AFRC1"/>
          <xsd:enumeration value="AFRC2"/>
          <xsd:enumeration value="AFRE1"/>
          <xsd:enumeration value="AFRE2"/>
          <xsd:enumeration value="AFRE3"/>
          <xsd:enumeration value="AFRRS"/>
          <xsd:enumeration value="AFRS1"/>
          <xsd:enumeration value="AFRS2"/>
          <xsd:enumeration value="AFRW1"/>
          <xsd:enumeration value="AFRW2"/>
          <xsd:enumeration value="AFRW3"/>
          <xsd:enumeration value="APD"/>
          <xsd:enumeration value="APDA1"/>
          <xsd:enumeration value="APDA2"/>
          <xsd:enumeration value="APDA3"/>
          <xsd:enumeration value="APDA4"/>
          <xsd:enumeration value="APDAI"/>
          <xsd:enumeration value="APDAN"/>
          <xsd:enumeration value="APDCH"/>
          <xsd:enumeration value="APDJA"/>
          <xsd:enumeration value="APDKM"/>
          <xsd:enumeration value="APDRS"/>
          <xsd:enumeration value="APDS1"/>
          <xsd:enumeration value="APDS2"/>
          <xsd:enumeration value="APDSS"/>
          <xsd:enumeration value="ATB"/>
          <xsd:enumeration value="ATI"/>
          <xsd:enumeration value="CEF"/>
          <xsd:enumeration value="COM"/>
          <xsd:enumeration value="COMAI"/>
          <xsd:enumeration value="COMDC"/>
          <xsd:enumeration value="COMEP"/>
          <xsd:enumeration value="COMIN"/>
          <xsd:enumeration value="COMMR"/>
          <xsd:enumeration value="COMPC"/>
          <xsd:enumeration value="COMPU"/>
          <xsd:enumeration value="CSF"/>
          <xsd:enumeration value="CSFAI"/>
          <xsd:enumeration value="CSFCS"/>
          <xsd:enumeration value="CSFDF"/>
          <xsd:enumeration value="CSFDFOP"/>
          <xsd:enumeration value="CSFDFPP"/>
          <xsd:enumeration value="CSFDFRE"/>
          <xsd:enumeration value="CSFDG"/>
          <xsd:enumeration value="CSFDGCD"/>
          <xsd:enumeration value="CSFDGHS"/>
          <xsd:enumeration value="CSFDGLC"/>
          <xsd:enumeration value="CSFDGLO"/>
          <xsd:enumeration value="CSFDGTR"/>
          <xsd:enumeration value="CSFLS"/>
          <xsd:enumeration value="CSFLSLI"/>
          <xsd:enumeration value="CSFLST"/>
          <xsd:enumeration value="CSFLSTA"/>
          <xsd:enumeration value="CSFLSTC"/>
          <xsd:enumeration value="CSFLSTE"/>
          <xsd:enumeration value="CSFLSTF"/>
          <xsd:enumeration value="CSFLSTP"/>
          <xsd:enumeration value="CSFLSTR"/>
          <xsd:enumeration value="CSFLSTS"/>
          <xsd:enumeration value="CSFLSTT"/>
          <xsd:enumeration value="CSFSE"/>
          <xsd:enumeration value="CSFSEHQ"/>
          <xsd:enumeration value="CSFSEIN"/>
          <xsd:enumeration value="DMD"/>
          <xsd:enumeration value="DMDAD"/>
          <xsd:enumeration value="DMDND"/>
          <xsd:enumeration value="DMDOD"/>
          <xsd:enumeration value="DMDPD"/>
          <xsd:enumeration value="ETO"/>
          <xsd:enumeration value="EUO"/>
          <xsd:enumeration value="EUOBR"/>
          <xsd:enumeration value="EUOIO"/>
          <xsd:enumeration value="EUOPA"/>
          <xsd:enumeration value="EUR"/>
          <xsd:enumeration value="EURAE"/>
          <xsd:enumeration value="EURAI"/>
          <xsd:enumeration value="EURC1"/>
          <xsd:enumeration value="EURC2"/>
          <xsd:enumeration value="EURE2"/>
          <xsd:enumeration value="EUREA"/>
          <xsd:enumeration value="EUREE"/>
          <xsd:enumeration value="EURN1"/>
          <xsd:enumeration value="EURN2"/>
          <xsd:enumeration value="EURNA"/>
          <xsd:enumeration value="EURND"/>
          <xsd:enumeration value="EUROA"/>
          <xsd:enumeration value="EURPB"/>
          <xsd:enumeration value="EURS1"/>
          <xsd:enumeration value="EURS2"/>
          <xsd:enumeration value="EURS3"/>
          <xsd:enumeration value="EURS4"/>
          <xsd:enumeration value="EURSE"/>
          <xsd:enumeration value="EURST"/>
          <xsd:enumeration value="FAD"/>
          <xsd:enumeration value="FADAI"/>
          <xsd:enumeration value="FADAIFA"/>
          <xsd:enumeration value="FADAITS"/>
          <xsd:enumeration value="FADEP"/>
          <xsd:enumeration value="FADF1"/>
          <xsd:enumeration value="FADF2"/>
          <xsd:enumeration value="FADFP"/>
          <xsd:enumeration value="FADM1"/>
          <xsd:enumeration value="FADM2"/>
          <xsd:enumeration value="FADR1"/>
          <xsd:enumeration value="FADR2"/>
          <xsd:enumeration value="FADRM"/>
          <xsd:enumeration value="FADTP"/>
          <xsd:enumeration value="FED"/>
          <xsd:enumeration value="FIN"/>
          <xsd:enumeration value="FINAI"/>
          <xsd:enumeration value="FINAICO"/>
          <xsd:enumeration value="FINAIIN"/>
          <xsd:enumeration value="FINAX"/>
          <xsd:enumeration value="FINAXAP"/>
          <xsd:enumeration value="FINAXPP"/>
          <xsd:enumeration value="FINCF"/>
          <xsd:enumeration value="FINFR"/>
          <xsd:enumeration value="FINGR"/>
          <xsd:enumeration value="FINSA"/>
          <xsd:enumeration value="GRC"/>
          <xsd:enumeration value="HQT"/>
          <xsd:enumeration value="HRD"/>
          <xsd:enumeration value="HRDAI"/>
          <xsd:enumeration value="HRDAIRU"/>
          <xsd:enumeration value="HRDAISA"/>
          <xsd:enumeration value="HRDAISU"/>
          <xsd:enumeration value="HRDCB"/>
          <xsd:enumeration value="HRDEC"/>
          <xsd:enumeration value="HRDHRS"/>
          <xsd:enumeration value="HRDRSSOS"/>
          <xsd:enumeration value="HRDSDCD"/>
          <xsd:enumeration value="HRDSG"/>
          <xsd:enumeration value="HRDTA"/>
          <xsd:enumeration value="HRDTM"/>
          <xsd:enumeration value="ICD"/>
          <xsd:enumeration value="ICDAC"/>
          <xsd:enumeration value="ICDAI"/>
          <xsd:enumeration value="ICDAIBU"/>
          <xsd:enumeration value="ICDAIIT"/>
          <xsd:enumeration value="ICDAN"/>
          <xsd:enumeration value="ICDEM"/>
          <xsd:enumeration value="ICDGP"/>
          <xsd:enumeration value="ICDOM"/>
          <xsd:enumeration value="ICDPC"/>
          <xsd:enumeration value="ICDSE"/>
          <xsd:enumeration value="ICDWH"/>
          <xsd:enumeration value="IEO"/>
          <xsd:enumeration value="ILU"/>
          <xsd:enumeration value="INV"/>
          <xsd:enumeration value="ITD"/>
          <xsd:enumeration value="ITDAI"/>
          <xsd:enumeration value="ITDAIDA"/>
          <xsd:enumeration value="ITDAIPM"/>
          <xsd:enumeration value="ITDAIRM"/>
          <xsd:enumeration value="ITDAISG"/>
          <xsd:enumeration value="ITDEA"/>
          <xsd:enumeration value="ITDEASA"/>
          <xsd:enumeration value="ITDEASD"/>
          <xsd:enumeration value="ITDEO"/>
          <xsd:enumeration value="ITDEOCO"/>
          <xsd:enumeration value="ITDEOIA"/>
          <xsd:enumeration value="ITDEOMP"/>
          <xsd:enumeration value="ITDEONI"/>
          <xsd:enumeration value="ITDEONOP"/>
          <xsd:enumeration value="ITDEONSM"/>
          <xsd:enumeration value="ITDEORC"/>
          <xsd:enumeration value="ITDEOSM"/>
          <xsd:enumeration value="ITDEOSS"/>
          <xsd:enumeration value="ITDEOWI"/>
          <xsd:enumeration value="ITDEOWS"/>
          <xsd:enumeration value="ITDES"/>
          <xsd:enumeration value="ITDESBD"/>
          <xsd:enumeration value="ITDESCD"/>
          <xsd:enumeration value="ITDESEM"/>
          <xsd:enumeration value="ITDESME"/>
          <xsd:enumeration value="ITDESSDC"/>
          <xsd:enumeration value="ITDFA"/>
          <xsd:enumeration value="ITDFACA"/>
          <xsd:enumeration value="ITDFACF"/>
          <xsd:enumeration value="ITDFAHR"/>
          <xsd:enumeration value="ITDFAMF"/>
          <xsd:enumeration value="ITDFASDA"/>
          <xsd:enumeration value="ITDIS"/>
          <xsd:enumeration value="ITDISAS"/>
          <xsd:enumeration value="ITDISCS"/>
          <xsd:enumeration value="ITDISDC"/>
          <xsd:enumeration value="ITDISIG"/>
          <xsd:enumeration value="ITDISIK"/>
          <xsd:enumeration value="ITDISSKM"/>
          <xsd:enumeration value="JPA"/>
          <xsd:enumeration value="JVI"/>
          <xsd:enumeration value="KMU"/>
          <xsd:enumeration value="LEG"/>
          <xsd:enumeration value="LEGADM"/>
          <xsd:enumeration value="LEGCTY"/>
          <xsd:enumeration value="LEGFFL"/>
          <xsd:enumeration value="LEGFIG"/>
          <xsd:enumeration value="MCD"/>
          <xsd:enumeration value="MCDAI"/>
          <xsd:enumeration value="MCDDA"/>
          <xsd:enumeration value="MCDDB"/>
          <xsd:enumeration value="MCDDC"/>
          <xsd:enumeration value="MCDDD"/>
          <xsd:enumeration value="MCDDE"/>
          <xsd:enumeration value="MCDDF"/>
          <xsd:enumeration value="MCDDG"/>
          <xsd:enumeration value="MCDRS"/>
          <xsd:enumeration value="MCM"/>
          <xsd:enumeration value="MCMAI"/>
          <xsd:enumeration value="MCMAISU"/>
          <xsd:enumeration value="MCMCO"/>
          <xsd:enumeration value="MCMDM"/>
          <xsd:enumeration value="MCMFC"/>
          <xsd:enumeration value="MCMFR"/>
          <xsd:enumeration value="MCMFS"/>
          <xsd:enumeration value="MCMGA"/>
          <xsd:enumeration value="MCMGS"/>
          <xsd:enumeration value="MCMMP"/>
          <xsd:enumeration value="MCMRM"/>
          <xsd:enumeration value="MCMSR"/>
          <xsd:enumeration value="MCMTA"/>
          <xsd:enumeration value="MDT"/>
          <xsd:enumeration value="OAP"/>
          <xsd:enumeration value="OBP"/>
          <xsd:enumeration value="OED"/>
          <xsd:enumeration value="OEDAE"/>
          <xsd:enumeration value="OEDAF"/>
          <xsd:enumeration value="OEDAG"/>
          <xsd:enumeration value="OEDAP"/>
          <xsd:enumeration value="OEDBR"/>
          <xsd:enumeration value="OEDCC"/>
          <xsd:enumeration value="OEDCE"/>
          <xsd:enumeration value="OEDCO"/>
          <xsd:enumeration value="OEDEC"/>
          <xsd:enumeration value="OEDFF"/>
          <xsd:enumeration value="OEDGR"/>
          <xsd:enumeration value="OEDIN"/>
          <xsd:enumeration value="OEDIT"/>
          <xsd:enumeration value="OEDJA"/>
          <xsd:enumeration value="OEDMD"/>
          <xsd:enumeration value="OEDMI"/>
          <xsd:enumeration value="OEDNE"/>
          <xsd:enumeration value="OEDNO"/>
          <xsd:enumeration value="OEDRU"/>
          <xsd:enumeration value="OEDSA"/>
          <xsd:enumeration value="OEDST"/>
          <xsd:enumeration value="OEDSZ"/>
          <xsd:enumeration value="OEDUK"/>
          <xsd:enumeration value="OEDUS"/>
          <xsd:enumeration value="OIA"/>
          <xsd:enumeration value="OMB"/>
          <xsd:enumeration value="OMD"/>
          <xsd:enumeration value="ORM"/>
          <xsd:enumeration value="RES"/>
          <xsd:enumeration value="RESAI"/>
          <xsd:enumeration value="RESAICU"/>
          <xsd:enumeration value="RESAISR"/>
          <xsd:enumeration value="RESDM"/>
          <xsd:enumeration value="RESEM"/>
          <xsd:enumeration value="RESMF"/>
          <xsd:enumeration value="RESMS"/>
          <xsd:enumeration value="RESOE"/>
          <xsd:enumeration value="RESSI"/>
          <xsd:enumeration value="RESWO"/>
          <xsd:enumeration value="RESWODI"/>
          <xsd:enumeration value="SAC"/>
          <xsd:enumeration value="SEC"/>
          <xsd:enumeration value="SECAI"/>
          <xsd:enumeration value="SECAIWP"/>
          <xsd:enumeration value="SECIE"/>
          <xsd:enumeration value="SECME"/>
          <xsd:enumeration value="SECOP"/>
          <xsd:enumeration value="SPR"/>
          <xsd:enumeration value="SPRAI"/>
          <xsd:enumeration value="SPRAIDU"/>
          <xsd:enumeration value="SPRAIMU"/>
          <xsd:enumeration value="SPRAIRU"/>
          <xsd:enumeration value="SPRAISU"/>
          <xsd:enumeration value="SPRDP"/>
          <xsd:enumeration value="SPRLP"/>
          <xsd:enumeration value="SPRMP"/>
          <xsd:enumeration value="SPRXP"/>
          <xsd:enumeration value="SSG"/>
          <xsd:enumeration value="SSGPS"/>
          <xsd:enumeration value="STA"/>
          <xsd:enumeration value="STAAI"/>
          <xsd:enumeration value="STABP"/>
          <xsd:enumeration value="STAFI"/>
          <xsd:enumeration value="STAGO"/>
          <xsd:enumeration value="STARE"/>
          <xsd:enumeration value="STARM"/>
          <xsd:enumeration value="STASI"/>
          <xsd:enumeration value="STASID1"/>
          <xsd:enumeration value="STASID2"/>
          <xsd:enumeration value="STASIDS"/>
          <xsd:enumeration value="STASIST"/>
          <xsd:enumeration value="STASR"/>
          <xsd:enumeration value="STI"/>
          <xsd:enumeration value="UNO"/>
          <xsd:enumeration value="WHD"/>
          <xsd:enumeration value="WHDAI"/>
          <xsd:enumeration value="WHDC1"/>
          <xsd:enumeration value="WHDC2"/>
          <xsd:enumeration value="WHDC3"/>
          <xsd:enumeration value="WHDCA"/>
          <xsd:enumeration value="WHDLC"/>
          <xsd:enumeration value="WHDNB"/>
          <xsd:enumeration value="WHDRS"/>
          <xsd:enumeration value="WHDS1"/>
          <xsd:enumeration value="WHDS2"/>
          <xsd:enumeration value="WHDS3"/>
        </xsd:restriction>
      </xsd:simpleType>
    </xsd:element>
    <xsd:element name="SecurityClassification" ma:index="15" ma:displayName="Security Classification" ma:default="FOR OFFICIAL USE ONLY" ma:description="Information about who can access the resource or an indication of its security status." ma:format="Dropdown" ma:internalName="SecurityClassification">
      <xsd:simpleType>
        <xsd:restriction base="dms:Choice">
          <xsd:enumeration value="FOR OFFICIAL USE ONLY"/>
          <xsd:enumeration value="Confidential"/>
          <xsd:enumeration value="Strictly Confidential"/>
          <xsd:enumeration value="Unclassified"/>
          <xsd:enumeration value="Personal and Confidential"/>
          <xsd:enumeration value="Personal and Strictly Confidential"/>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22"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axOccurs="1" ma:index="14" ma:displayName="Author(s)"/>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Countries xmlns="a709fdda-027e-4a2b-89e4-674b4f5b6bfc" xsi:nil="true"/>
    <EmailTo xmlns="http://schemas.microsoft.com/sharepoint/v3" xsi:nil="true"/>
    <DeptDiv xmlns="a709fdda-027e-4a2b-89e4-674b4f5b6bfc" xsi:nil="true"/>
    <EmailHeaders xmlns="http://schemas.microsoft.com/sharepoint/v4" xsi:nil="true"/>
    <eReviewKeywords xmlns="http://schemas.microsoft.com/sharepoint/v3" xsi:nil="true"/>
    <eReviewYear xmlns="http://schemas.microsoft.com/sharepoint/v3"/>
    <eReviewRelatedDiscussionItem xmlns="http://schemas.microsoft.com/sharepoint/v3">160</eReviewRelatedDiscussionItem>
    <EmailSender xmlns="http://schemas.microsoft.com/sharepoint/v3" xsi:nil="true"/>
    <EmailFrom xmlns="http://schemas.microsoft.com/sharepoint/v3" xsi:nil="true"/>
    <eReviewReviewAction xmlns="http://schemas.microsoft.com/sharepoint/v3">1</eReviewReviewAction>
    <DocumentType xmlns="a709fdda-027e-4a2b-89e4-674b4f5b6bfc" xsi:nil="true"/>
    <EmailSubject xmlns="http://schemas.microsoft.com/sharepoint/v3" xsi:nil="true"/>
    <SecurityClassification xmlns="a709fdda-027e-4a2b-89e4-674b4f5b6bfc">FOR OFFICIAL USE ONLY</SecurityClassification>
    <EmailCc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E406D1-D51B-4458-832F-FB4F9C1B06C0}">
  <ds:schemaRefs>
    <ds:schemaRef ds:uri="http://schemas.microsoft.com/sharepoint/v3/contenttype/forms"/>
  </ds:schemaRefs>
</ds:datastoreItem>
</file>

<file path=customXml/itemProps3.xml><?xml version="1.0" encoding="utf-8"?>
<ds:datastoreItem xmlns:ds="http://schemas.openxmlformats.org/officeDocument/2006/customXml" ds:itemID="{812D3DF0-4197-457B-8E5D-8B89DFB64A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9fdda-027e-4a2b-89e4-674b4f5b6bfc"/>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B4D368-EB07-4B43-A248-DBB43E7C8857}">
  <ds:schemaRefs>
    <ds:schemaRef ds:uri="http://schemas.openxmlformats.org/officeDocument/2006/bibliography"/>
  </ds:schemaRefs>
</ds:datastoreItem>
</file>

<file path=customXml/itemProps5.xml><?xml version="1.0" encoding="utf-8"?>
<ds:datastoreItem xmlns:ds="http://schemas.openxmlformats.org/officeDocument/2006/customXml" ds:itemID="{AE603B43-7AC0-4E60-B157-A7646DCB21CB}">
  <ds:schemaRefs>
    <ds:schemaRef ds:uri="http://schemas.microsoft.com/office/2006/metadata/properties"/>
    <ds:schemaRef ds:uri="http://schemas.microsoft.com/office/infopath/2007/PartnerControls"/>
    <ds:schemaRef ds:uri="a709fdda-027e-4a2b-89e4-674b4f5b6bfc"/>
    <ds:schemaRef ds:uri="http://schemas.microsoft.com/sharepoint/v3"/>
    <ds:schemaRef ds:uri="http://schemas.microsoft.com/sharepoint/v4"/>
  </ds:schemaRefs>
</ds:datastoreItem>
</file>

<file path=customXml/itemProps6.xml><?xml version="1.0" encoding="utf-8"?>
<ds:datastoreItem xmlns:ds="http://schemas.openxmlformats.org/officeDocument/2006/customXml" ds:itemID="{9D558A56-FCE5-9041-855A-DA48C33E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 (x86)\microsoft office\office12\IMF Templates\ArticleIV.dotm</Template>
  <TotalTime>5</TotalTime>
  <Pages>3</Pages>
  <Words>17012</Words>
  <Characters>96974</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Canada - 2018 - Staff Report.docx</vt:lpstr>
    </vt:vector>
  </TitlesOfParts>
  <Company>International Monetary Fund</Company>
  <LinksUpToDate>false</LinksUpToDate>
  <CharactersWithSpaces>113759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Canada - 2018 - Staff Report.docx</dc:title>
  <dc:subject/>
  <dc:creator>msoreng</dc:creator>
  <cp:keywords/>
  <dc:description/>
  <cp:lastModifiedBy>Huang, Chengyu</cp:lastModifiedBy>
  <cp:revision>4</cp:revision>
  <cp:lastPrinted>2018-06-08T16:02:00Z</cp:lastPrinted>
  <dcterms:created xsi:type="dcterms:W3CDTF">2019-05-28T13:01:00Z</dcterms:created>
  <dcterms:modified xsi:type="dcterms:W3CDTF">2019-05-28T16:45:00Z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0x0101006AC2299206EE4578905BD5A66ACC47260091842ADAD12C014EBBF46830032F506B00D88CD47559F468488D24CFA996F3AF58</vt:lpwstr>
  </property>
  <property fmtid="{D5CDD505-2E9C-101B-9397-08002B2CF9AE}" pid="4" name="MMSClassificationTaxHTField0">
    <vt:lpwstr>For Official Use Only|ceebc80d-5bab-57db-aa4c-a446741f09ad</vt:lpwstr>
  </property>
  <property fmtid="{D5CDD505-2E9C-101B-9397-08002B2CF9AE}" pid="5" name="TaxCatchAll">
    <vt:lpwstr>1;#For Official Use Only|ceebc80d-5bab-57db-aa4c-a446741f09ad</vt:lpwstr>
  </property>
  <property fmtid="{D5CDD505-2E9C-101B-9397-08002B2CF9AE}" pid="6" name="MMSClassification">
    <vt:lpwstr>1;#For Official Use Only|ceebc80d-5bab-57db-aa4c-a446741f09ad</vt:lpwstr>
  </property>
  <property fmtid="{D5CDD505-2E9C-101B-9397-08002B2CF9AE}" pid="7" name="MMSDocumentTypesTaxHTField0">
    <vt:lpwstr/>
  </property>
  <property fmtid="{D5CDD505-2E9C-101B-9397-08002B2CF9AE}" pid="8" name="MMSDepartments">
    <vt:lpwstr/>
  </property>
  <property fmtid="{D5CDD505-2E9C-101B-9397-08002B2CF9AE}" pid="9" name="MMSDocumentTypes">
    <vt:lpwstr/>
  </property>
  <property fmtid="{D5CDD505-2E9C-101B-9397-08002B2CF9AE}" pid="10" name="MMSDepartmentsTaxHTField1">
    <vt:lpwstr/>
  </property>
</Properties>
</file>